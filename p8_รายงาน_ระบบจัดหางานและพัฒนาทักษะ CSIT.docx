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C3EA38" w14:textId="01C4A890" w:rsidR="00AE2300" w:rsidRPr="00561921" w:rsidRDefault="00176787" w:rsidP="00176787">
      <w:pPr>
        <w:rPr>
          <w:rFonts w:ascii="TH SarabunPSK" w:hAnsi="TH SarabunPSK" w:cs="TH SarabunPSK"/>
        </w:rPr>
      </w:pPr>
      <w:r w:rsidRPr="00561921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58240" behindDoc="0" locked="0" layoutInCell="1" allowOverlap="1" wp14:anchorId="374AD16C" wp14:editId="36ACC65D">
            <wp:simplePos x="0" y="0"/>
            <wp:positionH relativeFrom="margin">
              <wp:posOffset>2056130</wp:posOffset>
            </wp:positionH>
            <wp:positionV relativeFrom="margin">
              <wp:posOffset>-457942</wp:posOffset>
            </wp:positionV>
            <wp:extent cx="1617345" cy="1631315"/>
            <wp:effectExtent l="0" t="0" r="1905" b="6985"/>
            <wp:wrapSquare wrapText="bothSides"/>
            <wp:docPr id="1166074003" name="รูปภาพ 1" descr="รูปภาพประกอบด้วย เลี้ยงลูกด้วยนม, ช้าง, ม้า, การ์ตู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74003" name="รูปภาพ 1" descr="รูปภาพประกอบด้วย เลี้ยงลูกด้วยนม, ช้าง, ม้า, การ์ตูน&#10;&#10;คำอธิบายที่สร้างโดยอัตโนมัติ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34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CD2B1" w14:textId="77777777" w:rsidR="00176787" w:rsidRPr="00561921" w:rsidRDefault="00176787" w:rsidP="00176787">
      <w:pPr>
        <w:rPr>
          <w:rFonts w:ascii="TH SarabunPSK" w:hAnsi="TH SarabunPSK" w:cs="TH SarabunPSK"/>
        </w:rPr>
      </w:pPr>
    </w:p>
    <w:p w14:paraId="0835A92A" w14:textId="2D7F750D" w:rsidR="00176787" w:rsidRPr="00561921" w:rsidRDefault="00176787" w:rsidP="00176787">
      <w:pPr>
        <w:rPr>
          <w:rFonts w:ascii="TH SarabunPSK" w:hAnsi="TH SarabunPSK" w:cs="TH SarabunPSK"/>
        </w:rPr>
      </w:pPr>
    </w:p>
    <w:p w14:paraId="69A71519" w14:textId="77777777" w:rsidR="00176787" w:rsidRPr="00561921" w:rsidRDefault="00176787" w:rsidP="00176787">
      <w:pPr>
        <w:rPr>
          <w:rFonts w:ascii="TH SarabunPSK" w:hAnsi="TH SarabunPSK" w:cs="TH SarabunPSK"/>
        </w:rPr>
      </w:pPr>
    </w:p>
    <w:p w14:paraId="6104BE11" w14:textId="77777777" w:rsidR="00176787" w:rsidRPr="00561921" w:rsidRDefault="00176787" w:rsidP="00176787">
      <w:pPr>
        <w:rPr>
          <w:rFonts w:ascii="TH SarabunPSK" w:hAnsi="TH SarabunPSK" w:cs="TH SarabunPSK"/>
        </w:rPr>
      </w:pPr>
    </w:p>
    <w:p w14:paraId="2BF31726" w14:textId="77777777" w:rsidR="00176787" w:rsidRDefault="00176787" w:rsidP="00176787">
      <w:pPr>
        <w:rPr>
          <w:rFonts w:ascii="TH SarabunPSK" w:hAnsi="TH SarabunPSK" w:cs="TH SarabunPSK"/>
        </w:rPr>
      </w:pPr>
    </w:p>
    <w:p w14:paraId="0CF6AC1E" w14:textId="77777777" w:rsidR="00176787" w:rsidRPr="00561921" w:rsidRDefault="00176787" w:rsidP="00176787">
      <w:pPr>
        <w:rPr>
          <w:rFonts w:ascii="TH SarabunPSK" w:hAnsi="TH SarabunPSK" w:cs="TH SarabunPSK"/>
        </w:rPr>
      </w:pPr>
    </w:p>
    <w:p w14:paraId="5BE1ED06" w14:textId="1285A8C1" w:rsidR="00632A87" w:rsidRPr="00561921" w:rsidRDefault="00D81121" w:rsidP="00D8112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61921">
        <w:rPr>
          <w:rStyle w:val="oypena"/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 xml:space="preserve">ระบบจัดหางานและพัฒนาทักษะ </w:t>
      </w:r>
      <w:r w:rsidRPr="00561921">
        <w:rPr>
          <w:rStyle w:val="oypena"/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  <w:t>CSIT</w:t>
      </w:r>
    </w:p>
    <w:p w14:paraId="42D7D700" w14:textId="77777777" w:rsidR="00BD2BA8" w:rsidRPr="00561921" w:rsidRDefault="00BD2BA8" w:rsidP="00E17528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8BE236A" w14:textId="3CB84CE9" w:rsidR="005E6D23" w:rsidRPr="00561921" w:rsidRDefault="005E6D23" w:rsidP="0017678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>จัดทำโดย</w:t>
      </w:r>
    </w:p>
    <w:p w14:paraId="742DF8BA" w14:textId="0999CAD3" w:rsidR="005D14E2" w:rsidRPr="00561921" w:rsidRDefault="005D14E2" w:rsidP="005D14E2">
      <w:pPr>
        <w:rPr>
          <w:rFonts w:ascii="TH SarabunPSK" w:hAnsi="TH SarabunPSK" w:cs="TH SarabunPSK"/>
          <w:b/>
          <w:bCs/>
          <w:sz w:val="36"/>
          <w:szCs w:val="36"/>
        </w:rPr>
      </w:pP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ab/>
      </w: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ab/>
      </w: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ab/>
        <w:t>65310333 กิตติเชษฐ์</w:t>
      </w: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ab/>
      </w: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ab/>
        <w:t>ฉลอม</w:t>
      </w:r>
    </w:p>
    <w:p w14:paraId="6D992BE4" w14:textId="38F14AC4" w:rsidR="005D14E2" w:rsidRPr="00561921" w:rsidRDefault="005D14E2" w:rsidP="005D14E2">
      <w:pPr>
        <w:rPr>
          <w:rFonts w:ascii="TH SarabunPSK" w:hAnsi="TH SarabunPSK" w:cs="TH SarabunPSK"/>
          <w:b/>
          <w:bCs/>
          <w:sz w:val="36"/>
          <w:szCs w:val="36"/>
        </w:rPr>
      </w:pP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ab/>
      </w: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ab/>
      </w: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ab/>
        <w:t>65311378 ณฐกร</w:t>
      </w: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ab/>
      </w: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ab/>
        <w:t>ขันจอก</w:t>
      </w:r>
    </w:p>
    <w:p w14:paraId="5E13E6EA" w14:textId="77777777" w:rsidR="005D14E2" w:rsidRPr="00561921" w:rsidRDefault="005D14E2" w:rsidP="005D14E2">
      <w:pPr>
        <w:ind w:left="1440" w:firstLine="720"/>
        <w:rPr>
          <w:rFonts w:ascii="TH SarabunPSK" w:hAnsi="TH SarabunPSK" w:cs="TH SarabunPSK"/>
          <w:b/>
          <w:bCs/>
          <w:sz w:val="36"/>
          <w:szCs w:val="36"/>
        </w:rPr>
      </w:pPr>
      <w:r w:rsidRPr="00561921">
        <w:rPr>
          <w:rFonts w:ascii="TH SarabunPSK" w:hAnsi="TH SarabunPSK" w:cs="TH SarabunPSK" w:hint="cs"/>
          <w:b/>
          <w:bCs/>
          <w:sz w:val="36"/>
          <w:szCs w:val="36"/>
        </w:rPr>
        <w:t xml:space="preserve">65312153 </w:t>
      </w: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>ธัณพิมล</w:t>
      </w:r>
      <w:r w:rsidRPr="00561921">
        <w:rPr>
          <w:rFonts w:ascii="TH SarabunPSK" w:hAnsi="TH SarabunPSK" w:cs="TH SarabunPSK" w:hint="cs"/>
          <w:b/>
          <w:bCs/>
          <w:sz w:val="36"/>
          <w:szCs w:val="36"/>
        </w:rPr>
        <w:tab/>
      </w:r>
      <w:r w:rsidRPr="00561921">
        <w:rPr>
          <w:rFonts w:ascii="TH SarabunPSK" w:hAnsi="TH SarabunPSK" w:cs="TH SarabunPSK" w:hint="cs"/>
          <w:b/>
          <w:bCs/>
          <w:sz w:val="36"/>
          <w:szCs w:val="36"/>
        </w:rPr>
        <w:tab/>
      </w: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>กุลรัตนรักษ์</w:t>
      </w:r>
      <w:r w:rsidRPr="00561921">
        <w:rPr>
          <w:rFonts w:ascii="MS Gothic" w:eastAsia="MS Gothic" w:hAnsi="MS Gothic" w:cs="MS Gothic" w:hint="eastAsia"/>
          <w:b/>
          <w:bCs/>
          <w:sz w:val="36"/>
          <w:szCs w:val="36"/>
          <w:cs/>
        </w:rPr>
        <w:t> </w:t>
      </w:r>
    </w:p>
    <w:p w14:paraId="3C8E8A3B" w14:textId="77777777" w:rsidR="005D14E2" w:rsidRPr="00561921" w:rsidRDefault="005D14E2" w:rsidP="005D14E2">
      <w:pPr>
        <w:ind w:left="1440" w:firstLine="720"/>
        <w:rPr>
          <w:rFonts w:ascii="TH SarabunPSK" w:hAnsi="TH SarabunPSK" w:cs="TH SarabunPSK"/>
          <w:b/>
          <w:bCs/>
          <w:sz w:val="36"/>
          <w:szCs w:val="36"/>
        </w:rPr>
      </w:pPr>
      <w:r w:rsidRPr="00561921">
        <w:rPr>
          <w:rFonts w:ascii="TH SarabunPSK" w:hAnsi="TH SarabunPSK" w:cs="TH SarabunPSK" w:hint="cs"/>
          <w:b/>
          <w:bCs/>
          <w:sz w:val="36"/>
          <w:szCs w:val="36"/>
        </w:rPr>
        <w:t xml:space="preserve">65312603 </w:t>
      </w: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>นูริน</w:t>
      </w:r>
      <w:r w:rsidRPr="00561921">
        <w:rPr>
          <w:rFonts w:ascii="TH SarabunPSK" w:hAnsi="TH SarabunPSK" w:cs="TH SarabunPSK" w:hint="cs"/>
          <w:b/>
          <w:bCs/>
          <w:sz w:val="36"/>
          <w:szCs w:val="36"/>
        </w:rPr>
        <w:tab/>
      </w:r>
      <w:r w:rsidRPr="00561921">
        <w:rPr>
          <w:rFonts w:ascii="TH SarabunPSK" w:hAnsi="TH SarabunPSK" w:cs="TH SarabunPSK" w:hint="cs"/>
          <w:b/>
          <w:bCs/>
          <w:sz w:val="36"/>
          <w:szCs w:val="36"/>
        </w:rPr>
        <w:tab/>
      </w: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>ขันแก้ว</w:t>
      </w:r>
      <w:r w:rsidRPr="00561921">
        <w:rPr>
          <w:rFonts w:ascii="MS Gothic" w:eastAsia="MS Gothic" w:hAnsi="MS Gothic" w:cs="MS Gothic" w:hint="eastAsia"/>
          <w:b/>
          <w:bCs/>
          <w:sz w:val="36"/>
          <w:szCs w:val="36"/>
          <w:cs/>
        </w:rPr>
        <w:t> </w:t>
      </w:r>
    </w:p>
    <w:p w14:paraId="1E1A99F8" w14:textId="77777777" w:rsidR="005D14E2" w:rsidRPr="00561921" w:rsidRDefault="005D14E2" w:rsidP="005D14E2">
      <w:pPr>
        <w:ind w:left="1440" w:firstLine="720"/>
        <w:rPr>
          <w:rFonts w:ascii="TH SarabunPSK" w:hAnsi="TH SarabunPSK" w:cs="TH SarabunPSK"/>
          <w:b/>
          <w:bCs/>
          <w:sz w:val="36"/>
          <w:szCs w:val="36"/>
        </w:rPr>
      </w:pPr>
      <w:r w:rsidRPr="00561921">
        <w:rPr>
          <w:rFonts w:ascii="TH SarabunPSK" w:hAnsi="TH SarabunPSK" w:cs="TH SarabunPSK" w:hint="cs"/>
          <w:b/>
          <w:bCs/>
          <w:sz w:val="36"/>
          <w:szCs w:val="36"/>
        </w:rPr>
        <w:t xml:space="preserve">65312702 </w:t>
      </w: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เบญจวรรณ </w:t>
      </w: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ab/>
        <w:t>ชมภูเทพา</w:t>
      </w:r>
    </w:p>
    <w:p w14:paraId="4359D080" w14:textId="55E86B94" w:rsidR="005D14E2" w:rsidRPr="00561921" w:rsidRDefault="005D14E2" w:rsidP="005D14E2">
      <w:pPr>
        <w:ind w:left="1440" w:firstLine="720"/>
        <w:rPr>
          <w:rFonts w:ascii="TH SarabunPSK" w:hAnsi="TH SarabunPSK" w:cs="TH SarabunPSK"/>
          <w:b/>
          <w:bCs/>
          <w:sz w:val="36"/>
          <w:szCs w:val="36"/>
        </w:rPr>
      </w:pP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>65313174 พงศ์ภากร</w:t>
      </w: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ab/>
      </w: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ab/>
        <w:t>จันทร์ขำ</w:t>
      </w:r>
      <w:r w:rsidRPr="00561921">
        <w:rPr>
          <w:rFonts w:ascii="MS Gothic" w:eastAsia="MS Gothic" w:hAnsi="MS Gothic" w:cs="MS Gothic" w:hint="eastAsia"/>
          <w:b/>
          <w:bCs/>
          <w:sz w:val="36"/>
          <w:szCs w:val="36"/>
          <w:cs/>
        </w:rPr>
        <w:t> </w:t>
      </w:r>
    </w:p>
    <w:p w14:paraId="67A09AE2" w14:textId="77777777" w:rsidR="005D14E2" w:rsidRPr="00561921" w:rsidRDefault="005D14E2" w:rsidP="005D14E2">
      <w:pPr>
        <w:ind w:left="1440" w:firstLine="720"/>
        <w:rPr>
          <w:rFonts w:ascii="TH SarabunPSK" w:hAnsi="TH SarabunPSK" w:cs="TH SarabunPSK"/>
          <w:b/>
          <w:bCs/>
          <w:sz w:val="36"/>
          <w:szCs w:val="36"/>
        </w:rPr>
      </w:pPr>
      <w:r w:rsidRPr="00561921">
        <w:rPr>
          <w:rFonts w:ascii="TH SarabunPSK" w:hAnsi="TH SarabunPSK" w:cs="TH SarabunPSK" w:hint="cs"/>
          <w:b/>
          <w:bCs/>
          <w:sz w:val="36"/>
          <w:szCs w:val="36"/>
        </w:rPr>
        <w:t xml:space="preserve">65313686 </w:t>
      </w: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>ภัณฑิรา</w:t>
      </w:r>
      <w:r w:rsidRPr="00561921">
        <w:rPr>
          <w:rFonts w:ascii="TH SarabunPSK" w:hAnsi="TH SarabunPSK" w:cs="TH SarabunPSK" w:hint="cs"/>
          <w:b/>
          <w:bCs/>
          <w:sz w:val="36"/>
          <w:szCs w:val="36"/>
        </w:rPr>
        <w:tab/>
      </w:r>
      <w:r w:rsidRPr="00561921">
        <w:rPr>
          <w:rFonts w:ascii="TH SarabunPSK" w:hAnsi="TH SarabunPSK" w:cs="TH SarabunPSK" w:hint="cs"/>
          <w:b/>
          <w:bCs/>
          <w:sz w:val="36"/>
          <w:szCs w:val="36"/>
        </w:rPr>
        <w:tab/>
      </w: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>สังวาลย์เพชร</w:t>
      </w:r>
      <w:r w:rsidRPr="00561921">
        <w:rPr>
          <w:rFonts w:ascii="MS Gothic" w:eastAsia="MS Gothic" w:hAnsi="MS Gothic" w:cs="MS Gothic" w:hint="eastAsia"/>
          <w:b/>
          <w:bCs/>
          <w:sz w:val="36"/>
          <w:szCs w:val="36"/>
          <w:cs/>
        </w:rPr>
        <w:t> </w:t>
      </w:r>
    </w:p>
    <w:p w14:paraId="1762CEE2" w14:textId="77777777" w:rsidR="005D14E2" w:rsidRPr="00561921" w:rsidRDefault="005D14E2" w:rsidP="005D14E2">
      <w:pPr>
        <w:ind w:left="1440" w:firstLine="720"/>
        <w:rPr>
          <w:rFonts w:ascii="TH SarabunPSK" w:hAnsi="TH SarabunPSK" w:cs="TH SarabunPSK"/>
          <w:b/>
          <w:bCs/>
          <w:sz w:val="36"/>
          <w:szCs w:val="36"/>
        </w:rPr>
      </w:pPr>
      <w:r w:rsidRPr="00561921">
        <w:rPr>
          <w:rFonts w:ascii="TH SarabunPSK" w:hAnsi="TH SarabunPSK" w:cs="TH SarabunPSK" w:hint="cs"/>
          <w:b/>
          <w:bCs/>
          <w:sz w:val="36"/>
          <w:szCs w:val="36"/>
        </w:rPr>
        <w:t xml:space="preserve">65313822 </w:t>
      </w: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ภาสกร </w:t>
      </w:r>
      <w:r w:rsidRPr="00561921">
        <w:rPr>
          <w:rFonts w:ascii="TH SarabunPSK" w:hAnsi="TH SarabunPSK" w:cs="TH SarabunPSK" w:hint="cs"/>
          <w:b/>
          <w:bCs/>
          <w:sz w:val="36"/>
          <w:szCs w:val="36"/>
        </w:rPr>
        <w:tab/>
      </w:r>
      <w:r w:rsidRPr="00561921">
        <w:rPr>
          <w:rFonts w:ascii="TH SarabunPSK" w:hAnsi="TH SarabunPSK" w:cs="TH SarabunPSK" w:hint="cs"/>
          <w:b/>
          <w:bCs/>
          <w:sz w:val="36"/>
          <w:szCs w:val="36"/>
        </w:rPr>
        <w:tab/>
      </w: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>สุวรรณ</w:t>
      </w:r>
      <w:r w:rsidRPr="00561921">
        <w:rPr>
          <w:rFonts w:ascii="MS Gothic" w:eastAsia="MS Gothic" w:hAnsi="MS Gothic" w:cs="MS Gothic" w:hint="eastAsia"/>
          <w:b/>
          <w:bCs/>
          <w:sz w:val="36"/>
          <w:szCs w:val="36"/>
          <w:cs/>
        </w:rPr>
        <w:t> </w:t>
      </w:r>
    </w:p>
    <w:p w14:paraId="44A77477" w14:textId="77777777" w:rsidR="005D14E2" w:rsidRPr="00561921" w:rsidRDefault="005D14E2" w:rsidP="005D14E2">
      <w:pPr>
        <w:ind w:left="1440" w:firstLine="720"/>
        <w:rPr>
          <w:rFonts w:ascii="TH SarabunPSK" w:hAnsi="TH SarabunPSK" w:cs="TH SarabunPSK"/>
          <w:b/>
          <w:bCs/>
          <w:sz w:val="36"/>
          <w:szCs w:val="36"/>
        </w:rPr>
      </w:pPr>
      <w:r w:rsidRPr="00561921">
        <w:rPr>
          <w:rFonts w:ascii="TH SarabunPSK" w:hAnsi="TH SarabunPSK" w:cs="TH SarabunPSK" w:hint="cs"/>
          <w:b/>
          <w:bCs/>
          <w:sz w:val="36"/>
          <w:szCs w:val="36"/>
        </w:rPr>
        <w:t xml:space="preserve">65314119 </w:t>
      </w: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เมธาวดี </w:t>
      </w:r>
      <w:r w:rsidRPr="00561921">
        <w:rPr>
          <w:rFonts w:ascii="TH SarabunPSK" w:hAnsi="TH SarabunPSK" w:cs="TH SarabunPSK" w:hint="cs"/>
          <w:b/>
          <w:bCs/>
          <w:sz w:val="36"/>
          <w:szCs w:val="36"/>
        </w:rPr>
        <w:tab/>
      </w:r>
      <w:r w:rsidRPr="00561921">
        <w:rPr>
          <w:rFonts w:ascii="TH SarabunPSK" w:hAnsi="TH SarabunPSK" w:cs="TH SarabunPSK" w:hint="cs"/>
          <w:b/>
          <w:bCs/>
          <w:sz w:val="36"/>
          <w:szCs w:val="36"/>
        </w:rPr>
        <w:tab/>
      </w: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>ชูมก</w:t>
      </w:r>
      <w:r w:rsidRPr="00561921">
        <w:rPr>
          <w:rFonts w:ascii="MS Gothic" w:eastAsia="MS Gothic" w:hAnsi="MS Gothic" w:cs="MS Gothic" w:hint="eastAsia"/>
          <w:b/>
          <w:bCs/>
          <w:sz w:val="36"/>
          <w:szCs w:val="36"/>
          <w:cs/>
        </w:rPr>
        <w:t> </w:t>
      </w:r>
    </w:p>
    <w:p w14:paraId="672BD431" w14:textId="77777777" w:rsidR="005D14E2" w:rsidRPr="00561921" w:rsidRDefault="005D14E2" w:rsidP="005D14E2">
      <w:pPr>
        <w:ind w:left="1440" w:firstLine="720"/>
        <w:rPr>
          <w:rFonts w:ascii="TH SarabunPSK" w:hAnsi="TH SarabunPSK" w:cs="TH SarabunPSK"/>
          <w:b/>
          <w:bCs/>
          <w:sz w:val="36"/>
          <w:szCs w:val="36"/>
        </w:rPr>
      </w:pPr>
      <w:r w:rsidRPr="00561921">
        <w:rPr>
          <w:rFonts w:ascii="TH SarabunPSK" w:hAnsi="TH SarabunPSK" w:cs="TH SarabunPSK" w:hint="cs"/>
          <w:b/>
          <w:bCs/>
          <w:sz w:val="36"/>
          <w:szCs w:val="36"/>
        </w:rPr>
        <w:t xml:space="preserve">65314249 </w:t>
      </w: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รสกร </w:t>
      </w:r>
      <w:r w:rsidRPr="00561921">
        <w:rPr>
          <w:rFonts w:ascii="TH SarabunPSK" w:hAnsi="TH SarabunPSK" w:cs="TH SarabunPSK" w:hint="cs"/>
          <w:b/>
          <w:bCs/>
          <w:sz w:val="36"/>
          <w:szCs w:val="36"/>
        </w:rPr>
        <w:tab/>
      </w:r>
      <w:r w:rsidRPr="00561921">
        <w:rPr>
          <w:rFonts w:ascii="TH SarabunPSK" w:hAnsi="TH SarabunPSK" w:cs="TH SarabunPSK" w:hint="cs"/>
          <w:b/>
          <w:bCs/>
          <w:sz w:val="36"/>
          <w:szCs w:val="36"/>
        </w:rPr>
        <w:tab/>
      </w: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>สีแตง</w:t>
      </w:r>
      <w:r w:rsidRPr="00561921">
        <w:rPr>
          <w:rFonts w:ascii="MS Gothic" w:eastAsia="MS Gothic" w:hAnsi="MS Gothic" w:cs="MS Gothic" w:hint="eastAsia"/>
          <w:b/>
          <w:bCs/>
          <w:sz w:val="36"/>
          <w:szCs w:val="36"/>
          <w:cs/>
        </w:rPr>
        <w:t> </w:t>
      </w:r>
    </w:p>
    <w:p w14:paraId="07A39806" w14:textId="73C478D8" w:rsidR="74D175C8" w:rsidRPr="00561921" w:rsidRDefault="74D175C8" w:rsidP="479F2B0D">
      <w:pPr>
        <w:ind w:left="1440" w:firstLine="720"/>
        <w:rPr>
          <w:rFonts w:ascii="TH SarabunPSK" w:hAnsi="TH SarabunPSK" w:cs="TH SarabunPSK"/>
          <w:b/>
          <w:bCs/>
          <w:sz w:val="36"/>
          <w:szCs w:val="36"/>
        </w:rPr>
      </w:pPr>
      <w:r w:rsidRPr="00561921">
        <w:rPr>
          <w:rFonts w:ascii="TH SarabunPSK" w:hAnsi="TH SarabunPSK" w:cs="TH SarabunPSK" w:hint="cs"/>
          <w:b/>
          <w:bCs/>
          <w:sz w:val="36"/>
          <w:szCs w:val="36"/>
        </w:rPr>
        <w:t xml:space="preserve">65315420 </w:t>
      </w:r>
      <w:proofErr w:type="spellStart"/>
      <w:r w:rsidRPr="00561921">
        <w:rPr>
          <w:rFonts w:ascii="TH SarabunPSK" w:hAnsi="TH SarabunPSK" w:cs="TH SarabunPSK" w:hint="cs"/>
          <w:b/>
          <w:bCs/>
          <w:sz w:val="36"/>
          <w:szCs w:val="36"/>
        </w:rPr>
        <w:t>อนุศักดิ์</w:t>
      </w:r>
      <w:proofErr w:type="spellEnd"/>
      <w:r w:rsidRPr="00561921">
        <w:rPr>
          <w:rFonts w:ascii="TH SarabunPSK" w:hAnsi="TH SarabunPSK" w:cs="TH SarabunPSK" w:hint="cs"/>
        </w:rPr>
        <w:tab/>
      </w:r>
      <w:r w:rsidRPr="00561921">
        <w:rPr>
          <w:rFonts w:ascii="TH SarabunPSK" w:hAnsi="TH SarabunPSK" w:cs="TH SarabunPSK" w:hint="cs"/>
        </w:rPr>
        <w:tab/>
      </w:r>
      <w:proofErr w:type="spellStart"/>
      <w:r w:rsidRPr="00561921">
        <w:rPr>
          <w:rFonts w:ascii="TH SarabunPSK" w:hAnsi="TH SarabunPSK" w:cs="TH SarabunPSK" w:hint="cs"/>
          <w:b/>
          <w:bCs/>
          <w:sz w:val="36"/>
          <w:szCs w:val="36"/>
        </w:rPr>
        <w:t>บัวเสียน</w:t>
      </w:r>
      <w:proofErr w:type="spellEnd"/>
    </w:p>
    <w:p w14:paraId="183D1DFF" w14:textId="77777777" w:rsidR="005D14E2" w:rsidRPr="00561921" w:rsidRDefault="005D14E2" w:rsidP="003C0FFB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>สาขาภาควิชาวิทยาการคอมพิวเตอร์</w:t>
      </w:r>
    </w:p>
    <w:p w14:paraId="3FFEE2ED" w14:textId="77777777" w:rsidR="00632A87" w:rsidRPr="00561921" w:rsidRDefault="00632A87" w:rsidP="00E17528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6D8DB6A" w14:textId="77777777" w:rsidR="00BD2BA8" w:rsidRPr="00561921" w:rsidRDefault="00BD2BA8" w:rsidP="00E17528">
      <w:pPr>
        <w:rPr>
          <w:rFonts w:ascii="TH SarabunPSK" w:hAnsi="TH SarabunPSK" w:cs="TH SarabunPSK"/>
          <w:b/>
          <w:bCs/>
          <w:sz w:val="36"/>
          <w:szCs w:val="36"/>
          <w:cs/>
        </w:rPr>
      </w:pPr>
    </w:p>
    <w:p w14:paraId="6A2529C8" w14:textId="0A12891F" w:rsidR="005E6D23" w:rsidRPr="00561921" w:rsidRDefault="005E6D23" w:rsidP="0017678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>เสนอ</w:t>
      </w:r>
    </w:p>
    <w:p w14:paraId="52F664CC" w14:textId="5CE6E437" w:rsidR="005E6D23" w:rsidRPr="00561921" w:rsidRDefault="00892ADF" w:rsidP="0017678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>ผู้ช่วยศาสตรา</w:t>
      </w:r>
      <w:r w:rsidR="0063101C"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>จารย์</w:t>
      </w:r>
      <w:r w:rsidR="0072043E"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D4325B"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ดร.วินัย </w:t>
      </w:r>
      <w:r w:rsidR="00F47A0E"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>วง</w:t>
      </w:r>
      <w:r w:rsidR="00A227EE"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>ษ์ไทย</w:t>
      </w:r>
    </w:p>
    <w:p w14:paraId="574031B5" w14:textId="77777777" w:rsidR="00CE63D9" w:rsidRPr="00561921" w:rsidRDefault="00CE63D9" w:rsidP="0017678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05C8876" w14:textId="77777777" w:rsidR="00632A87" w:rsidRPr="00561921" w:rsidRDefault="00632A87" w:rsidP="0017678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B7A8F2B" w14:textId="6DCD0949" w:rsidR="00CE63D9" w:rsidRPr="00561921" w:rsidRDefault="007D4BB0" w:rsidP="0017678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>รายงานฉบับ</w:t>
      </w:r>
      <w:r w:rsidR="00DC27B4"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>นี้</w:t>
      </w:r>
      <w:r w:rsidR="007420E0"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เป็นส่วนหนึ่งของวิชา </w:t>
      </w:r>
      <w:r w:rsidR="007420E0" w:rsidRPr="00561921">
        <w:rPr>
          <w:rFonts w:ascii="TH SarabunPSK" w:hAnsi="TH SarabunPSK" w:cs="TH SarabunPSK" w:hint="cs"/>
          <w:b/>
          <w:bCs/>
          <w:sz w:val="36"/>
          <w:szCs w:val="36"/>
        </w:rPr>
        <w:t>254</w:t>
      </w:r>
      <w:r w:rsidR="009621FD" w:rsidRPr="00561921">
        <w:rPr>
          <w:rFonts w:ascii="TH SarabunPSK" w:hAnsi="TH SarabunPSK" w:cs="TH SarabunPSK" w:hint="cs"/>
          <w:b/>
          <w:bCs/>
          <w:sz w:val="36"/>
          <w:szCs w:val="36"/>
        </w:rPr>
        <w:t xml:space="preserve">371 </w:t>
      </w:r>
      <w:r w:rsidR="0092468F" w:rsidRPr="00561921">
        <w:rPr>
          <w:rFonts w:ascii="TH SarabunPSK" w:hAnsi="TH SarabunPSK" w:cs="TH SarabunPSK" w:hint="cs"/>
          <w:b/>
          <w:bCs/>
          <w:sz w:val="36"/>
          <w:szCs w:val="36"/>
        </w:rPr>
        <w:t>Inter</w:t>
      </w:r>
      <w:r w:rsidR="00B8688B" w:rsidRPr="00561921">
        <w:rPr>
          <w:rFonts w:ascii="TH SarabunPSK" w:hAnsi="TH SarabunPSK" w:cs="TH SarabunPSK" w:hint="cs"/>
          <w:b/>
          <w:bCs/>
          <w:sz w:val="36"/>
          <w:szCs w:val="36"/>
        </w:rPr>
        <w:t>n</w:t>
      </w:r>
      <w:r w:rsidR="00FA303A" w:rsidRPr="00561921">
        <w:rPr>
          <w:rFonts w:ascii="TH SarabunPSK" w:hAnsi="TH SarabunPSK" w:cs="TH SarabunPSK" w:hint="cs"/>
          <w:b/>
          <w:bCs/>
          <w:sz w:val="36"/>
          <w:szCs w:val="36"/>
        </w:rPr>
        <w:t>e</w:t>
      </w:r>
      <w:r w:rsidR="00423654" w:rsidRPr="00561921">
        <w:rPr>
          <w:rFonts w:ascii="TH SarabunPSK" w:hAnsi="TH SarabunPSK" w:cs="TH SarabunPSK" w:hint="cs"/>
          <w:b/>
          <w:bCs/>
          <w:sz w:val="36"/>
          <w:szCs w:val="36"/>
        </w:rPr>
        <w:t>t Programming</w:t>
      </w:r>
    </w:p>
    <w:p w14:paraId="4C0D981C" w14:textId="65FB4000" w:rsidR="00423654" w:rsidRPr="00561921" w:rsidRDefault="00F31403" w:rsidP="0017678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ภาคเรียนที่ </w:t>
      </w:r>
      <w:r w:rsidRPr="00561921">
        <w:rPr>
          <w:rFonts w:ascii="TH SarabunPSK" w:hAnsi="TH SarabunPSK" w:cs="TH SarabunPSK" w:hint="cs"/>
          <w:b/>
          <w:bCs/>
          <w:sz w:val="36"/>
          <w:szCs w:val="36"/>
        </w:rPr>
        <w:t xml:space="preserve">2 </w:t>
      </w:r>
      <w:r w:rsidR="00D11FC7"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>ปีการศึก</w:t>
      </w:r>
      <w:r w:rsidR="002F0C45"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>ษา</w:t>
      </w:r>
      <w:r w:rsidR="00BA56AE"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BA56AE" w:rsidRPr="00561921">
        <w:rPr>
          <w:rFonts w:ascii="TH SarabunPSK" w:hAnsi="TH SarabunPSK" w:cs="TH SarabunPSK" w:hint="cs"/>
          <w:b/>
          <w:bCs/>
          <w:sz w:val="36"/>
          <w:szCs w:val="36"/>
        </w:rPr>
        <w:t>25</w:t>
      </w:r>
      <w:r w:rsidR="00953164" w:rsidRPr="00561921">
        <w:rPr>
          <w:rFonts w:ascii="TH SarabunPSK" w:hAnsi="TH SarabunPSK" w:cs="TH SarabunPSK" w:hint="cs"/>
          <w:b/>
          <w:bCs/>
          <w:sz w:val="36"/>
          <w:szCs w:val="36"/>
        </w:rPr>
        <w:t>67</w:t>
      </w:r>
    </w:p>
    <w:p w14:paraId="2FCEAAB2" w14:textId="77777777" w:rsidR="0045437E" w:rsidRDefault="004617FB" w:rsidP="002D0402">
      <w:pPr>
        <w:jc w:val="center"/>
        <w:rPr>
          <w:rFonts w:ascii="TH SarabunPSK" w:hAnsi="TH SarabunPSK" w:cs="TH SarabunPSK"/>
          <w:b/>
          <w:bCs/>
          <w:sz w:val="36"/>
          <w:szCs w:val="36"/>
          <w:cs/>
        </w:rPr>
        <w:sectPr w:rsidR="0045437E" w:rsidSect="0051541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  <w:r w:rsidRPr="00561921">
        <w:rPr>
          <w:rFonts w:ascii="TH SarabunPSK" w:hAnsi="TH SarabunPSK" w:cs="TH SarabunPSK" w:hint="cs"/>
          <w:b/>
          <w:bCs/>
          <w:sz w:val="36"/>
          <w:szCs w:val="36"/>
          <w:cs/>
        </w:rPr>
        <w:t>มหาวิทยาลัยนเรศวร</w:t>
      </w:r>
    </w:p>
    <w:p w14:paraId="4A374ED0" w14:textId="0154927F" w:rsidR="006624C4" w:rsidRDefault="006624C4" w:rsidP="00311CA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คำนำ</w:t>
      </w:r>
    </w:p>
    <w:p w14:paraId="1472CBA7" w14:textId="77777777" w:rsidR="006624C4" w:rsidRDefault="006624C4" w:rsidP="00311CA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A6713E0" w14:textId="77777777" w:rsidR="0044610E" w:rsidRPr="00B84A6E" w:rsidRDefault="0044610E" w:rsidP="0044610E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84A6E">
        <w:rPr>
          <w:rFonts w:ascii="TH SarabunPSK" w:hAnsi="TH SarabunPSK" w:cs="TH SarabunPSK" w:hint="cs"/>
          <w:sz w:val="32"/>
          <w:szCs w:val="32"/>
          <w:cs/>
        </w:rPr>
        <w:t>รายงานฉบับนี้จัดทำขึ้นเพื่อเสนอแนวคิด</w:t>
      </w:r>
      <w:r w:rsidRPr="00B84A6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84A6E">
        <w:rPr>
          <w:rFonts w:ascii="TH SarabunPSK" w:hAnsi="TH SarabunPSK" w:cs="TH SarabunPSK" w:hint="cs"/>
          <w:sz w:val="32"/>
          <w:szCs w:val="32"/>
          <w:cs/>
        </w:rPr>
        <w:t>การออกแบบ</w:t>
      </w:r>
      <w:r w:rsidRPr="00B84A6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84A6E">
        <w:rPr>
          <w:rFonts w:ascii="TH SarabunPSK" w:hAnsi="TH SarabunPSK" w:cs="TH SarabunPSK" w:hint="cs"/>
          <w:sz w:val="32"/>
          <w:szCs w:val="32"/>
          <w:cs/>
        </w:rPr>
        <w:t>และพัฒนาระบบ</w:t>
      </w:r>
      <w:r w:rsidRPr="00B84A6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84A6E">
        <w:rPr>
          <w:rFonts w:ascii="TH SarabunPSK" w:hAnsi="TH SarabunPSK" w:cs="TH SarabunPSK" w:hint="cs"/>
          <w:sz w:val="32"/>
          <w:szCs w:val="32"/>
          <w:cs/>
        </w:rPr>
        <w:t>จัดหางานและพัฒนาทักษะนิสิต</w:t>
      </w:r>
      <w:r w:rsidRPr="00B84A6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84A6E">
        <w:rPr>
          <w:rFonts w:ascii="TH SarabunPSK" w:hAnsi="TH SarabunPSK" w:cs="TH SarabunPSK" w:hint="cs"/>
          <w:sz w:val="32"/>
          <w:szCs w:val="32"/>
          <w:cs/>
        </w:rPr>
        <w:t>คณะวิทยาศาสตร์</w:t>
      </w:r>
      <w:r w:rsidRPr="00B84A6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84A6E">
        <w:rPr>
          <w:rFonts w:ascii="TH SarabunPSK" w:hAnsi="TH SarabunPSK" w:cs="TH SarabunPSK" w:hint="cs"/>
          <w:sz w:val="32"/>
          <w:szCs w:val="32"/>
          <w:cs/>
        </w:rPr>
        <w:t>สาขาวิชาวิทยาการคอมพิวเตอร์และเทคโนโลยี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มหาวิทยาลัยนเรศวร</w:t>
      </w:r>
      <w:r w:rsidRPr="00B84A6E">
        <w:rPr>
          <w:rFonts w:ascii="TH SarabunPSK" w:hAnsi="TH SarabunPSK" w:cs="TH SarabunPSK"/>
          <w:sz w:val="32"/>
          <w:szCs w:val="32"/>
        </w:rPr>
        <w:t xml:space="preserve"> </w:t>
      </w:r>
      <w:r w:rsidRPr="00B84A6E">
        <w:rPr>
          <w:rFonts w:ascii="TH SarabunPSK" w:hAnsi="TH SarabunPSK" w:cs="TH SarabunPSK" w:hint="cs"/>
          <w:sz w:val="32"/>
          <w:szCs w:val="32"/>
          <w:cs/>
        </w:rPr>
        <w:t>ซึ่งมีวัตถุประสงค์เพื่ออำนวยความสะดวกให้นิสิตสามารถค้นหาและสมัครงานที่เกี่ยวข้องกับความสามารถของตนเองได้อย่างเหมาะสม</w:t>
      </w:r>
      <w:r w:rsidRPr="00B84A6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84A6E">
        <w:rPr>
          <w:rFonts w:ascii="TH SarabunPSK" w:hAnsi="TH SarabunPSK" w:cs="TH SarabunPSK" w:hint="cs"/>
          <w:sz w:val="32"/>
          <w:szCs w:val="32"/>
          <w:cs/>
        </w:rPr>
        <w:t>รวมถึงให้อาจารย์สามารถโพสต์งาน</w:t>
      </w:r>
      <w:r w:rsidRPr="00B84A6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84A6E">
        <w:rPr>
          <w:rFonts w:ascii="TH SarabunPSK" w:hAnsi="TH SarabunPSK" w:cs="TH SarabunPSK" w:hint="cs"/>
          <w:sz w:val="32"/>
          <w:szCs w:val="32"/>
          <w:cs/>
        </w:rPr>
        <w:t>ติดตามผลการสมัคร</w:t>
      </w:r>
      <w:r w:rsidRPr="00B84A6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84A6E">
        <w:rPr>
          <w:rFonts w:ascii="TH SarabunPSK" w:hAnsi="TH SarabunPSK" w:cs="TH SarabunPSK" w:hint="cs"/>
          <w:sz w:val="32"/>
          <w:szCs w:val="32"/>
          <w:cs/>
        </w:rPr>
        <w:t>และประเมินผลการทำงานของนิสิตได้อย่างเป็นระบบ</w:t>
      </w:r>
    </w:p>
    <w:p w14:paraId="4F7233A5" w14:textId="77777777" w:rsidR="0044610E" w:rsidRPr="00B84A6E" w:rsidRDefault="0044610E" w:rsidP="0044610E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84A6E">
        <w:rPr>
          <w:rFonts w:ascii="TH SarabunPSK" w:hAnsi="TH SarabunPSK" w:cs="TH SarabunPSK" w:hint="cs"/>
          <w:sz w:val="32"/>
          <w:szCs w:val="32"/>
          <w:cs/>
        </w:rPr>
        <w:t>ระบบนี้พัฒนาขึ้นโดยคำนึงถึงความต้องการใช้งานจริงภายในภาควิชา</w:t>
      </w:r>
      <w:r w:rsidRPr="00B84A6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84A6E">
        <w:rPr>
          <w:rFonts w:ascii="TH SarabunPSK" w:hAnsi="TH SarabunPSK" w:cs="TH SarabunPSK" w:hint="cs"/>
          <w:sz w:val="32"/>
          <w:szCs w:val="32"/>
          <w:cs/>
        </w:rPr>
        <w:t>และเน้นการเชื่อมโยงข้อมูลทักษะของนิสิตกับประเภทของงานที่มีความเหมาะสม</w:t>
      </w:r>
      <w:r w:rsidRPr="00B84A6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84A6E">
        <w:rPr>
          <w:rFonts w:ascii="TH SarabunPSK" w:hAnsi="TH SarabunPSK" w:cs="TH SarabunPSK" w:hint="cs"/>
          <w:sz w:val="32"/>
          <w:szCs w:val="32"/>
          <w:cs/>
        </w:rPr>
        <w:t>เพื่อให้เกิดการพัฒนาศักยภาพนิสิตควบคู่ไปกับประสบการณ์การทำงานจริง</w:t>
      </w:r>
      <w:r w:rsidRPr="00B84A6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84A6E">
        <w:rPr>
          <w:rFonts w:ascii="TH SarabunPSK" w:hAnsi="TH SarabunPSK" w:cs="TH SarabunPSK" w:hint="cs"/>
          <w:sz w:val="32"/>
          <w:szCs w:val="32"/>
          <w:cs/>
        </w:rPr>
        <w:t>รวมถึงมีฟังก์ชันต่าง</w:t>
      </w:r>
      <w:r w:rsidRPr="00B84A6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84A6E">
        <w:rPr>
          <w:rFonts w:ascii="TH SarabunPSK" w:hAnsi="TH SarabunPSK" w:cs="TH SarabunPSK" w:hint="cs"/>
          <w:sz w:val="32"/>
          <w:szCs w:val="32"/>
          <w:cs/>
        </w:rPr>
        <w:t>ๆ</w:t>
      </w:r>
      <w:r w:rsidRPr="00B84A6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84A6E">
        <w:rPr>
          <w:rFonts w:ascii="TH SarabunPSK" w:hAnsi="TH SarabunPSK" w:cs="TH SarabunPSK" w:hint="cs"/>
          <w:sz w:val="32"/>
          <w:szCs w:val="32"/>
          <w:cs/>
        </w:rPr>
        <w:t>ที่ตอบโจทย์ผู้ใช้งานทั้งในบทบาทนิสิตและอาจารย์</w:t>
      </w:r>
      <w:r w:rsidRPr="00B84A6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84A6E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B84A6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84A6E">
        <w:rPr>
          <w:rFonts w:ascii="TH SarabunPSK" w:hAnsi="TH SarabunPSK" w:cs="TH SarabunPSK" w:hint="cs"/>
          <w:sz w:val="32"/>
          <w:szCs w:val="32"/>
          <w:cs/>
        </w:rPr>
        <w:t>ระบบสมัครงาน</w:t>
      </w:r>
      <w:r w:rsidRPr="00B84A6E">
        <w:rPr>
          <w:rFonts w:ascii="TH SarabunPSK" w:hAnsi="TH SarabunPSK" w:cs="TH SarabunPSK"/>
          <w:sz w:val="32"/>
          <w:szCs w:val="32"/>
        </w:rPr>
        <w:t xml:space="preserve"> </w:t>
      </w:r>
      <w:r w:rsidRPr="00B84A6E">
        <w:rPr>
          <w:rFonts w:ascii="TH SarabunPSK" w:hAnsi="TH SarabunPSK" w:cs="TH SarabunPSK" w:hint="cs"/>
          <w:sz w:val="32"/>
          <w:szCs w:val="32"/>
          <w:cs/>
        </w:rPr>
        <w:t>การอนุมัติงาน</w:t>
      </w:r>
      <w:r w:rsidRPr="00B84A6E">
        <w:rPr>
          <w:rFonts w:ascii="TH SarabunPSK" w:hAnsi="TH SarabunPSK" w:cs="TH SarabunPSK"/>
          <w:sz w:val="32"/>
          <w:szCs w:val="32"/>
        </w:rPr>
        <w:t xml:space="preserve"> </w:t>
      </w:r>
      <w:r w:rsidRPr="00B84A6E">
        <w:rPr>
          <w:rFonts w:ascii="TH SarabunPSK" w:hAnsi="TH SarabunPSK" w:cs="TH SarabunPSK" w:hint="cs"/>
          <w:sz w:val="32"/>
          <w:szCs w:val="32"/>
          <w:cs/>
        </w:rPr>
        <w:t>การให้คะแนน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B84A6E">
        <w:rPr>
          <w:rFonts w:ascii="TH SarabunPSK" w:hAnsi="TH SarabunPSK" w:cs="TH SarabunPSK" w:hint="cs"/>
          <w:sz w:val="32"/>
          <w:szCs w:val="32"/>
          <w:cs/>
        </w:rPr>
        <w:t>การแจ้งเตือน</w:t>
      </w:r>
    </w:p>
    <w:p w14:paraId="6B340E6A" w14:textId="77777777" w:rsidR="0044610E" w:rsidRPr="00B84A6E" w:rsidRDefault="0044610E" w:rsidP="0044610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84A6E">
        <w:rPr>
          <w:rFonts w:ascii="TH SarabunPSK" w:hAnsi="TH SarabunPSK" w:cs="TH SarabunPSK" w:hint="cs"/>
          <w:sz w:val="32"/>
          <w:szCs w:val="32"/>
          <w:cs/>
        </w:rPr>
        <w:t>ผู้จัดทำหวังเป็นอย่างยิ่งว่ารายงานฉบับนี้จะเป็นประโยชน์ต่อผู้ที่สนใจพัฒนา</w:t>
      </w:r>
      <w:r w:rsidRPr="00B84A6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84A6E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B84A6E">
        <w:rPr>
          <w:rFonts w:ascii="TH SarabunPSK" w:hAnsi="TH SarabunPSK" w:cs="TH SarabunPSK" w:hint="cs"/>
          <w:sz w:val="32"/>
          <w:szCs w:val="32"/>
          <w:cs/>
        </w:rPr>
        <w:t>เพื่อใช้ในหน่วยงานการศึกษา</w:t>
      </w:r>
      <w:r w:rsidRPr="00B84A6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84A6E">
        <w:rPr>
          <w:rFonts w:ascii="TH SarabunPSK" w:hAnsi="TH SarabunPSK" w:cs="TH SarabunPSK" w:hint="cs"/>
          <w:sz w:val="32"/>
          <w:szCs w:val="32"/>
          <w:cs/>
        </w:rPr>
        <w:t>และสามารถนำแนวคิดบางส่วนไปประยุกต์ใช้ต่อยอดในอนาคตได้</w:t>
      </w:r>
      <w:r w:rsidRPr="00B84A6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84A6E">
        <w:rPr>
          <w:rFonts w:ascii="TH SarabunPSK" w:hAnsi="TH SarabunPSK" w:cs="TH SarabunPSK" w:hint="cs"/>
          <w:sz w:val="32"/>
          <w:szCs w:val="32"/>
          <w:cs/>
        </w:rPr>
        <w:t>หากมีข้อผิดพลาดประการใด</w:t>
      </w:r>
      <w:r w:rsidRPr="00B84A6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84A6E">
        <w:rPr>
          <w:rFonts w:ascii="TH SarabunPSK" w:hAnsi="TH SarabunPSK" w:cs="TH SarabunPSK" w:hint="cs"/>
          <w:sz w:val="32"/>
          <w:szCs w:val="32"/>
          <w:cs/>
        </w:rPr>
        <w:t>ผู้จัดทำขอน้อมรับไว้เพื่อปรับปรุงให้ดียิ่งขึ้นต่อไป</w:t>
      </w:r>
    </w:p>
    <w:p w14:paraId="4719F1AB" w14:textId="77777777" w:rsidR="0044610E" w:rsidRPr="00B84A6E" w:rsidRDefault="0044610E" w:rsidP="0044610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4958FC05" w14:textId="77777777" w:rsidR="0044610E" w:rsidRPr="00B84A6E" w:rsidRDefault="0044610E" w:rsidP="0044610E">
      <w:pPr>
        <w:jc w:val="righ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คณะ</w:t>
      </w:r>
      <w:r w:rsidRPr="00B84A6E">
        <w:rPr>
          <w:rFonts w:ascii="TH SarabunPSK" w:hAnsi="TH SarabunPSK" w:cs="TH SarabunPSK" w:hint="cs"/>
          <w:sz w:val="32"/>
          <w:szCs w:val="32"/>
          <w:cs/>
        </w:rPr>
        <w:t>ผู้จัดทำ</w:t>
      </w:r>
    </w:p>
    <w:p w14:paraId="75C92FEB" w14:textId="77777777" w:rsidR="0044610E" w:rsidRPr="00B84A6E" w:rsidRDefault="0044610E" w:rsidP="0044610E">
      <w:pPr>
        <w:jc w:val="right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7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มีนาคม </w:t>
      </w:r>
      <w:r>
        <w:rPr>
          <w:rFonts w:ascii="TH SarabunPSK" w:hAnsi="TH SarabunPSK" w:cs="TH SarabunPSK"/>
          <w:sz w:val="32"/>
          <w:szCs w:val="32"/>
        </w:rPr>
        <w:t>2568</w:t>
      </w:r>
    </w:p>
    <w:p w14:paraId="53CF48C6" w14:textId="77777777" w:rsidR="006624C4" w:rsidRDefault="006624C4" w:rsidP="0044610E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7605ED7" w14:textId="77777777" w:rsidR="006624C4" w:rsidRDefault="006624C4" w:rsidP="00311CA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1929DA2" w14:textId="77777777" w:rsidR="006624C4" w:rsidRDefault="006624C4" w:rsidP="00311CA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57BD338" w14:textId="77777777" w:rsidR="006624C4" w:rsidRDefault="006624C4" w:rsidP="00311CA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BEB712E" w14:textId="77777777" w:rsidR="006624C4" w:rsidRDefault="006624C4" w:rsidP="00311CA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F3795F6" w14:textId="77777777" w:rsidR="006624C4" w:rsidRDefault="006624C4" w:rsidP="00311CA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2BCC8E5" w14:textId="77777777" w:rsidR="006624C4" w:rsidRDefault="006624C4" w:rsidP="00311CA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7181DBD" w14:textId="77777777" w:rsidR="006624C4" w:rsidRDefault="006624C4" w:rsidP="00311CA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9BDCC9B" w14:textId="77777777" w:rsidR="006624C4" w:rsidRDefault="006624C4" w:rsidP="00311CA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0FF9757" w14:textId="77777777" w:rsidR="006624C4" w:rsidRDefault="006624C4" w:rsidP="00311CA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F968AA2" w14:textId="77777777" w:rsidR="006624C4" w:rsidRDefault="006624C4" w:rsidP="00311CA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57491FA" w14:textId="77777777" w:rsidR="006624C4" w:rsidRDefault="006624C4" w:rsidP="0044610E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6B02DC4" w14:textId="77777777" w:rsidR="0044610E" w:rsidRDefault="0044610E" w:rsidP="0044610E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F078572" w14:textId="77777777" w:rsidR="006624C4" w:rsidRDefault="006624C4" w:rsidP="00311CA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721FA65" w14:textId="0F4D89FD" w:rsidR="006624C4" w:rsidRDefault="006624C4" w:rsidP="00311CA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สารบัญ</w:t>
      </w:r>
    </w:p>
    <w:p w14:paraId="7ABAEBA6" w14:textId="77777777" w:rsidR="0044610E" w:rsidRDefault="0044610E" w:rsidP="001872E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516"/>
      </w:tblGrid>
      <w:tr w:rsidR="0044610E" w14:paraId="3509968D" w14:textId="77777777" w:rsidTr="00457CDE">
        <w:tc>
          <w:tcPr>
            <w:tcW w:w="8500" w:type="dxa"/>
          </w:tcPr>
          <w:p w14:paraId="29731E41" w14:textId="78116869" w:rsidR="0044610E" w:rsidRPr="002E47C8" w:rsidRDefault="0044610E" w:rsidP="001872E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คำนำ</w:t>
            </w:r>
          </w:p>
        </w:tc>
        <w:tc>
          <w:tcPr>
            <w:tcW w:w="516" w:type="dxa"/>
          </w:tcPr>
          <w:p w14:paraId="405C6E8B" w14:textId="7B597D60" w:rsidR="0044610E" w:rsidRPr="0088289D" w:rsidRDefault="0088289D" w:rsidP="001872E2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 w:rsidRPr="0088289D">
              <w:rPr>
                <w:rFonts w:ascii="TH SarabunPSK" w:hAnsi="TH SarabunPSK" w:cs="TH SarabunPSK" w:hint="cs"/>
                <w:sz w:val="32"/>
                <w:szCs w:val="32"/>
                <w:cs/>
              </w:rPr>
              <w:t>ก</w:t>
            </w:r>
          </w:p>
        </w:tc>
      </w:tr>
      <w:tr w:rsidR="0044610E" w14:paraId="03C8FBFA" w14:textId="77777777" w:rsidTr="00457CDE">
        <w:tc>
          <w:tcPr>
            <w:tcW w:w="8500" w:type="dxa"/>
          </w:tcPr>
          <w:p w14:paraId="4BE160B6" w14:textId="4A2A5159" w:rsidR="0044610E" w:rsidRPr="002E47C8" w:rsidRDefault="00585410" w:rsidP="001872E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สารบัญ</w:t>
            </w:r>
          </w:p>
        </w:tc>
        <w:tc>
          <w:tcPr>
            <w:tcW w:w="516" w:type="dxa"/>
          </w:tcPr>
          <w:p w14:paraId="2047F684" w14:textId="28C3BFDA" w:rsidR="0044610E" w:rsidRPr="00E42A4D" w:rsidRDefault="00E42A4D" w:rsidP="001872E2">
            <w:pPr>
              <w:jc w:val="right"/>
              <w:rPr>
                <w:rFonts w:ascii="TH SarabunPSK" w:hAnsi="TH SarabunPSK" w:cs="TH SarabunPSK"/>
                <w:sz w:val="36"/>
                <w:szCs w:val="36"/>
              </w:rPr>
            </w:pPr>
            <w:r w:rsidRPr="00E42A4D">
              <w:rPr>
                <w:rFonts w:ascii="TH SarabunPSK" w:hAnsi="TH SarabunPSK" w:cs="TH SarabunPSK" w:hint="cs"/>
                <w:sz w:val="32"/>
                <w:szCs w:val="32"/>
                <w:cs/>
              </w:rPr>
              <w:t>ข</w:t>
            </w:r>
          </w:p>
        </w:tc>
      </w:tr>
      <w:tr w:rsidR="0044610E" w14:paraId="210DD83A" w14:textId="77777777" w:rsidTr="00457CDE">
        <w:tc>
          <w:tcPr>
            <w:tcW w:w="8500" w:type="dxa"/>
          </w:tcPr>
          <w:p w14:paraId="50774703" w14:textId="712D3772" w:rsidR="0044610E" w:rsidRPr="002E47C8" w:rsidRDefault="00585410" w:rsidP="001872E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สารบัญ</w:t>
            </w:r>
            <w:r w:rsidR="00F254D8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</w:t>
            </w:r>
          </w:p>
        </w:tc>
        <w:tc>
          <w:tcPr>
            <w:tcW w:w="516" w:type="dxa"/>
          </w:tcPr>
          <w:p w14:paraId="0AEC29D7" w14:textId="444FC4C6" w:rsidR="0044610E" w:rsidRPr="00FF1272" w:rsidRDefault="00FF1272" w:rsidP="001872E2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 w:rsidRPr="00FF1272">
              <w:rPr>
                <w:rFonts w:ascii="TH SarabunPSK" w:hAnsi="TH SarabunPSK" w:cs="TH SarabunPSK" w:hint="cs"/>
                <w:sz w:val="32"/>
                <w:szCs w:val="32"/>
                <w:cs/>
              </w:rPr>
              <w:t>ค</w:t>
            </w:r>
          </w:p>
        </w:tc>
      </w:tr>
      <w:tr w:rsidR="0044610E" w14:paraId="7D9DAB30" w14:textId="77777777" w:rsidTr="00457CDE">
        <w:tc>
          <w:tcPr>
            <w:tcW w:w="8500" w:type="dxa"/>
          </w:tcPr>
          <w:p w14:paraId="2B2CE89C" w14:textId="0E2A4BD3" w:rsidR="0044610E" w:rsidRPr="002E47C8" w:rsidRDefault="00F254D8" w:rsidP="001872E2">
            <w:pPr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สารบัญตาราง</w:t>
            </w:r>
          </w:p>
        </w:tc>
        <w:tc>
          <w:tcPr>
            <w:tcW w:w="516" w:type="dxa"/>
          </w:tcPr>
          <w:p w14:paraId="74E483B5" w14:textId="433CB6D9" w:rsidR="0044610E" w:rsidRPr="00FF1272" w:rsidRDefault="00FF1272" w:rsidP="001872E2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 w:rsidRPr="00FF1272">
              <w:rPr>
                <w:rFonts w:ascii="TH SarabunPSK" w:hAnsi="TH SarabunPSK" w:cs="TH SarabunPSK" w:hint="cs"/>
                <w:sz w:val="32"/>
                <w:szCs w:val="32"/>
                <w:cs/>
              </w:rPr>
              <w:t>ง</w:t>
            </w:r>
          </w:p>
        </w:tc>
      </w:tr>
      <w:tr w:rsidR="0044610E" w14:paraId="1FE2BA35" w14:textId="77777777" w:rsidTr="00457CDE">
        <w:tc>
          <w:tcPr>
            <w:tcW w:w="8500" w:type="dxa"/>
          </w:tcPr>
          <w:p w14:paraId="24BD5B22" w14:textId="69D0A944" w:rsidR="0044610E" w:rsidRPr="00072762" w:rsidRDefault="00072762" w:rsidP="001872E2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072762">
              <w:rPr>
                <w:rFonts w:ascii="TH SarabunPSK" w:hAnsi="TH SarabunPSK" w:cs="TH SarabunPSK" w:hint="cs"/>
                <w:sz w:val="32"/>
                <w:szCs w:val="32"/>
                <w:cs/>
              </w:rPr>
              <w:t>บทที่</w:t>
            </w:r>
            <w:r w:rsidRPr="0007276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072762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รายละเอียดการพัฒนาระบบจัดหางานและพัฒนาทักษะ</w:t>
            </w:r>
            <w:r w:rsidRPr="0007276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72762">
              <w:rPr>
                <w:rFonts w:ascii="TH SarabunPSK" w:hAnsi="TH SarabunPSK" w:cs="TH SarabunPSK"/>
                <w:sz w:val="32"/>
                <w:szCs w:val="32"/>
              </w:rPr>
              <w:t>CSIT</w:t>
            </w:r>
          </w:p>
        </w:tc>
        <w:tc>
          <w:tcPr>
            <w:tcW w:w="516" w:type="dxa"/>
          </w:tcPr>
          <w:p w14:paraId="0F5DE339" w14:textId="0D314BBA" w:rsidR="0044610E" w:rsidRPr="00FF1272" w:rsidRDefault="006C2BF9" w:rsidP="001872E2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  <w:tr w:rsidR="0044610E" w14:paraId="79DD7B1A" w14:textId="77777777" w:rsidTr="00457CDE">
        <w:tc>
          <w:tcPr>
            <w:tcW w:w="8500" w:type="dxa"/>
          </w:tcPr>
          <w:p w14:paraId="580E3515" w14:textId="31B82F24" w:rsidR="0044610E" w:rsidRPr="008377B1" w:rsidRDefault="00BC30EE" w:rsidP="001872E2">
            <w:pPr>
              <w:pStyle w:val="ListParagraph"/>
              <w:ind w:left="360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8377B1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B66310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8377B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8377B1" w:rsidRPr="008377B1">
              <w:rPr>
                <w:rFonts w:ascii="TH SarabunPSK" w:hAnsi="TH SarabunPSK" w:cs="TH SarabunPSK" w:hint="cs"/>
                <w:sz w:val="32"/>
                <w:szCs w:val="32"/>
                <w:cs/>
              </w:rPr>
              <w:t>อภิธานศัพท์</w:t>
            </w:r>
          </w:p>
        </w:tc>
        <w:tc>
          <w:tcPr>
            <w:tcW w:w="516" w:type="dxa"/>
          </w:tcPr>
          <w:p w14:paraId="34173874" w14:textId="00826890" w:rsidR="0044610E" w:rsidRPr="00FF1272" w:rsidRDefault="0084261B" w:rsidP="001872E2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  <w:tr w:rsidR="00027E51" w14:paraId="23F01287" w14:textId="77777777" w:rsidTr="00457CDE">
        <w:tc>
          <w:tcPr>
            <w:tcW w:w="8500" w:type="dxa"/>
          </w:tcPr>
          <w:p w14:paraId="5183EBE2" w14:textId="7978FE14" w:rsidR="00027E51" w:rsidRDefault="00027E51" w:rsidP="001872E2">
            <w:pPr>
              <w:pStyle w:val="ListParagraph"/>
              <w:ind w:left="36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1.2</w:t>
            </w:r>
            <w:r w:rsidR="00B66310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211F3C">
              <w:rPr>
                <w:rFonts w:ascii="TH SarabunPSK" w:hAnsi="TH SarabunPSK" w:cs="TH SarabunPSK" w:hint="cs"/>
                <w:sz w:val="32"/>
                <w:szCs w:val="32"/>
                <w:cs/>
              </w:rPr>
              <w:t>ธุรกิจ</w:t>
            </w:r>
          </w:p>
        </w:tc>
        <w:tc>
          <w:tcPr>
            <w:tcW w:w="516" w:type="dxa"/>
          </w:tcPr>
          <w:p w14:paraId="4CFD13DE" w14:textId="22768F04" w:rsidR="00027E51" w:rsidRPr="00FF1272" w:rsidRDefault="00632BFB" w:rsidP="001872E2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32</w:t>
            </w:r>
          </w:p>
        </w:tc>
      </w:tr>
      <w:tr w:rsidR="00211F3C" w14:paraId="73434651" w14:textId="77777777" w:rsidTr="00457CDE">
        <w:tc>
          <w:tcPr>
            <w:tcW w:w="8500" w:type="dxa"/>
          </w:tcPr>
          <w:p w14:paraId="5DB408CF" w14:textId="374F54E7" w:rsidR="00211F3C" w:rsidRDefault="00211F3C" w:rsidP="001872E2">
            <w:pPr>
              <w:pStyle w:val="ListParagraph"/>
              <w:ind w:left="36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1.3</w:t>
            </w:r>
            <w:r w:rsidR="00B66310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F40677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ที่มาและความสำคัญของปัญหา</w:t>
            </w:r>
          </w:p>
        </w:tc>
        <w:tc>
          <w:tcPr>
            <w:tcW w:w="516" w:type="dxa"/>
          </w:tcPr>
          <w:p w14:paraId="5EC2D3C6" w14:textId="6F665ADD" w:rsidR="00211F3C" w:rsidRPr="00FF1272" w:rsidRDefault="00BA67FA" w:rsidP="001872E2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32</w:t>
            </w:r>
          </w:p>
        </w:tc>
      </w:tr>
      <w:tr w:rsidR="00F40677" w14:paraId="40B5CE73" w14:textId="77777777" w:rsidTr="00457CDE">
        <w:tc>
          <w:tcPr>
            <w:tcW w:w="8500" w:type="dxa"/>
          </w:tcPr>
          <w:p w14:paraId="394B4CA2" w14:textId="16361578" w:rsidR="00F40677" w:rsidRDefault="00B66310" w:rsidP="001872E2">
            <w:pPr>
              <w:pStyle w:val="ListParagraph"/>
              <w:ind w:left="36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1.4. </w:t>
            </w:r>
            <w:r w:rsidR="00DD1D73" w:rsidRPr="00DD1D73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ความต้องการที่เป็นหน้าที่หลัก</w:t>
            </w:r>
            <w:r w:rsidR="00DD1D73" w:rsidRPr="00DD1D7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="00DD1D73" w:rsidRPr="00DD1D73">
              <w:rPr>
                <w:rFonts w:ascii="TH SarabunPSK" w:hAnsi="TH SarabunPSK" w:cs="TH SarabunPSK"/>
                <w:sz w:val="32"/>
                <w:szCs w:val="32"/>
              </w:rPr>
              <w:t>Functional Requirements)</w:t>
            </w:r>
          </w:p>
        </w:tc>
        <w:tc>
          <w:tcPr>
            <w:tcW w:w="516" w:type="dxa"/>
          </w:tcPr>
          <w:p w14:paraId="18C7B6A0" w14:textId="38BE2816" w:rsidR="00F40677" w:rsidRPr="00FF1272" w:rsidRDefault="000457A6" w:rsidP="001872E2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32</w:t>
            </w:r>
          </w:p>
        </w:tc>
      </w:tr>
      <w:tr w:rsidR="00DD1D73" w14:paraId="11DA92A6" w14:textId="77777777" w:rsidTr="00457CDE">
        <w:tc>
          <w:tcPr>
            <w:tcW w:w="8500" w:type="dxa"/>
          </w:tcPr>
          <w:p w14:paraId="40B95EDB" w14:textId="15CF146E" w:rsidR="00DD1D73" w:rsidRDefault="00DD1D73" w:rsidP="001872E2">
            <w:pPr>
              <w:pStyle w:val="ListParagraph"/>
              <w:ind w:left="360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1.5. Use</w:t>
            </w:r>
            <w:r w:rsidR="00D657FF">
              <w:rPr>
                <w:rFonts w:ascii="TH SarabunPSK" w:hAnsi="TH SarabunPSK" w:cs="TH SarabunPSK"/>
                <w:sz w:val="32"/>
                <w:szCs w:val="32"/>
              </w:rPr>
              <w:t xml:space="preserve"> case diagram</w:t>
            </w:r>
          </w:p>
        </w:tc>
        <w:tc>
          <w:tcPr>
            <w:tcW w:w="516" w:type="dxa"/>
          </w:tcPr>
          <w:p w14:paraId="2278DD9D" w14:textId="0082AC42" w:rsidR="00DD1D73" w:rsidRPr="00FF1272" w:rsidRDefault="00751E5A" w:rsidP="001872E2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</w:t>
            </w:r>
          </w:p>
        </w:tc>
      </w:tr>
      <w:tr w:rsidR="00A24A52" w14:paraId="3002D2B4" w14:textId="77777777" w:rsidTr="00457CDE">
        <w:tc>
          <w:tcPr>
            <w:tcW w:w="8500" w:type="dxa"/>
          </w:tcPr>
          <w:p w14:paraId="67552FEA" w14:textId="1E7BB717" w:rsidR="00A24A52" w:rsidRDefault="00351407" w:rsidP="001872E2">
            <w:pPr>
              <w:pStyle w:val="ListParagraph"/>
              <w:ind w:left="360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1.6.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911F5A">
              <w:rPr>
                <w:rFonts w:ascii="TH SarabunPSK" w:hAnsi="TH SarabunPSK" w:cs="TH SarabunPSK" w:hint="cs"/>
                <w:sz w:val="32"/>
                <w:szCs w:val="32"/>
                <w:cs/>
              </w:rPr>
              <w:t>เทคโนโลยีที่ใช้ในการออกแบบ</w:t>
            </w:r>
            <w:r w:rsidR="00AD626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และพัฒนา</w:t>
            </w:r>
          </w:p>
        </w:tc>
        <w:tc>
          <w:tcPr>
            <w:tcW w:w="516" w:type="dxa"/>
          </w:tcPr>
          <w:p w14:paraId="4A1C0544" w14:textId="1C170E88" w:rsidR="00A24A52" w:rsidRPr="00FF1272" w:rsidRDefault="0057695B" w:rsidP="001872E2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37</w:t>
            </w:r>
          </w:p>
        </w:tc>
      </w:tr>
      <w:tr w:rsidR="00A61C5E" w14:paraId="6EDCDC6E" w14:textId="77777777" w:rsidTr="00457CDE">
        <w:tc>
          <w:tcPr>
            <w:tcW w:w="8500" w:type="dxa"/>
          </w:tcPr>
          <w:p w14:paraId="0C03F3DD" w14:textId="087968B7" w:rsidR="00A61C5E" w:rsidRDefault="00A61C5E" w:rsidP="001872E2">
            <w:pPr>
              <w:pStyle w:val="ListParagraph"/>
              <w:ind w:left="360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1.7. System</w:t>
            </w:r>
            <w:r w:rsidR="00D8633C">
              <w:rPr>
                <w:rFonts w:ascii="TH SarabunPSK" w:hAnsi="TH SarabunPSK" w:cs="TH SarabunPSK"/>
                <w:sz w:val="32"/>
                <w:szCs w:val="32"/>
              </w:rPr>
              <w:t xml:space="preserve"> archi</w:t>
            </w:r>
            <w:r w:rsidR="00CB5300">
              <w:rPr>
                <w:rFonts w:ascii="TH SarabunPSK" w:hAnsi="TH SarabunPSK" w:cs="TH SarabunPSK"/>
                <w:sz w:val="32"/>
                <w:szCs w:val="32"/>
              </w:rPr>
              <w:t>tecture</w:t>
            </w:r>
          </w:p>
        </w:tc>
        <w:tc>
          <w:tcPr>
            <w:tcW w:w="516" w:type="dxa"/>
          </w:tcPr>
          <w:p w14:paraId="0EAF1C49" w14:textId="6042AD69" w:rsidR="00A61C5E" w:rsidRPr="00FF1272" w:rsidRDefault="00C76190" w:rsidP="001872E2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38</w:t>
            </w:r>
          </w:p>
        </w:tc>
      </w:tr>
      <w:tr w:rsidR="005A75BB" w14:paraId="707F963B" w14:textId="77777777" w:rsidTr="00457CDE">
        <w:tc>
          <w:tcPr>
            <w:tcW w:w="8500" w:type="dxa"/>
          </w:tcPr>
          <w:p w14:paraId="69891AB7" w14:textId="5F98484F" w:rsidR="005A75BB" w:rsidRDefault="005A75BB" w:rsidP="001872E2">
            <w:pPr>
              <w:pStyle w:val="ListParagraph"/>
              <w:ind w:left="36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1.8. ERD</w:t>
            </w:r>
          </w:p>
        </w:tc>
        <w:tc>
          <w:tcPr>
            <w:tcW w:w="516" w:type="dxa"/>
          </w:tcPr>
          <w:p w14:paraId="4BD2C941" w14:textId="3BCE5420" w:rsidR="005A75BB" w:rsidRPr="00FF1272" w:rsidRDefault="0017071F" w:rsidP="001872E2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</w:tr>
      <w:tr w:rsidR="005A75BB" w14:paraId="7D057EE1" w14:textId="77777777" w:rsidTr="00457CDE">
        <w:tc>
          <w:tcPr>
            <w:tcW w:w="8500" w:type="dxa"/>
          </w:tcPr>
          <w:p w14:paraId="496F7B55" w14:textId="367062C1" w:rsidR="005A75BB" w:rsidRDefault="005A75BB" w:rsidP="001872E2">
            <w:pPr>
              <w:pStyle w:val="ListParagraph"/>
              <w:ind w:left="36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1.9.</w:t>
            </w:r>
            <w:r w:rsidR="000048BD">
              <w:rPr>
                <w:rFonts w:ascii="TH SarabunPSK" w:hAnsi="TH SarabunPSK" w:cs="TH SarabunPSK"/>
                <w:sz w:val="32"/>
                <w:szCs w:val="32"/>
              </w:rPr>
              <w:t xml:space="preserve"> Data dictionary</w:t>
            </w:r>
          </w:p>
        </w:tc>
        <w:tc>
          <w:tcPr>
            <w:tcW w:w="516" w:type="dxa"/>
          </w:tcPr>
          <w:p w14:paraId="54DB52D4" w14:textId="008014A5" w:rsidR="005A75BB" w:rsidRPr="00FF1272" w:rsidRDefault="00F40F85" w:rsidP="001872E2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17071F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  <w:tr w:rsidR="00BF769F" w14:paraId="0F006D56" w14:textId="77777777" w:rsidTr="00457CDE">
        <w:tc>
          <w:tcPr>
            <w:tcW w:w="8500" w:type="dxa"/>
          </w:tcPr>
          <w:p w14:paraId="2734E2EB" w14:textId="5BDAE59F" w:rsidR="00BF769F" w:rsidRDefault="00BF769F" w:rsidP="001872E2">
            <w:pPr>
              <w:pStyle w:val="ListParagraph"/>
              <w:ind w:left="360"/>
              <w:rPr>
                <w:rFonts w:ascii="TH SarabunPSK" w:hAnsi="TH SarabunPSK" w:cs="TH SarabunPSK"/>
                <w:sz w:val="32"/>
                <w:szCs w:val="32"/>
              </w:rPr>
            </w:pPr>
            <w:r w:rsidRPr="00BF769F">
              <w:rPr>
                <w:rFonts w:ascii="TH SarabunPSK" w:hAnsi="TH SarabunPSK" w:cs="TH SarabunPSK"/>
                <w:sz w:val="32"/>
                <w:szCs w:val="32"/>
              </w:rPr>
              <w:t xml:space="preserve">1.10. </w:t>
            </w:r>
            <w:r w:rsidRPr="00BF769F">
              <w:rPr>
                <w:rFonts w:ascii="TH SarabunPSK" w:hAnsi="TH SarabunPSK" w:cs="TH SarabunPSK" w:hint="cs"/>
                <w:sz w:val="32"/>
                <w:szCs w:val="32"/>
                <w:cs/>
              </w:rPr>
              <w:t>กฎการรายงานโพสต์</w:t>
            </w:r>
          </w:p>
        </w:tc>
        <w:tc>
          <w:tcPr>
            <w:tcW w:w="516" w:type="dxa"/>
          </w:tcPr>
          <w:p w14:paraId="32F2284A" w14:textId="34378157" w:rsidR="00BF769F" w:rsidRPr="00FF1272" w:rsidRDefault="002D0218" w:rsidP="001872E2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E9618E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</w:tr>
      <w:tr w:rsidR="000048BD" w14:paraId="0B9C8544" w14:textId="77777777" w:rsidTr="00457CDE">
        <w:tc>
          <w:tcPr>
            <w:tcW w:w="8500" w:type="dxa"/>
          </w:tcPr>
          <w:p w14:paraId="5C29BD86" w14:textId="12E2239A" w:rsidR="000048BD" w:rsidRDefault="009D152F" w:rsidP="001872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D152F">
              <w:rPr>
                <w:rFonts w:ascii="TH SarabunPSK" w:hAnsi="TH SarabunPSK" w:cs="TH SarabunPSK" w:hint="cs"/>
                <w:sz w:val="32"/>
                <w:szCs w:val="32"/>
                <w:cs/>
              </w:rPr>
              <w:t>บทที่</w:t>
            </w:r>
            <w:r w:rsidRPr="009D152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D152F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D152F">
              <w:rPr>
                <w:rFonts w:ascii="TH SarabunPSK" w:hAnsi="TH SarabunPSK" w:cs="TH SarabunPSK" w:hint="cs"/>
                <w:sz w:val="32"/>
                <w:szCs w:val="32"/>
                <w:cs/>
              </w:rPr>
              <w:t>คู่มือการใช้งานระบบ</w:t>
            </w:r>
          </w:p>
        </w:tc>
        <w:tc>
          <w:tcPr>
            <w:tcW w:w="516" w:type="dxa"/>
          </w:tcPr>
          <w:p w14:paraId="4858A41B" w14:textId="5EC41F7E" w:rsidR="000048BD" w:rsidRPr="00FF1272" w:rsidRDefault="00697474" w:rsidP="001872E2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565A37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</w:tr>
      <w:tr w:rsidR="009D152F" w14:paraId="3C1E5800" w14:textId="77777777" w:rsidTr="00457CDE">
        <w:tc>
          <w:tcPr>
            <w:tcW w:w="8500" w:type="dxa"/>
          </w:tcPr>
          <w:p w14:paraId="257E8E04" w14:textId="6F1C2053" w:rsidR="009D152F" w:rsidRPr="009D152F" w:rsidRDefault="00593089" w:rsidP="001872E2">
            <w:pPr>
              <w:pStyle w:val="ListParagraph"/>
              <w:ind w:left="360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593089">
              <w:rPr>
                <w:rFonts w:ascii="TH SarabunPSK" w:hAnsi="TH SarabunPSK" w:cs="TH SarabunPSK"/>
                <w:sz w:val="32"/>
                <w:szCs w:val="32"/>
              </w:rPr>
              <w:t>2.1.</w:t>
            </w:r>
            <w:r w:rsidR="00840A53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F0601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หน้า </w:t>
            </w:r>
            <w:r w:rsidR="00F0601F">
              <w:rPr>
                <w:rFonts w:ascii="TH SarabunPSK" w:hAnsi="TH SarabunPSK" w:cs="TH SarabunPSK"/>
                <w:sz w:val="32"/>
                <w:szCs w:val="32"/>
              </w:rPr>
              <w:t>login</w:t>
            </w:r>
          </w:p>
        </w:tc>
        <w:tc>
          <w:tcPr>
            <w:tcW w:w="516" w:type="dxa"/>
          </w:tcPr>
          <w:p w14:paraId="031AF464" w14:textId="02A2584D" w:rsidR="009D152F" w:rsidRPr="00FF1272" w:rsidRDefault="00B62018" w:rsidP="001872E2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565A37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</w:tr>
      <w:tr w:rsidR="00F0601F" w14:paraId="26DCED44" w14:textId="77777777" w:rsidTr="00457CDE">
        <w:tc>
          <w:tcPr>
            <w:tcW w:w="8500" w:type="dxa"/>
          </w:tcPr>
          <w:p w14:paraId="189608BF" w14:textId="1EEB91D7" w:rsidR="00F0601F" w:rsidRPr="00593089" w:rsidRDefault="00F0601F" w:rsidP="001872E2">
            <w:pPr>
              <w:pStyle w:val="ListParagraph"/>
              <w:ind w:left="360"/>
              <w:rPr>
                <w:rFonts w:ascii="TH SarabunPSK" w:hAnsi="TH SarabunPSK" w:cs="TH SarabunPSK"/>
                <w:sz w:val="32"/>
                <w:szCs w:val="32"/>
              </w:rPr>
            </w:pPr>
            <w:r w:rsidRPr="00593089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593089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นิสิต</w:t>
            </w:r>
          </w:p>
        </w:tc>
        <w:tc>
          <w:tcPr>
            <w:tcW w:w="516" w:type="dxa"/>
          </w:tcPr>
          <w:p w14:paraId="4EDA46DA" w14:textId="554678D3" w:rsidR="00F0601F" w:rsidRDefault="00457CDE" w:rsidP="001872E2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58</w:t>
            </w:r>
          </w:p>
        </w:tc>
      </w:tr>
      <w:tr w:rsidR="00F0601F" w14:paraId="4CBF70B1" w14:textId="77777777" w:rsidTr="00457CDE">
        <w:tc>
          <w:tcPr>
            <w:tcW w:w="8500" w:type="dxa"/>
          </w:tcPr>
          <w:p w14:paraId="74D3E329" w14:textId="65F30C0A" w:rsidR="00F0601F" w:rsidRPr="00593089" w:rsidRDefault="00F0601F" w:rsidP="001872E2">
            <w:pPr>
              <w:pStyle w:val="ListParagraph"/>
              <w:ind w:left="360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2.3.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</w:t>
            </w:r>
          </w:p>
        </w:tc>
        <w:tc>
          <w:tcPr>
            <w:tcW w:w="516" w:type="dxa"/>
          </w:tcPr>
          <w:p w14:paraId="7FBE90A1" w14:textId="181A56E7" w:rsidR="00F0601F" w:rsidRDefault="00457CDE" w:rsidP="001872E2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58</w:t>
            </w:r>
          </w:p>
        </w:tc>
      </w:tr>
      <w:tr w:rsidR="00840A53" w14:paraId="755EA28F" w14:textId="77777777" w:rsidTr="00457CDE">
        <w:tc>
          <w:tcPr>
            <w:tcW w:w="8500" w:type="dxa"/>
          </w:tcPr>
          <w:p w14:paraId="1A85BB88" w14:textId="110B5959" w:rsidR="00840A53" w:rsidRDefault="00840A53" w:rsidP="001872E2">
            <w:pPr>
              <w:pStyle w:val="ListParagraph"/>
              <w:ind w:left="36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="00F0601F"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. </w:t>
            </w:r>
            <w:r w:rsidRPr="00840A53">
              <w:rPr>
                <w:rFonts w:ascii="TH SarabunPSK" w:hAnsi="TH SarabunPSK" w:cs="TH SarabunPSK" w:hint="cs"/>
                <w:sz w:val="32"/>
                <w:szCs w:val="32"/>
                <w:cs/>
              </w:rPr>
              <w:t>เจ้าหน้าที่บริหารงานทั่วไป</w:t>
            </w:r>
          </w:p>
        </w:tc>
        <w:tc>
          <w:tcPr>
            <w:tcW w:w="516" w:type="dxa"/>
          </w:tcPr>
          <w:p w14:paraId="177818DD" w14:textId="20E4E8E5" w:rsidR="00840A53" w:rsidRPr="00FF1272" w:rsidRDefault="00B62018" w:rsidP="001872E2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565A37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</w:tr>
      <w:tr w:rsidR="00840A53" w14:paraId="73090A12" w14:textId="77777777" w:rsidTr="00457CDE">
        <w:tc>
          <w:tcPr>
            <w:tcW w:w="8500" w:type="dxa"/>
          </w:tcPr>
          <w:p w14:paraId="64595DDC" w14:textId="7D805B3E" w:rsidR="00840A53" w:rsidRDefault="00840A53" w:rsidP="001872E2">
            <w:pPr>
              <w:pStyle w:val="ListParagraph"/>
              <w:ind w:left="360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="00F0601F"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ผู้บริหาร</w:t>
            </w:r>
          </w:p>
        </w:tc>
        <w:tc>
          <w:tcPr>
            <w:tcW w:w="516" w:type="dxa"/>
          </w:tcPr>
          <w:p w14:paraId="5372B7FB" w14:textId="60A70FDC" w:rsidR="00840A53" w:rsidRPr="00FF1272" w:rsidRDefault="00B62018" w:rsidP="001872E2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565A37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</w:tr>
      <w:tr w:rsidR="00840A53" w14:paraId="771F93F9" w14:textId="77777777" w:rsidTr="00457CDE">
        <w:tc>
          <w:tcPr>
            <w:tcW w:w="8500" w:type="dxa"/>
          </w:tcPr>
          <w:p w14:paraId="41A6F787" w14:textId="170C2F67" w:rsidR="00840A53" w:rsidRPr="007A7589" w:rsidRDefault="007A7589" w:rsidP="001872E2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บทที่ 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เอกสารอ้างอิง</w:t>
            </w:r>
          </w:p>
        </w:tc>
        <w:tc>
          <w:tcPr>
            <w:tcW w:w="516" w:type="dxa"/>
          </w:tcPr>
          <w:p w14:paraId="3D72C5EB" w14:textId="36234FB2" w:rsidR="00840A53" w:rsidRPr="00FF1272" w:rsidRDefault="009F00E2" w:rsidP="001872E2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565A37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</w:tr>
      <w:tr w:rsidR="007A7589" w14:paraId="6EEE30D8" w14:textId="77777777" w:rsidTr="00457CDE">
        <w:tc>
          <w:tcPr>
            <w:tcW w:w="8500" w:type="dxa"/>
          </w:tcPr>
          <w:p w14:paraId="01CC70FE" w14:textId="1B85434B" w:rsidR="007A7589" w:rsidRDefault="007A7589" w:rsidP="001872E2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บทที่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F10B40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ข้อเสนอแนะ</w:t>
            </w:r>
          </w:p>
        </w:tc>
        <w:tc>
          <w:tcPr>
            <w:tcW w:w="516" w:type="dxa"/>
          </w:tcPr>
          <w:p w14:paraId="1B177B9F" w14:textId="787C30E0" w:rsidR="007A7589" w:rsidRPr="00FF1272" w:rsidRDefault="002E0E23" w:rsidP="001872E2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60</w:t>
            </w:r>
          </w:p>
        </w:tc>
      </w:tr>
      <w:tr w:rsidR="00F10B40" w14:paraId="3DF547C6" w14:textId="77777777" w:rsidTr="00457CDE">
        <w:tc>
          <w:tcPr>
            <w:tcW w:w="8500" w:type="dxa"/>
          </w:tcPr>
          <w:p w14:paraId="37117DC8" w14:textId="64C5ADBD" w:rsidR="00F10B40" w:rsidRDefault="00F10B40" w:rsidP="001872E2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บทที่ 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เอกสารประกอบอื่น ๆ</w:t>
            </w:r>
          </w:p>
        </w:tc>
        <w:tc>
          <w:tcPr>
            <w:tcW w:w="516" w:type="dxa"/>
          </w:tcPr>
          <w:p w14:paraId="35133C18" w14:textId="7AE4BAC5" w:rsidR="00F10B40" w:rsidRPr="00FF1272" w:rsidRDefault="00A01028" w:rsidP="001872E2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2E0E23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  <w:tr w:rsidR="00F10B40" w14:paraId="5E31230C" w14:textId="77777777" w:rsidTr="00457CDE">
        <w:tc>
          <w:tcPr>
            <w:tcW w:w="8500" w:type="dxa"/>
          </w:tcPr>
          <w:p w14:paraId="20AA9471" w14:textId="347F2298" w:rsidR="00F10B40" w:rsidRPr="00F10B40" w:rsidRDefault="00F10B40" w:rsidP="001872E2">
            <w:pPr>
              <w:pStyle w:val="ListParagraph"/>
              <w:ind w:left="360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5.1. </w:t>
            </w:r>
            <w:r w:rsidRPr="00F10B40">
              <w:rPr>
                <w:rFonts w:ascii="TH SarabunPSK" w:hAnsi="TH SarabunPSK" w:cs="TH SarabunPSK" w:hint="cs"/>
                <w:sz w:val="32"/>
                <w:szCs w:val="32"/>
                <w:cs/>
              </w:rPr>
              <w:t>ลิงก์ของสไลด์ที่รวมเนื้อหาตั้งแต่</w:t>
            </w:r>
            <w:r w:rsidRPr="00F10B4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10B40">
              <w:rPr>
                <w:rFonts w:ascii="TH SarabunPSK" w:hAnsi="TH SarabunPSK" w:cs="TH SarabunPSK"/>
                <w:sz w:val="32"/>
                <w:szCs w:val="32"/>
              </w:rPr>
              <w:t>p0-p7</w:t>
            </w:r>
          </w:p>
        </w:tc>
        <w:tc>
          <w:tcPr>
            <w:tcW w:w="516" w:type="dxa"/>
          </w:tcPr>
          <w:p w14:paraId="4B0D743D" w14:textId="7FEC1C8F" w:rsidR="00F10B40" w:rsidRPr="00FF1272" w:rsidRDefault="008F7519" w:rsidP="001872E2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E86930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  <w:tr w:rsidR="00F10B40" w14:paraId="1708E211" w14:textId="77777777" w:rsidTr="00457CDE">
        <w:tc>
          <w:tcPr>
            <w:tcW w:w="8500" w:type="dxa"/>
          </w:tcPr>
          <w:p w14:paraId="5F2B3E25" w14:textId="05EB7698" w:rsidR="00F10B40" w:rsidRDefault="00F10B40" w:rsidP="001872E2">
            <w:pPr>
              <w:pStyle w:val="ListParagraph"/>
              <w:ind w:left="36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5.2. </w:t>
            </w:r>
            <w:r w:rsidR="00E074B8" w:rsidRPr="00E074B8">
              <w:rPr>
                <w:rFonts w:ascii="TH SarabunPSK" w:hAnsi="TH SarabunPSK" w:cs="TH SarabunPSK" w:hint="cs"/>
                <w:sz w:val="32"/>
                <w:szCs w:val="32"/>
                <w:cs/>
              </w:rPr>
              <w:t>ลิงก์ของรายงานฉบับนี้</w:t>
            </w:r>
          </w:p>
        </w:tc>
        <w:tc>
          <w:tcPr>
            <w:tcW w:w="516" w:type="dxa"/>
          </w:tcPr>
          <w:p w14:paraId="18FC02EC" w14:textId="39554C23" w:rsidR="00F10B40" w:rsidRPr="00FF1272" w:rsidRDefault="008F7519" w:rsidP="001872E2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E86930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  <w:tr w:rsidR="00E074B8" w14:paraId="770EF9FD" w14:textId="77777777" w:rsidTr="00457CDE">
        <w:tc>
          <w:tcPr>
            <w:tcW w:w="8500" w:type="dxa"/>
          </w:tcPr>
          <w:p w14:paraId="0B962C26" w14:textId="71DE9839" w:rsidR="00E074B8" w:rsidRDefault="00E074B8" w:rsidP="001872E2">
            <w:pPr>
              <w:pStyle w:val="ListParagraph"/>
              <w:ind w:left="36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5.3. </w:t>
            </w:r>
            <w:r w:rsidR="009B3C15" w:rsidRPr="009B3C15">
              <w:rPr>
                <w:rFonts w:ascii="TH SarabunPSK" w:hAnsi="TH SarabunPSK" w:cs="TH SarabunPSK" w:hint="cs"/>
                <w:sz w:val="32"/>
                <w:szCs w:val="32"/>
                <w:cs/>
              </w:rPr>
              <w:t>ลิงก์ของ</w:t>
            </w:r>
            <w:r w:rsidR="009B3C15" w:rsidRPr="009B3C1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9B3C15" w:rsidRPr="009B3C15">
              <w:rPr>
                <w:rFonts w:ascii="TH SarabunPSK" w:hAnsi="TH SarabunPSK" w:cs="TH SarabunPSK"/>
                <w:sz w:val="32"/>
                <w:szCs w:val="32"/>
              </w:rPr>
              <w:t xml:space="preserve">source code </w:t>
            </w:r>
            <w:r w:rsidR="009B3C15" w:rsidRPr="009B3C1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="009B3C15" w:rsidRPr="009B3C1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9B3C15" w:rsidRPr="009B3C15">
              <w:rPr>
                <w:rFonts w:ascii="TH SarabunPSK" w:hAnsi="TH SarabunPSK" w:cs="TH SarabunPSK"/>
                <w:sz w:val="32"/>
                <w:szCs w:val="32"/>
              </w:rPr>
              <w:t xml:space="preserve">database files </w:t>
            </w:r>
            <w:r w:rsidR="009B3C15" w:rsidRPr="009B3C15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ของระบบ</w:t>
            </w:r>
          </w:p>
        </w:tc>
        <w:tc>
          <w:tcPr>
            <w:tcW w:w="516" w:type="dxa"/>
          </w:tcPr>
          <w:p w14:paraId="1B28609C" w14:textId="51B858FD" w:rsidR="00E074B8" w:rsidRPr="00FF1272" w:rsidRDefault="008F7519" w:rsidP="001872E2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E86930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</w:tbl>
    <w:p w14:paraId="6C8C3BC5" w14:textId="77777777" w:rsidR="006624C4" w:rsidRDefault="006624C4" w:rsidP="001872E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83D193A" w14:textId="77777777" w:rsidR="001872E2" w:rsidRDefault="001872E2" w:rsidP="00F35A1E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734A3B45" w14:textId="77777777" w:rsidR="00457CDE" w:rsidRDefault="00457CDE" w:rsidP="00F35A1E">
      <w:pPr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0ECB3140" w14:textId="2A770DEA" w:rsidR="008C11F2" w:rsidRDefault="006624C4" w:rsidP="008C11F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สารบัญ</w:t>
      </w:r>
      <w:r w:rsidR="00D53962">
        <w:rPr>
          <w:rFonts w:ascii="TH SarabunPSK" w:hAnsi="TH SarabunPSK" w:cs="TH SarabunPSK" w:hint="cs"/>
          <w:b/>
          <w:bCs/>
          <w:sz w:val="36"/>
          <w:szCs w:val="36"/>
          <w:cs/>
        </w:rPr>
        <w:t>ภาพ</w:t>
      </w:r>
    </w:p>
    <w:p w14:paraId="03CE96C3" w14:textId="77777777" w:rsidR="00D53962" w:rsidRDefault="00D53962" w:rsidP="008C11F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516"/>
      </w:tblGrid>
      <w:tr w:rsidR="00A33F52" w14:paraId="33C70C8E" w14:textId="77777777" w:rsidTr="001872E2">
        <w:tc>
          <w:tcPr>
            <w:tcW w:w="8500" w:type="dxa"/>
          </w:tcPr>
          <w:p w14:paraId="0F0D86CD" w14:textId="037D5274" w:rsidR="00A33F52" w:rsidRPr="002E47C8" w:rsidRDefault="003E1171" w:rsidP="0048761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E47C8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ภาพที่</w:t>
            </w:r>
            <w:r w:rsidRPr="002E47C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  <w:r w:rsidRPr="002E47C8">
              <w:rPr>
                <w:rFonts w:ascii="TH SarabunPSK" w:hAnsi="TH SarabunPSK" w:cs="TH SarabunPSK"/>
                <w:sz w:val="32"/>
                <w:szCs w:val="32"/>
              </w:rPr>
              <w:t xml:space="preserve">Use case diagram </w:t>
            </w:r>
            <w:r w:rsidRPr="002E47C8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ของนิสิตและอาจารย์</w:t>
            </w:r>
          </w:p>
        </w:tc>
        <w:tc>
          <w:tcPr>
            <w:tcW w:w="516" w:type="dxa"/>
          </w:tcPr>
          <w:p w14:paraId="14F91C80" w14:textId="3D03845B" w:rsidR="00A33F52" w:rsidRPr="00D64183" w:rsidRDefault="00900372" w:rsidP="003E117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</w:t>
            </w:r>
          </w:p>
        </w:tc>
      </w:tr>
      <w:tr w:rsidR="00A33F52" w14:paraId="2AC651CA" w14:textId="77777777" w:rsidTr="001872E2">
        <w:tc>
          <w:tcPr>
            <w:tcW w:w="8500" w:type="dxa"/>
          </w:tcPr>
          <w:p w14:paraId="12BC3C3E" w14:textId="750DABFD" w:rsidR="00A33F52" w:rsidRPr="002E47C8" w:rsidRDefault="002E47C8" w:rsidP="0048761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E47C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ภาพที่ </w:t>
            </w:r>
            <w:r w:rsidRPr="002E47C8">
              <w:rPr>
                <w:rFonts w:ascii="TH SarabunPSK" w:hAnsi="TH SarabunPSK" w:cs="TH SarabunPSK"/>
                <w:sz w:val="32"/>
                <w:szCs w:val="32"/>
              </w:rPr>
              <w:t xml:space="preserve">2 Use case diagram </w:t>
            </w:r>
            <w:r w:rsidRPr="002E47C8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ของเจ้าหน้าที่บริหารงานทั่วไป</w:t>
            </w:r>
          </w:p>
        </w:tc>
        <w:tc>
          <w:tcPr>
            <w:tcW w:w="516" w:type="dxa"/>
          </w:tcPr>
          <w:p w14:paraId="5A5FDDA1" w14:textId="466E74A2" w:rsidR="00A33F52" w:rsidRPr="00D64183" w:rsidRDefault="00E25650" w:rsidP="003E117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</w:tr>
      <w:tr w:rsidR="00A33F52" w14:paraId="450A707E" w14:textId="77777777" w:rsidTr="001872E2">
        <w:tc>
          <w:tcPr>
            <w:tcW w:w="8500" w:type="dxa"/>
          </w:tcPr>
          <w:p w14:paraId="4DF642B9" w14:textId="00D87610" w:rsidR="00A33F52" w:rsidRPr="002E47C8" w:rsidRDefault="002E47C8" w:rsidP="0048761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E47C8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ภาพที่</w:t>
            </w:r>
            <w:r w:rsidRPr="002E47C8">
              <w:rPr>
                <w:rFonts w:ascii="TH SarabunPSK" w:hAnsi="TH SarabunPSK" w:cs="TH SarabunPSK"/>
                <w:sz w:val="32"/>
                <w:szCs w:val="32"/>
              </w:rPr>
              <w:t xml:space="preserve"> 3 Use case diagram </w:t>
            </w:r>
            <w:r w:rsidRPr="002E47C8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ของผู้บริหาร</w:t>
            </w:r>
          </w:p>
        </w:tc>
        <w:tc>
          <w:tcPr>
            <w:tcW w:w="516" w:type="dxa"/>
          </w:tcPr>
          <w:p w14:paraId="7B6AA35F" w14:textId="7A79A782" w:rsidR="00A33F52" w:rsidRPr="00D64183" w:rsidRDefault="004F65B2" w:rsidP="003E117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6945AE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</w:tr>
      <w:tr w:rsidR="002E47C8" w14:paraId="6E32E7E7" w14:textId="77777777" w:rsidTr="001872E2">
        <w:tc>
          <w:tcPr>
            <w:tcW w:w="8500" w:type="dxa"/>
          </w:tcPr>
          <w:p w14:paraId="1D7E789E" w14:textId="64169729" w:rsidR="002E47C8" w:rsidRPr="002E47C8" w:rsidRDefault="003C069A" w:rsidP="0048761A">
            <w:pPr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 w:rsidRPr="003C069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ภาพที่ </w:t>
            </w:r>
            <w:r w:rsidRPr="003C069A"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t xml:space="preserve"> </w:t>
            </w:r>
            <w:r w:rsidRPr="003C069A">
              <w:rPr>
                <w:rFonts w:ascii="TH SarabunPSK" w:hAnsi="TH SarabunPSK" w:cs="TH SarabunPSK"/>
                <w:sz w:val="32"/>
                <w:szCs w:val="32"/>
              </w:rPr>
              <w:t>System architecture</w:t>
            </w:r>
          </w:p>
        </w:tc>
        <w:tc>
          <w:tcPr>
            <w:tcW w:w="516" w:type="dxa"/>
          </w:tcPr>
          <w:p w14:paraId="17E603F7" w14:textId="6A4ABE06" w:rsidR="002E47C8" w:rsidRPr="00D64183" w:rsidRDefault="00FE0986" w:rsidP="003E117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38</w:t>
            </w:r>
          </w:p>
        </w:tc>
      </w:tr>
      <w:tr w:rsidR="002E47C8" w14:paraId="2912508E" w14:textId="77777777" w:rsidTr="001872E2">
        <w:tc>
          <w:tcPr>
            <w:tcW w:w="8500" w:type="dxa"/>
          </w:tcPr>
          <w:p w14:paraId="6ED0B1A3" w14:textId="62C77151" w:rsidR="002E47C8" w:rsidRPr="002E47C8" w:rsidRDefault="00CB5CC6" w:rsidP="0048761A">
            <w:pPr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 w:rsidRPr="00CB5CC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ภาพที่ </w:t>
            </w:r>
            <w:r w:rsidRPr="00CB5CC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CB5CC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B5CC6">
              <w:rPr>
                <w:rFonts w:ascii="TH SarabunPSK" w:hAnsi="TH SarabunPSK" w:cs="TH SarabunPSK"/>
                <w:sz w:val="32"/>
                <w:szCs w:val="32"/>
              </w:rPr>
              <w:t>ERD</w:t>
            </w:r>
          </w:p>
        </w:tc>
        <w:tc>
          <w:tcPr>
            <w:tcW w:w="516" w:type="dxa"/>
          </w:tcPr>
          <w:p w14:paraId="573BB818" w14:textId="2019D804" w:rsidR="002E47C8" w:rsidRPr="00D64183" w:rsidRDefault="00FA1EBC" w:rsidP="003E117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</w:tr>
    </w:tbl>
    <w:p w14:paraId="1FC60629" w14:textId="77777777" w:rsidR="00D53962" w:rsidRDefault="00D53962" w:rsidP="008C11F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B70A1BE" w14:textId="77777777" w:rsidR="00D53962" w:rsidRDefault="00D53962" w:rsidP="008C11F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0261ABD" w14:textId="77777777" w:rsidR="00D53962" w:rsidRDefault="00D53962" w:rsidP="008C11F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84F61FA" w14:textId="77777777" w:rsidR="00D53962" w:rsidRDefault="00D53962" w:rsidP="008C11F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4B8F881" w14:textId="77777777" w:rsidR="00D53962" w:rsidRDefault="00D53962" w:rsidP="008C11F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B1E809E" w14:textId="77777777" w:rsidR="00D53962" w:rsidRDefault="00D53962" w:rsidP="008C11F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6C87370" w14:textId="77777777" w:rsidR="00D53962" w:rsidRDefault="00D53962" w:rsidP="008C11F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9DAFEF6" w14:textId="77777777" w:rsidR="00D53962" w:rsidRDefault="00D53962" w:rsidP="008C11F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C2447A4" w14:textId="77777777" w:rsidR="00D53962" w:rsidRDefault="00D53962" w:rsidP="008C11F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048ACDA" w14:textId="77777777" w:rsidR="00D53962" w:rsidRDefault="00D53962" w:rsidP="008C11F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1E1B6AF" w14:textId="77777777" w:rsidR="00D53962" w:rsidRDefault="00D53962" w:rsidP="008C11F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12BADD7" w14:textId="77777777" w:rsidR="00D53962" w:rsidRDefault="00D53962" w:rsidP="008C11F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451632A" w14:textId="77777777" w:rsidR="00D53962" w:rsidRDefault="00D53962" w:rsidP="008C11F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6574DFF" w14:textId="77777777" w:rsidR="00D53962" w:rsidRDefault="00D53962" w:rsidP="008C11F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FF7FB71" w14:textId="77777777" w:rsidR="00D53962" w:rsidRDefault="00D53962" w:rsidP="008C11F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745CE73" w14:textId="77777777" w:rsidR="00D53962" w:rsidRDefault="00D53962" w:rsidP="008C11F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D233D6D" w14:textId="77777777" w:rsidR="00D53962" w:rsidRDefault="00D53962" w:rsidP="008C11F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E3DD6B4" w14:textId="77777777" w:rsidR="00D53962" w:rsidRDefault="00D53962" w:rsidP="008C11F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CAA6CCF" w14:textId="77777777" w:rsidR="00D53962" w:rsidRDefault="00D53962" w:rsidP="008C11F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4DA696A" w14:textId="77777777" w:rsidR="00D53962" w:rsidRDefault="00D53962" w:rsidP="00813217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26824A8" w14:textId="77777777" w:rsidR="00197D92" w:rsidRDefault="00197D92" w:rsidP="00813217">
      <w:pPr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64571636" w14:textId="77777777" w:rsidR="00911760" w:rsidRDefault="00911760" w:rsidP="00813217">
      <w:pPr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66D0F1C9" w14:textId="77777777" w:rsidR="008A56E2" w:rsidRDefault="008A56E2" w:rsidP="00813217">
      <w:pPr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4EE5FBCB" w14:textId="24B3AFCF" w:rsidR="00D53962" w:rsidRDefault="00D53962" w:rsidP="008C11F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สารบัญตาราง</w:t>
      </w:r>
    </w:p>
    <w:p w14:paraId="6563B0FA" w14:textId="77777777" w:rsidR="00F35A1E" w:rsidRDefault="00F35A1E" w:rsidP="008C11F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516"/>
      </w:tblGrid>
      <w:tr w:rsidR="00B172C1" w14:paraId="58076D26" w14:textId="77777777" w:rsidTr="001872E2">
        <w:tc>
          <w:tcPr>
            <w:tcW w:w="8500" w:type="dxa"/>
          </w:tcPr>
          <w:p w14:paraId="1CD9EC97" w14:textId="2E5CA90F" w:rsidR="00B172C1" w:rsidRPr="00AA28B1" w:rsidRDefault="00DE583E" w:rsidP="00AA28B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E583E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DE58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  <w:r w:rsidRPr="00DE583E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คำอภิธานศัพท์</w:t>
            </w:r>
          </w:p>
        </w:tc>
        <w:tc>
          <w:tcPr>
            <w:tcW w:w="516" w:type="dxa"/>
          </w:tcPr>
          <w:p w14:paraId="6F562CF4" w14:textId="0F9DCBB8" w:rsidR="00B172C1" w:rsidRPr="00AA28B1" w:rsidRDefault="00D22181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  <w:tr w:rsidR="00AA28B1" w14:paraId="3D3513DE" w14:textId="77777777" w:rsidTr="001872E2">
        <w:tc>
          <w:tcPr>
            <w:tcW w:w="8500" w:type="dxa"/>
          </w:tcPr>
          <w:p w14:paraId="567A4D38" w14:textId="5B8CA8A6" w:rsidR="00AA28B1" w:rsidRPr="00AA28B1" w:rsidRDefault="00DE583E" w:rsidP="00AA28B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E583E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DE58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E583E"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 w:rsidRPr="00DE583E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ตารางบทบาท</w:t>
            </w:r>
            <w:r w:rsidRPr="00DE58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DE583E">
              <w:rPr>
                <w:rFonts w:ascii="TH SarabunPSK" w:hAnsi="TH SarabunPSK" w:cs="TH SarabunPSK"/>
                <w:sz w:val="32"/>
                <w:szCs w:val="32"/>
              </w:rPr>
              <w:t>role)</w:t>
            </w:r>
          </w:p>
        </w:tc>
        <w:tc>
          <w:tcPr>
            <w:tcW w:w="516" w:type="dxa"/>
          </w:tcPr>
          <w:p w14:paraId="2CF1396F" w14:textId="4E539CAA" w:rsidR="00AA28B1" w:rsidRPr="00AA28B1" w:rsidRDefault="00063E2E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41</w:t>
            </w:r>
          </w:p>
        </w:tc>
      </w:tr>
      <w:tr w:rsidR="00AA28B1" w14:paraId="76C63272" w14:textId="77777777" w:rsidTr="001872E2">
        <w:tc>
          <w:tcPr>
            <w:tcW w:w="8500" w:type="dxa"/>
          </w:tcPr>
          <w:p w14:paraId="3A5B1006" w14:textId="084E3B46" w:rsidR="00AA28B1" w:rsidRPr="00AA28B1" w:rsidRDefault="00DE583E" w:rsidP="00AA28B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E583E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DE58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E583E"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 w:rsidRPr="00DE583E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ตารางสถานะบทบาท</w:t>
            </w:r>
            <w:r w:rsidRPr="00DE58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proofErr w:type="spellStart"/>
            <w:r w:rsidRPr="00DE583E">
              <w:rPr>
                <w:rFonts w:ascii="TH SarabunPSK" w:hAnsi="TH SarabunPSK" w:cs="TH SarabunPSK"/>
                <w:sz w:val="32"/>
                <w:szCs w:val="32"/>
              </w:rPr>
              <w:t>role_status</w:t>
            </w:r>
            <w:proofErr w:type="spellEnd"/>
            <w:r w:rsidRPr="00DE583E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516" w:type="dxa"/>
          </w:tcPr>
          <w:p w14:paraId="52829620" w14:textId="6237319E" w:rsidR="00AA28B1" w:rsidRPr="00AA28B1" w:rsidRDefault="00683A89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41</w:t>
            </w:r>
          </w:p>
        </w:tc>
      </w:tr>
      <w:tr w:rsidR="00AA28B1" w14:paraId="0140166E" w14:textId="77777777" w:rsidTr="001872E2">
        <w:tc>
          <w:tcPr>
            <w:tcW w:w="8500" w:type="dxa"/>
          </w:tcPr>
          <w:p w14:paraId="006540EF" w14:textId="2064DD66" w:rsidR="00AA28B1" w:rsidRPr="00AA28B1" w:rsidRDefault="00DE583E" w:rsidP="00AA28B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E583E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DE58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E583E">
              <w:rPr>
                <w:rFonts w:ascii="TH SarabunPSK" w:hAnsi="TH SarabunPSK" w:cs="TH SarabunPSK"/>
                <w:sz w:val="32"/>
                <w:szCs w:val="32"/>
              </w:rPr>
              <w:t xml:space="preserve">4 </w:t>
            </w:r>
            <w:r w:rsidRPr="00DE583E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ตารางผู้ใช้งาน</w:t>
            </w:r>
            <w:r w:rsidRPr="00DE58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DE583E">
              <w:rPr>
                <w:rFonts w:ascii="TH SarabunPSK" w:hAnsi="TH SarabunPSK" w:cs="TH SarabunPSK"/>
                <w:sz w:val="32"/>
                <w:szCs w:val="32"/>
              </w:rPr>
              <w:t>user)</w:t>
            </w:r>
          </w:p>
        </w:tc>
        <w:tc>
          <w:tcPr>
            <w:tcW w:w="516" w:type="dxa"/>
          </w:tcPr>
          <w:p w14:paraId="4778D2E9" w14:textId="52D58C91" w:rsidR="00AA28B1" w:rsidRPr="00AA28B1" w:rsidRDefault="00683A89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41</w:t>
            </w:r>
          </w:p>
        </w:tc>
      </w:tr>
      <w:tr w:rsidR="00AA28B1" w14:paraId="2487C6FC" w14:textId="77777777" w:rsidTr="001872E2">
        <w:tc>
          <w:tcPr>
            <w:tcW w:w="8500" w:type="dxa"/>
          </w:tcPr>
          <w:p w14:paraId="3F84AFAE" w14:textId="304A99F1" w:rsidR="00AA28B1" w:rsidRPr="00AA28B1" w:rsidRDefault="00DE583E" w:rsidP="00AA28B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E583E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DE58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E583E">
              <w:rPr>
                <w:rFonts w:ascii="TH SarabunPSK" w:hAnsi="TH SarabunPSK" w:cs="TH SarabunPSK"/>
                <w:sz w:val="32"/>
                <w:szCs w:val="32"/>
              </w:rPr>
              <w:t xml:space="preserve">5 </w:t>
            </w:r>
            <w:r w:rsidRPr="00DE583E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ตารางเพศ</w:t>
            </w:r>
            <w:r w:rsidRPr="00DE58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DE583E">
              <w:rPr>
                <w:rFonts w:ascii="TH SarabunPSK" w:hAnsi="TH SarabunPSK" w:cs="TH SarabunPSK"/>
                <w:sz w:val="32"/>
                <w:szCs w:val="32"/>
              </w:rPr>
              <w:t>gender)</w:t>
            </w:r>
          </w:p>
        </w:tc>
        <w:tc>
          <w:tcPr>
            <w:tcW w:w="516" w:type="dxa"/>
          </w:tcPr>
          <w:p w14:paraId="60547E8D" w14:textId="401B340D" w:rsidR="00AA28B1" w:rsidRPr="00AA28B1" w:rsidRDefault="00DD1904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</w:tr>
      <w:tr w:rsidR="00AA28B1" w14:paraId="7E3AA5E2" w14:textId="77777777" w:rsidTr="001872E2">
        <w:tc>
          <w:tcPr>
            <w:tcW w:w="8500" w:type="dxa"/>
          </w:tcPr>
          <w:p w14:paraId="315699AB" w14:textId="79F72680" w:rsidR="00AA28B1" w:rsidRPr="00AA28B1" w:rsidRDefault="00747CA0" w:rsidP="00AA28B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47CA0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747CA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47CA0">
              <w:rPr>
                <w:rFonts w:ascii="TH SarabunPSK" w:hAnsi="TH SarabunPSK" w:cs="TH SarabunPSK"/>
                <w:sz w:val="32"/>
                <w:szCs w:val="32"/>
              </w:rPr>
              <w:t xml:space="preserve">6 </w:t>
            </w:r>
            <w:r w:rsidRPr="00747CA0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ตารางนิสิต</w:t>
            </w:r>
            <w:r w:rsidRPr="00747CA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747CA0">
              <w:rPr>
                <w:rFonts w:ascii="TH SarabunPSK" w:hAnsi="TH SarabunPSK" w:cs="TH SarabunPSK"/>
                <w:sz w:val="32"/>
                <w:szCs w:val="32"/>
              </w:rPr>
              <w:t>student)</w:t>
            </w:r>
          </w:p>
        </w:tc>
        <w:tc>
          <w:tcPr>
            <w:tcW w:w="516" w:type="dxa"/>
          </w:tcPr>
          <w:p w14:paraId="6251FBED" w14:textId="25486725" w:rsidR="00AA28B1" w:rsidRPr="00AA28B1" w:rsidRDefault="00556E97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</w:tr>
      <w:tr w:rsidR="00AA28B1" w14:paraId="6CBDFB60" w14:textId="77777777" w:rsidTr="001872E2">
        <w:tc>
          <w:tcPr>
            <w:tcW w:w="8500" w:type="dxa"/>
          </w:tcPr>
          <w:p w14:paraId="3BF943B1" w14:textId="618447B6" w:rsidR="00AA28B1" w:rsidRPr="00AA28B1" w:rsidRDefault="00D426C0" w:rsidP="00AA28B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426C0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D426C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426C0">
              <w:rPr>
                <w:rFonts w:ascii="TH SarabunPSK" w:hAnsi="TH SarabunPSK" w:cs="TH SarabunPSK"/>
                <w:sz w:val="32"/>
                <w:szCs w:val="32"/>
              </w:rPr>
              <w:t xml:space="preserve">7 </w:t>
            </w:r>
            <w:r w:rsidRPr="00D426C0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ตารางอาจารย์</w:t>
            </w:r>
            <w:r w:rsidRPr="00D426C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D426C0">
              <w:rPr>
                <w:rFonts w:ascii="TH SarabunPSK" w:hAnsi="TH SarabunPSK" w:cs="TH SarabunPSK"/>
                <w:sz w:val="32"/>
                <w:szCs w:val="32"/>
              </w:rPr>
              <w:t>teacher)</w:t>
            </w:r>
          </w:p>
        </w:tc>
        <w:tc>
          <w:tcPr>
            <w:tcW w:w="516" w:type="dxa"/>
          </w:tcPr>
          <w:p w14:paraId="64A6C41A" w14:textId="0470CBDD" w:rsidR="00AA28B1" w:rsidRPr="00AA28B1" w:rsidRDefault="003F38D6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43</w:t>
            </w:r>
          </w:p>
        </w:tc>
      </w:tr>
      <w:tr w:rsidR="00B172C1" w14:paraId="374B360D" w14:textId="77777777" w:rsidTr="001872E2">
        <w:tc>
          <w:tcPr>
            <w:tcW w:w="8500" w:type="dxa"/>
          </w:tcPr>
          <w:p w14:paraId="2FF322D9" w14:textId="1BAD11B8" w:rsidR="00B172C1" w:rsidRPr="00AA28B1" w:rsidRDefault="00F806F4" w:rsidP="00AA28B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06F4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F806F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06F4">
              <w:rPr>
                <w:rFonts w:ascii="TH SarabunPSK" w:hAnsi="TH SarabunPSK" w:cs="TH SarabunPSK"/>
                <w:sz w:val="32"/>
                <w:szCs w:val="32"/>
              </w:rPr>
              <w:t xml:space="preserve">8 </w:t>
            </w:r>
            <w:r w:rsidRPr="00F806F4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ตารางผู้ดูแลระบบ</w:t>
            </w:r>
            <w:r w:rsidRPr="00F806F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F806F4">
              <w:rPr>
                <w:rFonts w:ascii="TH SarabunPSK" w:hAnsi="TH SarabunPSK" w:cs="TH SarabunPSK"/>
                <w:sz w:val="32"/>
                <w:szCs w:val="32"/>
              </w:rPr>
              <w:t>admin)</w:t>
            </w:r>
          </w:p>
        </w:tc>
        <w:tc>
          <w:tcPr>
            <w:tcW w:w="516" w:type="dxa"/>
          </w:tcPr>
          <w:p w14:paraId="1D8CA2B8" w14:textId="00870B99" w:rsidR="00B172C1" w:rsidRPr="00AA28B1" w:rsidRDefault="00C7794F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43</w:t>
            </w:r>
          </w:p>
        </w:tc>
      </w:tr>
      <w:tr w:rsidR="00B172C1" w14:paraId="53EDC801" w14:textId="77777777" w:rsidTr="001872E2">
        <w:tc>
          <w:tcPr>
            <w:tcW w:w="8500" w:type="dxa"/>
          </w:tcPr>
          <w:p w14:paraId="5B6555F4" w14:textId="19522847" w:rsidR="00B172C1" w:rsidRPr="00AA28B1" w:rsidRDefault="000206E5" w:rsidP="00AA28B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206E5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0206E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206E5">
              <w:rPr>
                <w:rFonts w:ascii="TH SarabunPSK" w:hAnsi="TH SarabunPSK" w:cs="TH SarabunPSK"/>
                <w:sz w:val="32"/>
                <w:szCs w:val="32"/>
              </w:rPr>
              <w:t xml:space="preserve">9 </w:t>
            </w:r>
            <w:r w:rsidRPr="000206E5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ตารางผู้บริหาร</w:t>
            </w:r>
            <w:r w:rsidRPr="000206E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0206E5">
              <w:rPr>
                <w:rFonts w:ascii="TH SarabunPSK" w:hAnsi="TH SarabunPSK" w:cs="TH SarabunPSK"/>
                <w:sz w:val="32"/>
                <w:szCs w:val="32"/>
              </w:rPr>
              <w:t>executive)</w:t>
            </w:r>
          </w:p>
        </w:tc>
        <w:tc>
          <w:tcPr>
            <w:tcW w:w="516" w:type="dxa"/>
          </w:tcPr>
          <w:p w14:paraId="599F6B8C" w14:textId="144C42C5" w:rsidR="00B172C1" w:rsidRPr="00AA28B1" w:rsidRDefault="00C7794F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43</w:t>
            </w:r>
          </w:p>
        </w:tc>
      </w:tr>
      <w:tr w:rsidR="000206E5" w14:paraId="7CF94DF8" w14:textId="77777777" w:rsidTr="001872E2">
        <w:tc>
          <w:tcPr>
            <w:tcW w:w="8500" w:type="dxa"/>
          </w:tcPr>
          <w:p w14:paraId="1F1FFB95" w14:textId="52449EBA" w:rsidR="000206E5" w:rsidRPr="000206E5" w:rsidRDefault="000206E5" w:rsidP="00AA28B1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0206E5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0206E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206E5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0206E5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ตารางสาขา</w:t>
            </w:r>
            <w:r w:rsidRPr="000206E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0206E5">
              <w:rPr>
                <w:rFonts w:ascii="TH SarabunPSK" w:hAnsi="TH SarabunPSK" w:cs="TH SarabunPSK"/>
                <w:sz w:val="32"/>
                <w:szCs w:val="32"/>
              </w:rPr>
              <w:t>major)</w:t>
            </w:r>
          </w:p>
        </w:tc>
        <w:tc>
          <w:tcPr>
            <w:tcW w:w="516" w:type="dxa"/>
          </w:tcPr>
          <w:p w14:paraId="290341A0" w14:textId="6B307B1E" w:rsidR="000206E5" w:rsidRPr="00AA28B1" w:rsidRDefault="00380127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44</w:t>
            </w:r>
          </w:p>
        </w:tc>
      </w:tr>
      <w:tr w:rsidR="000206E5" w14:paraId="6AE8AD10" w14:textId="77777777" w:rsidTr="001872E2">
        <w:tc>
          <w:tcPr>
            <w:tcW w:w="8500" w:type="dxa"/>
          </w:tcPr>
          <w:p w14:paraId="29550B8C" w14:textId="4C4B9389" w:rsidR="000206E5" w:rsidRPr="000206E5" w:rsidRDefault="000206E5" w:rsidP="00AA28B1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0206E5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0206E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206E5">
              <w:rPr>
                <w:rFonts w:ascii="TH SarabunPSK" w:hAnsi="TH SarabunPSK" w:cs="TH SarabunPSK"/>
                <w:sz w:val="32"/>
                <w:szCs w:val="32"/>
              </w:rPr>
              <w:t xml:space="preserve">11 </w:t>
            </w:r>
            <w:r w:rsidRPr="000206E5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ตารางโพสต์งาน</w:t>
            </w:r>
            <w:r w:rsidRPr="000206E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proofErr w:type="spellStart"/>
            <w:r w:rsidRPr="000206E5">
              <w:rPr>
                <w:rFonts w:ascii="TH SarabunPSK" w:hAnsi="TH SarabunPSK" w:cs="TH SarabunPSK"/>
                <w:sz w:val="32"/>
                <w:szCs w:val="32"/>
              </w:rPr>
              <w:t>post_job</w:t>
            </w:r>
            <w:proofErr w:type="spellEnd"/>
            <w:r w:rsidRPr="000206E5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516" w:type="dxa"/>
          </w:tcPr>
          <w:p w14:paraId="3EA8C05E" w14:textId="3ED29379" w:rsidR="000206E5" w:rsidRPr="00AA28B1" w:rsidRDefault="00380127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44</w:t>
            </w:r>
          </w:p>
        </w:tc>
      </w:tr>
      <w:tr w:rsidR="000206E5" w14:paraId="676BCEE1" w14:textId="77777777" w:rsidTr="001872E2">
        <w:tc>
          <w:tcPr>
            <w:tcW w:w="8500" w:type="dxa"/>
          </w:tcPr>
          <w:p w14:paraId="6CD3C8CA" w14:textId="1B3EC351" w:rsidR="000206E5" w:rsidRPr="000206E5" w:rsidRDefault="000206E5" w:rsidP="00AA28B1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0206E5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0206E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206E5"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0206E5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ตารางทักษะที่ต้องการของโพสต์งาน</w:t>
            </w:r>
            <w:r w:rsidRPr="000206E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proofErr w:type="spellStart"/>
            <w:r w:rsidRPr="000206E5">
              <w:rPr>
                <w:rFonts w:ascii="TH SarabunPSK" w:hAnsi="TH SarabunPSK" w:cs="TH SarabunPSK"/>
                <w:sz w:val="32"/>
                <w:szCs w:val="32"/>
              </w:rPr>
              <w:t>post_job_skill</w:t>
            </w:r>
            <w:proofErr w:type="spellEnd"/>
            <w:r w:rsidRPr="000206E5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516" w:type="dxa"/>
          </w:tcPr>
          <w:p w14:paraId="13CAD576" w14:textId="71857940" w:rsidR="000206E5" w:rsidRPr="00AA28B1" w:rsidRDefault="0060387E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45</w:t>
            </w:r>
          </w:p>
        </w:tc>
      </w:tr>
      <w:tr w:rsidR="000206E5" w14:paraId="6BF07BDD" w14:textId="77777777" w:rsidTr="001872E2">
        <w:tc>
          <w:tcPr>
            <w:tcW w:w="8500" w:type="dxa"/>
          </w:tcPr>
          <w:p w14:paraId="13E12134" w14:textId="4F36B1D1" w:rsidR="000206E5" w:rsidRPr="000206E5" w:rsidRDefault="00D0606F" w:rsidP="00AA28B1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D0606F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D060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0606F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D0606F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ตารางสมัครงาน</w:t>
            </w:r>
            <w:r w:rsidRPr="00D060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proofErr w:type="spellStart"/>
            <w:r w:rsidRPr="00D0606F">
              <w:rPr>
                <w:rFonts w:ascii="TH SarabunPSK" w:hAnsi="TH SarabunPSK" w:cs="TH SarabunPSK"/>
                <w:sz w:val="32"/>
                <w:szCs w:val="32"/>
              </w:rPr>
              <w:t>job_application</w:t>
            </w:r>
            <w:proofErr w:type="spellEnd"/>
            <w:r w:rsidRPr="00D0606F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516" w:type="dxa"/>
          </w:tcPr>
          <w:p w14:paraId="3EC37872" w14:textId="6499C77C" w:rsidR="000206E5" w:rsidRPr="00AA28B1" w:rsidRDefault="00486496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46</w:t>
            </w:r>
          </w:p>
        </w:tc>
      </w:tr>
      <w:tr w:rsidR="000206E5" w14:paraId="384A234B" w14:textId="77777777" w:rsidTr="001872E2">
        <w:tc>
          <w:tcPr>
            <w:tcW w:w="8500" w:type="dxa"/>
          </w:tcPr>
          <w:p w14:paraId="19F273FF" w14:textId="390DB830" w:rsidR="000206E5" w:rsidRPr="000206E5" w:rsidRDefault="00D0606F" w:rsidP="00AA28B1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D0606F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D060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0606F">
              <w:rPr>
                <w:rFonts w:ascii="TH SarabunPSK" w:hAnsi="TH SarabunPSK" w:cs="TH SarabunPSK"/>
                <w:sz w:val="32"/>
                <w:szCs w:val="32"/>
              </w:rPr>
              <w:t xml:space="preserve">14 </w:t>
            </w:r>
            <w:r w:rsidRPr="00D0606F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ตารางประเภทงาน</w:t>
            </w:r>
            <w:r w:rsidRPr="00D060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proofErr w:type="spellStart"/>
            <w:r w:rsidRPr="00D0606F">
              <w:rPr>
                <w:rFonts w:ascii="TH SarabunPSK" w:hAnsi="TH SarabunPSK" w:cs="TH SarabunPSK"/>
                <w:sz w:val="32"/>
                <w:szCs w:val="32"/>
              </w:rPr>
              <w:t>job_category</w:t>
            </w:r>
            <w:proofErr w:type="spellEnd"/>
            <w:r w:rsidRPr="00D0606F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516" w:type="dxa"/>
          </w:tcPr>
          <w:p w14:paraId="0558BCA8" w14:textId="219B1CD7" w:rsidR="000206E5" w:rsidRPr="00AA28B1" w:rsidRDefault="00486496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46</w:t>
            </w:r>
          </w:p>
        </w:tc>
      </w:tr>
      <w:tr w:rsidR="000206E5" w14:paraId="023C01BF" w14:textId="77777777" w:rsidTr="001872E2">
        <w:tc>
          <w:tcPr>
            <w:tcW w:w="8500" w:type="dxa"/>
          </w:tcPr>
          <w:p w14:paraId="42E7113D" w14:textId="5339546A" w:rsidR="000206E5" w:rsidRPr="000206E5" w:rsidRDefault="00D0606F" w:rsidP="00AA28B1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D0606F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D060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0606F">
              <w:rPr>
                <w:rFonts w:ascii="TH SarabunPSK" w:hAnsi="TH SarabunPSK" w:cs="TH SarabunPSK"/>
                <w:sz w:val="32"/>
                <w:szCs w:val="32"/>
              </w:rPr>
              <w:t xml:space="preserve">15 </w:t>
            </w:r>
            <w:r w:rsidRPr="00D0606F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ตารางสถานะการรับสมัครงาน</w:t>
            </w:r>
            <w:r w:rsidRPr="00D060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proofErr w:type="spellStart"/>
            <w:r w:rsidRPr="00D0606F">
              <w:rPr>
                <w:rFonts w:ascii="TH SarabunPSK" w:hAnsi="TH SarabunPSK" w:cs="TH SarabunPSK"/>
                <w:sz w:val="32"/>
                <w:szCs w:val="32"/>
              </w:rPr>
              <w:t>job_status</w:t>
            </w:r>
            <w:proofErr w:type="spellEnd"/>
            <w:r w:rsidRPr="00D0606F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516" w:type="dxa"/>
          </w:tcPr>
          <w:p w14:paraId="358D211C" w14:textId="4C72335F" w:rsidR="000206E5" w:rsidRPr="00AA28B1" w:rsidRDefault="00B77201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47</w:t>
            </w:r>
          </w:p>
        </w:tc>
      </w:tr>
      <w:tr w:rsidR="000206E5" w14:paraId="38ECF02B" w14:textId="77777777" w:rsidTr="001872E2">
        <w:tc>
          <w:tcPr>
            <w:tcW w:w="8500" w:type="dxa"/>
          </w:tcPr>
          <w:p w14:paraId="22D891C7" w14:textId="35018D60" w:rsidR="000206E5" w:rsidRPr="000206E5" w:rsidRDefault="00D0606F" w:rsidP="00AA28B1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D0606F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D060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0606F">
              <w:rPr>
                <w:rFonts w:ascii="TH SarabunPSK" w:hAnsi="TH SarabunPSK" w:cs="TH SarabunPSK"/>
                <w:sz w:val="32"/>
                <w:szCs w:val="32"/>
              </w:rPr>
              <w:t xml:space="preserve">16 </w:t>
            </w:r>
            <w:r w:rsidRPr="00D0606F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ตารางประเภทงานย่อย</w:t>
            </w:r>
            <w:r w:rsidRPr="00D060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proofErr w:type="spellStart"/>
            <w:r w:rsidRPr="00D0606F">
              <w:rPr>
                <w:rFonts w:ascii="TH SarabunPSK" w:hAnsi="TH SarabunPSK" w:cs="TH SarabunPSK"/>
                <w:sz w:val="32"/>
                <w:szCs w:val="32"/>
              </w:rPr>
              <w:t>job_subcategory</w:t>
            </w:r>
            <w:proofErr w:type="spellEnd"/>
            <w:r w:rsidRPr="00D0606F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516" w:type="dxa"/>
          </w:tcPr>
          <w:p w14:paraId="695D3CA8" w14:textId="5D4F62CE" w:rsidR="000206E5" w:rsidRPr="00AA28B1" w:rsidRDefault="00B77201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47</w:t>
            </w:r>
          </w:p>
        </w:tc>
      </w:tr>
      <w:tr w:rsidR="000206E5" w14:paraId="3014AB5A" w14:textId="77777777" w:rsidTr="001872E2">
        <w:tc>
          <w:tcPr>
            <w:tcW w:w="8500" w:type="dxa"/>
          </w:tcPr>
          <w:p w14:paraId="25D960CA" w14:textId="4477E216" w:rsidR="000206E5" w:rsidRPr="000206E5" w:rsidRDefault="00D0606F" w:rsidP="00AA28B1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D0606F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D060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0606F">
              <w:rPr>
                <w:rFonts w:ascii="TH SarabunPSK" w:hAnsi="TH SarabunPSK" w:cs="TH SarabunPSK"/>
                <w:sz w:val="32"/>
                <w:szCs w:val="32"/>
              </w:rPr>
              <w:t xml:space="preserve">17 </w:t>
            </w:r>
            <w:r w:rsidRPr="00D0606F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ตารางใบสมัครที่อนุมัติ</w:t>
            </w:r>
            <w:r w:rsidRPr="00D060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proofErr w:type="spellStart"/>
            <w:r w:rsidRPr="00D0606F">
              <w:rPr>
                <w:rFonts w:ascii="TH SarabunPSK" w:hAnsi="TH SarabunPSK" w:cs="TH SarabunPSK"/>
                <w:sz w:val="32"/>
                <w:szCs w:val="32"/>
              </w:rPr>
              <w:t>accepted_application</w:t>
            </w:r>
            <w:proofErr w:type="spellEnd"/>
            <w:r w:rsidRPr="00D0606F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516" w:type="dxa"/>
          </w:tcPr>
          <w:p w14:paraId="1F62E5C0" w14:textId="212082E3" w:rsidR="000206E5" w:rsidRPr="00AA28B1" w:rsidRDefault="006F0DF6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48</w:t>
            </w:r>
          </w:p>
        </w:tc>
      </w:tr>
      <w:tr w:rsidR="000206E5" w14:paraId="051F0104" w14:textId="77777777" w:rsidTr="001872E2">
        <w:tc>
          <w:tcPr>
            <w:tcW w:w="8500" w:type="dxa"/>
          </w:tcPr>
          <w:p w14:paraId="3BB25D0B" w14:textId="4BFB95D9" w:rsidR="000206E5" w:rsidRPr="000206E5" w:rsidRDefault="00D0606F" w:rsidP="00AA28B1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D0606F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D060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0606F">
              <w:rPr>
                <w:rFonts w:ascii="TH SarabunPSK" w:hAnsi="TH SarabunPSK" w:cs="TH SarabunPSK"/>
                <w:sz w:val="32"/>
                <w:szCs w:val="32"/>
              </w:rPr>
              <w:t xml:space="preserve">18 </w:t>
            </w:r>
            <w:r w:rsidRPr="00D0606F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ตารางรายชื่อนิสิตที่ได้รับการอนุมัติงาน</w:t>
            </w:r>
            <w:r w:rsidRPr="00D060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proofErr w:type="spellStart"/>
            <w:r w:rsidRPr="00D0606F">
              <w:rPr>
                <w:rFonts w:ascii="TH SarabunPSK" w:hAnsi="TH SarabunPSK" w:cs="TH SarabunPSK"/>
                <w:sz w:val="32"/>
                <w:szCs w:val="32"/>
              </w:rPr>
              <w:t>accepted_student</w:t>
            </w:r>
            <w:proofErr w:type="spellEnd"/>
            <w:r w:rsidRPr="00D0606F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516" w:type="dxa"/>
          </w:tcPr>
          <w:p w14:paraId="44A83C52" w14:textId="6C5A6AA2" w:rsidR="000206E5" w:rsidRPr="00AA28B1" w:rsidRDefault="006F0DF6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48</w:t>
            </w:r>
          </w:p>
        </w:tc>
      </w:tr>
      <w:tr w:rsidR="000206E5" w14:paraId="0F0C709A" w14:textId="77777777" w:rsidTr="001872E2">
        <w:tc>
          <w:tcPr>
            <w:tcW w:w="8500" w:type="dxa"/>
          </w:tcPr>
          <w:p w14:paraId="453F3A54" w14:textId="4BBA25A0" w:rsidR="000206E5" w:rsidRPr="000206E5" w:rsidRDefault="00D0606F" w:rsidP="00AA28B1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D0606F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D060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0606F">
              <w:rPr>
                <w:rFonts w:ascii="TH SarabunPSK" w:hAnsi="TH SarabunPSK" w:cs="TH SarabunPSK"/>
                <w:sz w:val="32"/>
                <w:szCs w:val="32"/>
              </w:rPr>
              <w:t xml:space="preserve">19 </w:t>
            </w:r>
            <w:r w:rsidRPr="00D0606F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ตารางสถานะการตอบรับใบสมัครงาน</w:t>
            </w:r>
            <w:r w:rsidRPr="00D060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proofErr w:type="spellStart"/>
            <w:r w:rsidRPr="00D0606F">
              <w:rPr>
                <w:rFonts w:ascii="TH SarabunPSK" w:hAnsi="TH SarabunPSK" w:cs="TH SarabunPSK"/>
                <w:sz w:val="32"/>
                <w:szCs w:val="32"/>
              </w:rPr>
              <w:t>accept_status</w:t>
            </w:r>
            <w:proofErr w:type="spellEnd"/>
            <w:r w:rsidRPr="00D0606F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516" w:type="dxa"/>
          </w:tcPr>
          <w:p w14:paraId="25AD93D1" w14:textId="23DED211" w:rsidR="000206E5" w:rsidRPr="00AA28B1" w:rsidRDefault="001870BA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49</w:t>
            </w:r>
          </w:p>
        </w:tc>
      </w:tr>
      <w:tr w:rsidR="000206E5" w14:paraId="56457744" w14:textId="77777777" w:rsidTr="001872E2">
        <w:tc>
          <w:tcPr>
            <w:tcW w:w="8500" w:type="dxa"/>
          </w:tcPr>
          <w:p w14:paraId="027E7233" w14:textId="51B0400B" w:rsidR="000206E5" w:rsidRPr="000206E5" w:rsidRDefault="00D0606F" w:rsidP="00AA28B1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D0606F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D060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0606F">
              <w:rPr>
                <w:rFonts w:ascii="TH SarabunPSK" w:hAnsi="TH SarabunPSK" w:cs="TH SarabunPSK"/>
                <w:sz w:val="32"/>
                <w:szCs w:val="32"/>
              </w:rPr>
              <w:t xml:space="preserve">20 </w:t>
            </w:r>
            <w:r w:rsidRPr="00D0606F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ตารางการแจ้งเตือน</w:t>
            </w:r>
            <w:r w:rsidRPr="00D060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D0606F">
              <w:rPr>
                <w:rFonts w:ascii="TH SarabunPSK" w:hAnsi="TH SarabunPSK" w:cs="TH SarabunPSK"/>
                <w:sz w:val="32"/>
                <w:szCs w:val="32"/>
              </w:rPr>
              <w:t>notification)</w:t>
            </w:r>
          </w:p>
        </w:tc>
        <w:tc>
          <w:tcPr>
            <w:tcW w:w="516" w:type="dxa"/>
          </w:tcPr>
          <w:p w14:paraId="47EFD183" w14:textId="6120F2F4" w:rsidR="000206E5" w:rsidRPr="00AA28B1" w:rsidRDefault="00FB772E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</w:tr>
      <w:tr w:rsidR="000206E5" w14:paraId="4512BA1F" w14:textId="77777777" w:rsidTr="001872E2">
        <w:tc>
          <w:tcPr>
            <w:tcW w:w="8500" w:type="dxa"/>
          </w:tcPr>
          <w:p w14:paraId="6853A149" w14:textId="1D9F717F" w:rsidR="000206E5" w:rsidRPr="000206E5" w:rsidRDefault="00D0606F" w:rsidP="00AA28B1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D0606F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D060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0606F">
              <w:rPr>
                <w:rFonts w:ascii="TH SarabunPSK" w:hAnsi="TH SarabunPSK" w:cs="TH SarabunPSK"/>
                <w:sz w:val="32"/>
                <w:szCs w:val="32"/>
              </w:rPr>
              <w:t xml:space="preserve">21 </w:t>
            </w:r>
            <w:r w:rsidRPr="00D0606F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ตารางรายละเอียดการปิดรับสมัครงาน</w:t>
            </w:r>
            <w:r w:rsidRPr="00D060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proofErr w:type="spellStart"/>
            <w:r w:rsidRPr="00D0606F">
              <w:rPr>
                <w:rFonts w:ascii="TH SarabunPSK" w:hAnsi="TH SarabunPSK" w:cs="TH SarabunPSK"/>
                <w:sz w:val="32"/>
                <w:szCs w:val="32"/>
              </w:rPr>
              <w:t>close_detail</w:t>
            </w:r>
            <w:proofErr w:type="spellEnd"/>
            <w:r w:rsidRPr="00D0606F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516" w:type="dxa"/>
          </w:tcPr>
          <w:p w14:paraId="6B5F60D5" w14:textId="17B9113A" w:rsidR="000206E5" w:rsidRPr="00AA28B1" w:rsidRDefault="00E445D4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</w:tr>
      <w:tr w:rsidR="000206E5" w14:paraId="5F2C3C16" w14:textId="77777777" w:rsidTr="001872E2">
        <w:tc>
          <w:tcPr>
            <w:tcW w:w="8500" w:type="dxa"/>
          </w:tcPr>
          <w:p w14:paraId="71E611F7" w14:textId="4B46FC76" w:rsidR="000206E5" w:rsidRPr="000206E5" w:rsidRDefault="00D0606F" w:rsidP="00AA28B1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D0606F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D060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0606F">
              <w:rPr>
                <w:rFonts w:ascii="TH SarabunPSK" w:hAnsi="TH SarabunPSK" w:cs="TH SarabunPSK"/>
                <w:sz w:val="32"/>
                <w:szCs w:val="32"/>
              </w:rPr>
              <w:t xml:space="preserve">22 </w:t>
            </w:r>
            <w:r w:rsidRPr="00D0606F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ตารางงานที่ปิดรับสมัคร</w:t>
            </w:r>
            <w:r w:rsidRPr="00D060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proofErr w:type="spellStart"/>
            <w:r w:rsidRPr="00D0606F">
              <w:rPr>
                <w:rFonts w:ascii="TH SarabunPSK" w:hAnsi="TH SarabunPSK" w:cs="TH SarabunPSK"/>
                <w:sz w:val="32"/>
                <w:szCs w:val="32"/>
              </w:rPr>
              <w:t>close_job</w:t>
            </w:r>
            <w:proofErr w:type="spellEnd"/>
            <w:r w:rsidRPr="00D0606F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516" w:type="dxa"/>
          </w:tcPr>
          <w:p w14:paraId="224C2B77" w14:textId="0FE8160B" w:rsidR="000206E5" w:rsidRPr="00AA28B1" w:rsidRDefault="00E445D4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</w:tr>
      <w:tr w:rsidR="000206E5" w14:paraId="53AE7863" w14:textId="77777777" w:rsidTr="001872E2">
        <w:tc>
          <w:tcPr>
            <w:tcW w:w="8500" w:type="dxa"/>
          </w:tcPr>
          <w:p w14:paraId="7C87DDC8" w14:textId="3156DB05" w:rsidR="000206E5" w:rsidRPr="000206E5" w:rsidRDefault="00D0606F" w:rsidP="00AA28B1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D0606F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D060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0606F">
              <w:rPr>
                <w:rFonts w:ascii="TH SarabunPSK" w:hAnsi="TH SarabunPSK" w:cs="TH SarabunPSK"/>
                <w:sz w:val="32"/>
                <w:szCs w:val="32"/>
              </w:rPr>
              <w:t xml:space="preserve">23 </w:t>
            </w:r>
            <w:r w:rsidRPr="00D0606F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ตารางรีวิว</w:t>
            </w:r>
            <w:r w:rsidRPr="00D060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D0606F">
              <w:rPr>
                <w:rFonts w:ascii="TH SarabunPSK" w:hAnsi="TH SarabunPSK" w:cs="TH SarabunPSK"/>
                <w:sz w:val="32"/>
                <w:szCs w:val="32"/>
              </w:rPr>
              <w:t>review)</w:t>
            </w:r>
          </w:p>
        </w:tc>
        <w:tc>
          <w:tcPr>
            <w:tcW w:w="516" w:type="dxa"/>
          </w:tcPr>
          <w:p w14:paraId="03544A2E" w14:textId="6191C001" w:rsidR="000206E5" w:rsidRPr="00AA28B1" w:rsidRDefault="00725113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52</w:t>
            </w:r>
          </w:p>
        </w:tc>
      </w:tr>
      <w:tr w:rsidR="000206E5" w14:paraId="026C9F47" w14:textId="77777777" w:rsidTr="001872E2">
        <w:tc>
          <w:tcPr>
            <w:tcW w:w="8500" w:type="dxa"/>
          </w:tcPr>
          <w:p w14:paraId="4FC09040" w14:textId="6FE239B3" w:rsidR="000206E5" w:rsidRPr="000206E5" w:rsidRDefault="00D0606F" w:rsidP="00AA28B1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D0606F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D060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0606F">
              <w:rPr>
                <w:rFonts w:ascii="TH SarabunPSK" w:hAnsi="TH SarabunPSK" w:cs="TH SarabunPSK"/>
                <w:sz w:val="32"/>
                <w:szCs w:val="32"/>
              </w:rPr>
              <w:t xml:space="preserve">24 </w:t>
            </w:r>
            <w:r w:rsidRPr="00D0606F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ตารางประเภทรีวิว</w:t>
            </w:r>
            <w:r w:rsidRPr="00D060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proofErr w:type="spellStart"/>
            <w:r w:rsidRPr="00D0606F">
              <w:rPr>
                <w:rFonts w:ascii="TH SarabunPSK" w:hAnsi="TH SarabunPSK" w:cs="TH SarabunPSK"/>
                <w:sz w:val="32"/>
                <w:szCs w:val="32"/>
              </w:rPr>
              <w:t>review_category</w:t>
            </w:r>
            <w:proofErr w:type="spellEnd"/>
            <w:r w:rsidRPr="00D0606F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516" w:type="dxa"/>
          </w:tcPr>
          <w:p w14:paraId="296AD4A6" w14:textId="33899668" w:rsidR="000206E5" w:rsidRPr="00AA28B1" w:rsidRDefault="00725113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52</w:t>
            </w:r>
          </w:p>
        </w:tc>
      </w:tr>
      <w:tr w:rsidR="000206E5" w14:paraId="2C978E04" w14:textId="77777777" w:rsidTr="001872E2">
        <w:tc>
          <w:tcPr>
            <w:tcW w:w="8500" w:type="dxa"/>
          </w:tcPr>
          <w:p w14:paraId="4E0B9925" w14:textId="040F88F9" w:rsidR="000206E5" w:rsidRPr="000206E5" w:rsidRDefault="00D0606F" w:rsidP="00AA28B1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D0606F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D060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0606F">
              <w:rPr>
                <w:rFonts w:ascii="TH SarabunPSK" w:hAnsi="TH SarabunPSK" w:cs="TH SarabunPSK"/>
                <w:sz w:val="32"/>
                <w:szCs w:val="32"/>
              </w:rPr>
              <w:t xml:space="preserve">25 </w:t>
            </w:r>
            <w:r w:rsidRPr="00D0606F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ตารางประเภทผลตอบแทน</w:t>
            </w:r>
            <w:r w:rsidRPr="00D060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proofErr w:type="spellStart"/>
            <w:r w:rsidRPr="00D0606F">
              <w:rPr>
                <w:rFonts w:ascii="TH SarabunPSK" w:hAnsi="TH SarabunPSK" w:cs="TH SarabunPSK"/>
                <w:sz w:val="32"/>
                <w:szCs w:val="32"/>
              </w:rPr>
              <w:t>reward_type</w:t>
            </w:r>
            <w:proofErr w:type="spellEnd"/>
            <w:r w:rsidRPr="00D0606F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516" w:type="dxa"/>
          </w:tcPr>
          <w:p w14:paraId="2DFF0CB7" w14:textId="223ED85B" w:rsidR="000206E5" w:rsidRPr="00AA28B1" w:rsidRDefault="00375325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53</w:t>
            </w:r>
          </w:p>
        </w:tc>
      </w:tr>
      <w:tr w:rsidR="000206E5" w14:paraId="6EAE1420" w14:textId="77777777" w:rsidTr="001872E2">
        <w:tc>
          <w:tcPr>
            <w:tcW w:w="8500" w:type="dxa"/>
          </w:tcPr>
          <w:p w14:paraId="2F1B1078" w14:textId="0ECE872D" w:rsidR="000206E5" w:rsidRPr="000206E5" w:rsidRDefault="00D0606F" w:rsidP="00AA28B1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D0606F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D060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0606F">
              <w:rPr>
                <w:rFonts w:ascii="TH SarabunPSK" w:hAnsi="TH SarabunPSK" w:cs="TH SarabunPSK"/>
                <w:sz w:val="32"/>
                <w:szCs w:val="32"/>
              </w:rPr>
              <w:t xml:space="preserve">26 </w:t>
            </w:r>
            <w:r w:rsidRPr="00D0606F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ตารางงานอดิเรก</w:t>
            </w:r>
            <w:r w:rsidRPr="00D060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D0606F">
              <w:rPr>
                <w:rFonts w:ascii="TH SarabunPSK" w:hAnsi="TH SarabunPSK" w:cs="TH SarabunPSK"/>
                <w:sz w:val="32"/>
                <w:szCs w:val="32"/>
              </w:rPr>
              <w:t>hobby)</w:t>
            </w:r>
          </w:p>
        </w:tc>
        <w:tc>
          <w:tcPr>
            <w:tcW w:w="516" w:type="dxa"/>
          </w:tcPr>
          <w:p w14:paraId="3C539CAB" w14:textId="52ACD13C" w:rsidR="000206E5" w:rsidRPr="00AA28B1" w:rsidRDefault="00375325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53</w:t>
            </w:r>
          </w:p>
        </w:tc>
      </w:tr>
      <w:tr w:rsidR="000206E5" w14:paraId="0ED68C91" w14:textId="77777777" w:rsidTr="001872E2">
        <w:tc>
          <w:tcPr>
            <w:tcW w:w="8500" w:type="dxa"/>
          </w:tcPr>
          <w:p w14:paraId="50958994" w14:textId="39DCDF74" w:rsidR="000206E5" w:rsidRPr="000206E5" w:rsidRDefault="00D0606F" w:rsidP="00AA28B1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D0606F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D060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0606F">
              <w:rPr>
                <w:rFonts w:ascii="TH SarabunPSK" w:hAnsi="TH SarabunPSK" w:cs="TH SarabunPSK"/>
                <w:sz w:val="32"/>
                <w:szCs w:val="32"/>
              </w:rPr>
              <w:t xml:space="preserve">27 </w:t>
            </w:r>
            <w:r w:rsidRPr="00D0606F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ตารางงานอดิเรกย่อย</w:t>
            </w:r>
            <w:r w:rsidRPr="00D060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proofErr w:type="spellStart"/>
            <w:r w:rsidRPr="00D0606F">
              <w:rPr>
                <w:rFonts w:ascii="TH SarabunPSK" w:hAnsi="TH SarabunPSK" w:cs="TH SarabunPSK"/>
                <w:sz w:val="32"/>
                <w:szCs w:val="32"/>
              </w:rPr>
              <w:t>subhobby</w:t>
            </w:r>
            <w:proofErr w:type="spellEnd"/>
            <w:r w:rsidRPr="00D0606F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516" w:type="dxa"/>
          </w:tcPr>
          <w:p w14:paraId="13CBDC7E" w14:textId="20CFFDCF" w:rsidR="000206E5" w:rsidRPr="00AA28B1" w:rsidRDefault="00375325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53</w:t>
            </w:r>
          </w:p>
        </w:tc>
      </w:tr>
      <w:tr w:rsidR="000206E5" w14:paraId="4BD91A0F" w14:textId="77777777" w:rsidTr="001872E2">
        <w:tc>
          <w:tcPr>
            <w:tcW w:w="8500" w:type="dxa"/>
          </w:tcPr>
          <w:p w14:paraId="1A765434" w14:textId="474BB0ED" w:rsidR="000206E5" w:rsidRPr="000206E5" w:rsidRDefault="00D0606F" w:rsidP="00AA28B1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D0606F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D060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0606F">
              <w:rPr>
                <w:rFonts w:ascii="TH SarabunPSK" w:hAnsi="TH SarabunPSK" w:cs="TH SarabunPSK"/>
                <w:sz w:val="32"/>
                <w:szCs w:val="32"/>
              </w:rPr>
              <w:t xml:space="preserve">28 </w:t>
            </w:r>
            <w:r w:rsidRPr="00D0606F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ตารางทักษะ</w:t>
            </w:r>
            <w:r w:rsidRPr="00D060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D0606F">
              <w:rPr>
                <w:rFonts w:ascii="TH SarabunPSK" w:hAnsi="TH SarabunPSK" w:cs="TH SarabunPSK"/>
                <w:sz w:val="32"/>
                <w:szCs w:val="32"/>
              </w:rPr>
              <w:t>skill)</w:t>
            </w:r>
          </w:p>
        </w:tc>
        <w:tc>
          <w:tcPr>
            <w:tcW w:w="516" w:type="dxa"/>
          </w:tcPr>
          <w:p w14:paraId="488906DD" w14:textId="49249B74" w:rsidR="000206E5" w:rsidRPr="00AA28B1" w:rsidRDefault="00801896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54</w:t>
            </w:r>
          </w:p>
        </w:tc>
      </w:tr>
      <w:tr w:rsidR="000206E5" w14:paraId="60F890F5" w14:textId="77777777" w:rsidTr="001872E2">
        <w:tc>
          <w:tcPr>
            <w:tcW w:w="8500" w:type="dxa"/>
          </w:tcPr>
          <w:p w14:paraId="38E9CAB4" w14:textId="4F61BD51" w:rsidR="000206E5" w:rsidRPr="000206E5" w:rsidRDefault="00BE773D" w:rsidP="00AA28B1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E773D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BE773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E773D">
              <w:rPr>
                <w:rFonts w:ascii="TH SarabunPSK" w:hAnsi="TH SarabunPSK" w:cs="TH SarabunPSK"/>
                <w:sz w:val="32"/>
                <w:szCs w:val="32"/>
              </w:rPr>
              <w:t xml:space="preserve">29 </w:t>
            </w:r>
            <w:r w:rsidRPr="00BE773D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ตารางทักษะย่อย</w:t>
            </w:r>
            <w:r w:rsidRPr="00BE773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BE773D">
              <w:rPr>
                <w:rFonts w:ascii="TH SarabunPSK" w:hAnsi="TH SarabunPSK" w:cs="TH SarabunPSK"/>
                <w:sz w:val="32"/>
                <w:szCs w:val="32"/>
              </w:rPr>
              <w:t>subskill)</w:t>
            </w:r>
          </w:p>
        </w:tc>
        <w:tc>
          <w:tcPr>
            <w:tcW w:w="516" w:type="dxa"/>
          </w:tcPr>
          <w:p w14:paraId="7C123141" w14:textId="09B26127" w:rsidR="000206E5" w:rsidRPr="00AA28B1" w:rsidRDefault="00801896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54</w:t>
            </w:r>
          </w:p>
        </w:tc>
      </w:tr>
      <w:tr w:rsidR="000206E5" w14:paraId="04BBD737" w14:textId="77777777" w:rsidTr="001872E2">
        <w:tc>
          <w:tcPr>
            <w:tcW w:w="8500" w:type="dxa"/>
          </w:tcPr>
          <w:p w14:paraId="3EF8C15D" w14:textId="2D1EA19E" w:rsidR="000206E5" w:rsidRPr="000206E5" w:rsidRDefault="00BE773D" w:rsidP="00AA28B1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E773D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BE773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E773D">
              <w:rPr>
                <w:rFonts w:ascii="TH SarabunPSK" w:hAnsi="TH SarabunPSK" w:cs="TH SarabunPSK"/>
                <w:sz w:val="32"/>
                <w:szCs w:val="32"/>
              </w:rPr>
              <w:t xml:space="preserve">30 </w:t>
            </w:r>
            <w:r w:rsidRPr="00BE773D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ตารางงานอดิเรกนิสิต</w:t>
            </w:r>
            <w:r w:rsidRPr="00BE773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proofErr w:type="spellStart"/>
            <w:r w:rsidRPr="00BE773D">
              <w:rPr>
                <w:rFonts w:ascii="TH SarabunPSK" w:hAnsi="TH SarabunPSK" w:cs="TH SarabunPSK"/>
                <w:sz w:val="32"/>
                <w:szCs w:val="32"/>
              </w:rPr>
              <w:t>student_hobby</w:t>
            </w:r>
            <w:proofErr w:type="spellEnd"/>
            <w:r w:rsidRPr="00BE773D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516" w:type="dxa"/>
          </w:tcPr>
          <w:p w14:paraId="681EE81F" w14:textId="623190F4" w:rsidR="000206E5" w:rsidRPr="00AA28B1" w:rsidRDefault="00801896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54</w:t>
            </w:r>
          </w:p>
        </w:tc>
      </w:tr>
      <w:tr w:rsidR="000206E5" w14:paraId="7637302A" w14:textId="77777777" w:rsidTr="001872E2">
        <w:tc>
          <w:tcPr>
            <w:tcW w:w="8500" w:type="dxa"/>
          </w:tcPr>
          <w:p w14:paraId="45F06448" w14:textId="7DA2210E" w:rsidR="000206E5" w:rsidRPr="000206E5" w:rsidRDefault="00BE773D" w:rsidP="00AA28B1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E773D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BE773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E773D">
              <w:rPr>
                <w:rFonts w:ascii="TH SarabunPSK" w:hAnsi="TH SarabunPSK" w:cs="TH SarabunPSK"/>
                <w:sz w:val="32"/>
                <w:szCs w:val="32"/>
              </w:rPr>
              <w:t xml:space="preserve">31 </w:t>
            </w:r>
            <w:r w:rsidRPr="00BE773D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ตารางทักษะนิสิต</w:t>
            </w:r>
            <w:r w:rsidRPr="00BE773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proofErr w:type="spellStart"/>
            <w:r w:rsidRPr="00BE773D">
              <w:rPr>
                <w:rFonts w:ascii="TH SarabunPSK" w:hAnsi="TH SarabunPSK" w:cs="TH SarabunPSK"/>
                <w:sz w:val="32"/>
                <w:szCs w:val="32"/>
              </w:rPr>
              <w:t>student_skill</w:t>
            </w:r>
            <w:proofErr w:type="spellEnd"/>
            <w:r w:rsidRPr="00BE773D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516" w:type="dxa"/>
          </w:tcPr>
          <w:p w14:paraId="32440316" w14:textId="732E0529" w:rsidR="000206E5" w:rsidRPr="00AA28B1" w:rsidRDefault="00801896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54</w:t>
            </w:r>
          </w:p>
        </w:tc>
      </w:tr>
      <w:tr w:rsidR="000206E5" w14:paraId="1137D39B" w14:textId="77777777" w:rsidTr="001872E2">
        <w:tc>
          <w:tcPr>
            <w:tcW w:w="8500" w:type="dxa"/>
          </w:tcPr>
          <w:p w14:paraId="1FF5571B" w14:textId="4B4E246A" w:rsidR="000206E5" w:rsidRPr="000206E5" w:rsidRDefault="00BE773D" w:rsidP="00AA28B1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E773D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ตารางที่</w:t>
            </w:r>
            <w:r w:rsidRPr="00BE773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E773D">
              <w:rPr>
                <w:rFonts w:ascii="TH SarabunPSK" w:hAnsi="TH SarabunPSK" w:cs="TH SarabunPSK"/>
                <w:sz w:val="32"/>
                <w:szCs w:val="32"/>
              </w:rPr>
              <w:t xml:space="preserve">32 </w:t>
            </w:r>
            <w:r w:rsidRPr="00BE773D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ตารางรายงาน</w:t>
            </w:r>
            <w:r w:rsidRPr="00BE773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BE773D">
              <w:rPr>
                <w:rFonts w:ascii="TH SarabunPSK" w:hAnsi="TH SarabunPSK" w:cs="TH SarabunPSK"/>
                <w:sz w:val="32"/>
                <w:szCs w:val="32"/>
              </w:rPr>
              <w:t>report)</w:t>
            </w:r>
          </w:p>
        </w:tc>
        <w:tc>
          <w:tcPr>
            <w:tcW w:w="516" w:type="dxa"/>
          </w:tcPr>
          <w:p w14:paraId="221B6D2B" w14:textId="07649F2C" w:rsidR="000206E5" w:rsidRPr="00AA28B1" w:rsidRDefault="00585DA0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55</w:t>
            </w:r>
          </w:p>
        </w:tc>
      </w:tr>
      <w:tr w:rsidR="000206E5" w14:paraId="37148AA0" w14:textId="77777777" w:rsidTr="001872E2">
        <w:tc>
          <w:tcPr>
            <w:tcW w:w="8500" w:type="dxa"/>
          </w:tcPr>
          <w:p w14:paraId="3EC7FBA4" w14:textId="2A5EF061" w:rsidR="000206E5" w:rsidRPr="000206E5" w:rsidRDefault="00A85FFD" w:rsidP="00AA28B1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A85FFD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A85FF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85FFD">
              <w:rPr>
                <w:rFonts w:ascii="TH SarabunPSK" w:hAnsi="TH SarabunPSK" w:cs="TH SarabunPSK"/>
                <w:sz w:val="32"/>
                <w:szCs w:val="32"/>
              </w:rPr>
              <w:t xml:space="preserve">33 </w:t>
            </w:r>
            <w:r w:rsidRPr="00A85FFD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ตารางสถานะรายงาน</w:t>
            </w:r>
            <w:r w:rsidRPr="00A85FF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proofErr w:type="spellStart"/>
            <w:r w:rsidRPr="00A85FFD">
              <w:rPr>
                <w:rFonts w:ascii="TH SarabunPSK" w:hAnsi="TH SarabunPSK" w:cs="TH SarabunPSK"/>
                <w:sz w:val="32"/>
                <w:szCs w:val="32"/>
              </w:rPr>
              <w:t>report_status</w:t>
            </w:r>
            <w:proofErr w:type="spellEnd"/>
            <w:r w:rsidRPr="00A85FFD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516" w:type="dxa"/>
          </w:tcPr>
          <w:p w14:paraId="190D8784" w14:textId="0986756F" w:rsidR="000206E5" w:rsidRPr="00AA28B1" w:rsidRDefault="00585DA0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55</w:t>
            </w:r>
          </w:p>
        </w:tc>
      </w:tr>
      <w:tr w:rsidR="000206E5" w14:paraId="55D7BF87" w14:textId="77777777" w:rsidTr="001872E2">
        <w:tc>
          <w:tcPr>
            <w:tcW w:w="8500" w:type="dxa"/>
          </w:tcPr>
          <w:p w14:paraId="75B99353" w14:textId="03C7AFF3" w:rsidR="000206E5" w:rsidRPr="000206E5" w:rsidRDefault="00C01B35" w:rsidP="00AA28B1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C01B35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</w:t>
            </w:r>
            <w:r w:rsidRPr="00C01B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01B35">
              <w:rPr>
                <w:rFonts w:ascii="TH SarabunPSK" w:hAnsi="TH SarabunPSK" w:cs="TH SarabunPSK"/>
                <w:sz w:val="32"/>
                <w:szCs w:val="32"/>
              </w:rPr>
              <w:t xml:space="preserve">34 </w:t>
            </w:r>
            <w:r w:rsidRPr="00C01B35"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ตารางประเภทรายงาน</w:t>
            </w:r>
            <w:r w:rsidRPr="00C01B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proofErr w:type="spellStart"/>
            <w:r w:rsidRPr="00C01B35">
              <w:rPr>
                <w:rFonts w:ascii="TH SarabunPSK" w:hAnsi="TH SarabunPSK" w:cs="TH SarabunPSK"/>
                <w:sz w:val="32"/>
                <w:szCs w:val="32"/>
              </w:rPr>
              <w:t>report_category</w:t>
            </w:r>
            <w:proofErr w:type="spellEnd"/>
            <w:r w:rsidRPr="00C01B35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516" w:type="dxa"/>
          </w:tcPr>
          <w:p w14:paraId="6B55CE49" w14:textId="5F2B495A" w:rsidR="000206E5" w:rsidRPr="00AA28B1" w:rsidRDefault="00743678" w:rsidP="00AA28B1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56</w:t>
            </w:r>
          </w:p>
        </w:tc>
      </w:tr>
    </w:tbl>
    <w:p w14:paraId="68E79574" w14:textId="77777777" w:rsidR="00D53962" w:rsidRDefault="00D53962" w:rsidP="008C11F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9B8564F" w14:textId="77777777" w:rsidR="00D53962" w:rsidRDefault="00D53962" w:rsidP="008C11F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683300A" w14:textId="77777777" w:rsidR="00D53962" w:rsidRDefault="00D53962" w:rsidP="008C11F2">
      <w:pPr>
        <w:jc w:val="center"/>
        <w:rPr>
          <w:rFonts w:ascii="TH SarabunPSK" w:hAnsi="TH SarabunPSK" w:cs="TH SarabunPSK" w:hint="cs"/>
          <w:b/>
          <w:bCs/>
          <w:sz w:val="36"/>
          <w:szCs w:val="36"/>
          <w:cs/>
        </w:rPr>
      </w:pPr>
    </w:p>
    <w:p w14:paraId="62331C4D" w14:textId="77777777" w:rsidR="006C6CB6" w:rsidRDefault="006C6CB6" w:rsidP="003804C8">
      <w:pPr>
        <w:jc w:val="center"/>
        <w:rPr>
          <w:rFonts w:ascii="TH SarabunPSK" w:hAnsi="TH SarabunPSK" w:cs="TH SarabunPSK" w:hint="cs"/>
          <w:sz w:val="36"/>
          <w:szCs w:val="36"/>
        </w:rPr>
      </w:pPr>
    </w:p>
    <w:p w14:paraId="4F63C3BF" w14:textId="77777777" w:rsidR="006C6CB6" w:rsidRPr="006C6CB6" w:rsidRDefault="006C6CB6" w:rsidP="006C6CB6">
      <w:pPr>
        <w:rPr>
          <w:rFonts w:ascii="TH SarabunPSK" w:hAnsi="TH SarabunPSK" w:cs="TH SarabunPSK" w:hint="cs"/>
          <w:sz w:val="36"/>
          <w:szCs w:val="36"/>
        </w:rPr>
      </w:pPr>
    </w:p>
    <w:p w14:paraId="1A9B506B" w14:textId="77777777" w:rsidR="006C6CB6" w:rsidRPr="006C6CB6" w:rsidRDefault="006C6CB6" w:rsidP="006C6CB6">
      <w:pPr>
        <w:rPr>
          <w:rFonts w:ascii="TH SarabunPSK" w:hAnsi="TH SarabunPSK" w:cs="TH SarabunPSK" w:hint="cs"/>
          <w:sz w:val="36"/>
          <w:szCs w:val="36"/>
        </w:rPr>
      </w:pPr>
    </w:p>
    <w:p w14:paraId="76C4C061" w14:textId="77777777" w:rsidR="006C6CB6" w:rsidRPr="006C6CB6" w:rsidRDefault="006C6CB6" w:rsidP="006C6CB6">
      <w:pPr>
        <w:rPr>
          <w:rFonts w:ascii="TH SarabunPSK" w:hAnsi="TH SarabunPSK" w:cs="TH SarabunPSK" w:hint="cs"/>
          <w:sz w:val="36"/>
          <w:szCs w:val="36"/>
        </w:rPr>
      </w:pPr>
    </w:p>
    <w:p w14:paraId="4C928717" w14:textId="77777777" w:rsidR="006C6CB6" w:rsidRPr="006C6CB6" w:rsidRDefault="006C6CB6" w:rsidP="006C6CB6">
      <w:pPr>
        <w:rPr>
          <w:rFonts w:ascii="TH SarabunPSK" w:hAnsi="TH SarabunPSK" w:cs="TH SarabunPSK" w:hint="cs"/>
          <w:sz w:val="36"/>
          <w:szCs w:val="36"/>
        </w:rPr>
      </w:pPr>
    </w:p>
    <w:p w14:paraId="62691A8A" w14:textId="77777777" w:rsidR="006C6CB6" w:rsidRPr="006C6CB6" w:rsidRDefault="006C6CB6" w:rsidP="006C6CB6">
      <w:pPr>
        <w:rPr>
          <w:rFonts w:ascii="TH SarabunPSK" w:hAnsi="TH SarabunPSK" w:cs="TH SarabunPSK" w:hint="cs"/>
          <w:sz w:val="36"/>
          <w:szCs w:val="36"/>
        </w:rPr>
      </w:pPr>
    </w:p>
    <w:p w14:paraId="35BC7920" w14:textId="77777777" w:rsidR="006C6CB6" w:rsidRPr="006C6CB6" w:rsidRDefault="006C6CB6" w:rsidP="006C6CB6">
      <w:pPr>
        <w:rPr>
          <w:rFonts w:ascii="TH SarabunPSK" w:hAnsi="TH SarabunPSK" w:cs="TH SarabunPSK" w:hint="cs"/>
          <w:sz w:val="36"/>
          <w:szCs w:val="36"/>
        </w:rPr>
      </w:pPr>
    </w:p>
    <w:p w14:paraId="2CBD1440" w14:textId="77777777" w:rsidR="006C6CB6" w:rsidRPr="006C6CB6" w:rsidRDefault="006C6CB6" w:rsidP="006C6CB6">
      <w:pPr>
        <w:rPr>
          <w:rFonts w:ascii="TH SarabunPSK" w:hAnsi="TH SarabunPSK" w:cs="TH SarabunPSK" w:hint="cs"/>
          <w:sz w:val="36"/>
          <w:szCs w:val="36"/>
        </w:rPr>
      </w:pPr>
    </w:p>
    <w:p w14:paraId="66287F39" w14:textId="77777777" w:rsidR="006C6CB6" w:rsidRPr="006C6CB6" w:rsidRDefault="006C6CB6" w:rsidP="006C6CB6">
      <w:pPr>
        <w:rPr>
          <w:rFonts w:ascii="TH SarabunPSK" w:hAnsi="TH SarabunPSK" w:cs="TH SarabunPSK" w:hint="cs"/>
          <w:sz w:val="36"/>
          <w:szCs w:val="36"/>
        </w:rPr>
      </w:pPr>
    </w:p>
    <w:p w14:paraId="7D30C1CD" w14:textId="77777777" w:rsidR="006C6CB6" w:rsidRPr="006C6CB6" w:rsidRDefault="006C6CB6" w:rsidP="006C6CB6">
      <w:pPr>
        <w:rPr>
          <w:rFonts w:ascii="TH SarabunPSK" w:hAnsi="TH SarabunPSK" w:cs="TH SarabunPSK" w:hint="cs"/>
          <w:sz w:val="36"/>
          <w:szCs w:val="36"/>
        </w:rPr>
      </w:pPr>
    </w:p>
    <w:p w14:paraId="3FC6E379" w14:textId="77777777" w:rsidR="006C6CB6" w:rsidRPr="006C6CB6" w:rsidRDefault="006C6CB6" w:rsidP="006C6CB6">
      <w:pPr>
        <w:rPr>
          <w:rFonts w:ascii="TH SarabunPSK" w:hAnsi="TH SarabunPSK" w:cs="TH SarabunPSK" w:hint="cs"/>
          <w:sz w:val="36"/>
          <w:szCs w:val="36"/>
        </w:rPr>
      </w:pPr>
    </w:p>
    <w:p w14:paraId="56AF93C9" w14:textId="77777777" w:rsidR="006C6CB6" w:rsidRPr="006C6CB6" w:rsidRDefault="006C6CB6" w:rsidP="006C6CB6">
      <w:pPr>
        <w:rPr>
          <w:rFonts w:ascii="TH SarabunPSK" w:hAnsi="TH SarabunPSK" w:cs="TH SarabunPSK" w:hint="cs"/>
          <w:sz w:val="36"/>
          <w:szCs w:val="36"/>
        </w:rPr>
      </w:pPr>
    </w:p>
    <w:p w14:paraId="3942D257" w14:textId="77777777" w:rsidR="006C6CB6" w:rsidRPr="006C6CB6" w:rsidRDefault="006C6CB6" w:rsidP="006C6CB6">
      <w:pPr>
        <w:rPr>
          <w:rFonts w:ascii="TH SarabunPSK" w:hAnsi="TH SarabunPSK" w:cs="TH SarabunPSK" w:hint="cs"/>
          <w:sz w:val="36"/>
          <w:szCs w:val="36"/>
        </w:rPr>
      </w:pPr>
    </w:p>
    <w:p w14:paraId="44C3940F" w14:textId="77777777" w:rsidR="006C6CB6" w:rsidRPr="006C6CB6" w:rsidRDefault="006C6CB6" w:rsidP="006C6CB6">
      <w:pPr>
        <w:rPr>
          <w:rFonts w:ascii="TH SarabunPSK" w:hAnsi="TH SarabunPSK" w:cs="TH SarabunPSK" w:hint="cs"/>
          <w:sz w:val="36"/>
          <w:szCs w:val="36"/>
        </w:rPr>
      </w:pPr>
    </w:p>
    <w:p w14:paraId="7B1A51AE" w14:textId="77777777" w:rsidR="006C6CB6" w:rsidRPr="006C6CB6" w:rsidRDefault="006C6CB6" w:rsidP="006C6CB6">
      <w:pPr>
        <w:rPr>
          <w:rFonts w:ascii="TH SarabunPSK" w:hAnsi="TH SarabunPSK" w:cs="TH SarabunPSK" w:hint="cs"/>
          <w:sz w:val="36"/>
          <w:szCs w:val="36"/>
        </w:rPr>
      </w:pPr>
    </w:p>
    <w:p w14:paraId="4A240DD8" w14:textId="77777777" w:rsidR="006C6CB6" w:rsidRPr="006C6CB6" w:rsidRDefault="006C6CB6" w:rsidP="006C6CB6">
      <w:pPr>
        <w:rPr>
          <w:rFonts w:ascii="TH SarabunPSK" w:hAnsi="TH SarabunPSK" w:cs="TH SarabunPSK" w:hint="cs"/>
          <w:sz w:val="36"/>
          <w:szCs w:val="36"/>
        </w:rPr>
      </w:pPr>
    </w:p>
    <w:p w14:paraId="3627E79B" w14:textId="77777777" w:rsidR="006C6CB6" w:rsidRPr="006C6CB6" w:rsidRDefault="006C6CB6" w:rsidP="006C6CB6">
      <w:pPr>
        <w:rPr>
          <w:rFonts w:ascii="TH SarabunPSK" w:hAnsi="TH SarabunPSK" w:cs="TH SarabunPSK" w:hint="cs"/>
          <w:sz w:val="36"/>
          <w:szCs w:val="36"/>
        </w:rPr>
      </w:pPr>
    </w:p>
    <w:p w14:paraId="26CB7D8E" w14:textId="77777777" w:rsidR="006C6CB6" w:rsidRPr="006C6CB6" w:rsidRDefault="006C6CB6" w:rsidP="006C6CB6">
      <w:pPr>
        <w:rPr>
          <w:rFonts w:ascii="TH SarabunPSK" w:hAnsi="TH SarabunPSK" w:cs="TH SarabunPSK" w:hint="cs"/>
          <w:sz w:val="36"/>
          <w:szCs w:val="36"/>
        </w:rPr>
      </w:pPr>
    </w:p>
    <w:p w14:paraId="79078554" w14:textId="77777777" w:rsidR="006C6CB6" w:rsidRPr="006C6CB6" w:rsidRDefault="006C6CB6" w:rsidP="006C6CB6">
      <w:pPr>
        <w:rPr>
          <w:rFonts w:ascii="TH SarabunPSK" w:hAnsi="TH SarabunPSK" w:cs="TH SarabunPSK" w:hint="cs"/>
          <w:sz w:val="36"/>
          <w:szCs w:val="36"/>
        </w:rPr>
      </w:pPr>
    </w:p>
    <w:p w14:paraId="10881BBB" w14:textId="77777777" w:rsidR="006C6CB6" w:rsidRPr="006C6CB6" w:rsidRDefault="006C6CB6" w:rsidP="006C6CB6">
      <w:pPr>
        <w:rPr>
          <w:rFonts w:ascii="TH SarabunPSK" w:hAnsi="TH SarabunPSK" w:cs="TH SarabunPSK" w:hint="cs"/>
          <w:sz w:val="36"/>
          <w:szCs w:val="36"/>
        </w:rPr>
      </w:pPr>
    </w:p>
    <w:p w14:paraId="23577138" w14:textId="77777777" w:rsidR="006C6CB6" w:rsidRDefault="006C6CB6" w:rsidP="003804C8">
      <w:pPr>
        <w:jc w:val="center"/>
        <w:rPr>
          <w:rFonts w:ascii="TH SarabunPSK" w:hAnsi="TH SarabunPSK" w:cs="TH SarabunPSK" w:hint="cs"/>
          <w:sz w:val="36"/>
          <w:szCs w:val="36"/>
        </w:rPr>
      </w:pPr>
    </w:p>
    <w:p w14:paraId="42B5801A" w14:textId="77777777" w:rsidR="006C6CB6" w:rsidRDefault="006C6CB6" w:rsidP="006C6CB6">
      <w:pPr>
        <w:rPr>
          <w:rFonts w:ascii="TH SarabunPSK" w:hAnsi="TH SarabunPSK" w:cs="TH SarabunPSK" w:hint="cs"/>
          <w:sz w:val="36"/>
          <w:szCs w:val="36"/>
          <w:cs/>
        </w:rPr>
        <w:sectPr w:rsidR="006C6CB6" w:rsidSect="00856670">
          <w:headerReference w:type="default" r:id="rId14"/>
          <w:pgSz w:w="11906" w:h="16838" w:code="9"/>
          <w:pgMar w:top="1440" w:right="1440" w:bottom="1440" w:left="1440" w:header="708" w:footer="708" w:gutter="0"/>
          <w:pgNumType w:fmt="thaiLetters" w:start="1"/>
          <w:cols w:space="708"/>
          <w:docGrid w:linePitch="360"/>
        </w:sectPr>
      </w:pPr>
    </w:p>
    <w:p w14:paraId="3E34232A" w14:textId="29A80D13" w:rsidR="003F6467" w:rsidRDefault="00496327" w:rsidP="003804C8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บทที่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1</w:t>
      </w:r>
    </w:p>
    <w:p w14:paraId="67EA66C9" w14:textId="02E249C1" w:rsidR="00496327" w:rsidRDefault="00496327" w:rsidP="003804C8">
      <w:pPr>
        <w:jc w:val="center"/>
        <w:rPr>
          <w:rStyle w:val="oypena"/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รายละเอียดการพัฒนาระบบ</w:t>
      </w:r>
      <w:r w:rsidRPr="00561921">
        <w:rPr>
          <w:rStyle w:val="oypena"/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 xml:space="preserve">จัดหางานและพัฒนาทักษะ </w:t>
      </w:r>
      <w:r w:rsidRPr="00561921">
        <w:rPr>
          <w:rStyle w:val="oypena"/>
          <w:rFonts w:ascii="TH SarabunPSK" w:eastAsia="Times New Roman" w:hAnsi="TH SarabunPSK" w:cs="TH SarabunPSK" w:hint="cs"/>
          <w:b/>
          <w:bCs/>
          <w:color w:val="000000"/>
          <w:sz w:val="36"/>
          <w:szCs w:val="36"/>
        </w:rPr>
        <w:t>CSIT</w:t>
      </w:r>
    </w:p>
    <w:p w14:paraId="2059A36D" w14:textId="77777777" w:rsidR="003804C8" w:rsidRPr="003804C8" w:rsidRDefault="003804C8" w:rsidP="003804C8">
      <w:pPr>
        <w:jc w:val="center"/>
        <w:rPr>
          <w:rStyle w:val="oypena"/>
          <w:rFonts w:ascii="TH SarabunPSK" w:hAnsi="TH SarabunPSK" w:cs="TH SarabunPSK" w:hint="cs"/>
          <w:sz w:val="36"/>
          <w:szCs w:val="36"/>
        </w:rPr>
      </w:pPr>
    </w:p>
    <w:p w14:paraId="44D06676" w14:textId="107BCB8F" w:rsidR="00143594" w:rsidRPr="00143594" w:rsidRDefault="00AF4D0B" w:rsidP="00143594">
      <w:pPr>
        <w:pStyle w:val="ListParagraph"/>
        <w:numPr>
          <w:ilvl w:val="1"/>
          <w:numId w:val="37"/>
        </w:num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143594">
        <w:rPr>
          <w:rFonts w:ascii="TH SarabunPSK" w:hAnsi="TH SarabunPSK" w:cs="TH SarabunPSK" w:hint="cs"/>
          <w:b/>
          <w:bCs/>
          <w:sz w:val="32"/>
          <w:szCs w:val="32"/>
          <w:cs/>
        </w:rPr>
        <w:t>คำอภิ</w:t>
      </w:r>
      <w:r w:rsidR="0092602E" w:rsidRPr="00143594">
        <w:rPr>
          <w:rFonts w:ascii="TH SarabunPSK" w:hAnsi="TH SarabunPSK" w:cs="TH SarabunPSK" w:hint="cs"/>
          <w:b/>
          <w:bCs/>
          <w:sz w:val="32"/>
          <w:szCs w:val="32"/>
          <w:cs/>
        </w:rPr>
        <w:t>ธานศัพท์</w:t>
      </w:r>
    </w:p>
    <w:p w14:paraId="48E2C029" w14:textId="4F9CF08D" w:rsidR="00D53962" w:rsidRPr="00D53962" w:rsidRDefault="00D53962" w:rsidP="00D53962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D5396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D53962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D5396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คำอภิธานศัพท์</w:t>
      </w:r>
    </w:p>
    <w:tbl>
      <w:tblPr>
        <w:tblStyle w:val="TableGrid"/>
        <w:tblW w:w="10879" w:type="dxa"/>
        <w:tblInd w:w="-967" w:type="dxa"/>
        <w:tblLayout w:type="fixed"/>
        <w:tblLook w:val="04A0" w:firstRow="1" w:lastRow="0" w:firstColumn="1" w:lastColumn="0" w:noHBand="0" w:noVBand="1"/>
      </w:tblPr>
      <w:tblGrid>
        <w:gridCol w:w="1772"/>
        <w:gridCol w:w="1440"/>
        <w:gridCol w:w="3870"/>
        <w:gridCol w:w="1260"/>
        <w:gridCol w:w="2537"/>
      </w:tblGrid>
      <w:tr w:rsidR="004C3B57" w:rsidRPr="00561921" w14:paraId="7A5860A9" w14:textId="77777777" w:rsidTr="004460C2">
        <w:trPr>
          <w:trHeight w:val="1142"/>
        </w:trPr>
        <w:tc>
          <w:tcPr>
            <w:tcW w:w="1772" w:type="dxa"/>
            <w:shd w:val="clear" w:color="auto" w:fill="BFBFBF" w:themeFill="background1" w:themeFillShade="BF"/>
            <w:vAlign w:val="center"/>
          </w:tcPr>
          <w:p w14:paraId="3DE6B8DC" w14:textId="6858BD28" w:rsidR="00AE11D0" w:rsidRPr="00561921" w:rsidRDefault="00D86C9E" w:rsidP="00311CA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ภาษาไทย</w:t>
            </w:r>
          </w:p>
        </w:tc>
        <w:tc>
          <w:tcPr>
            <w:tcW w:w="1440" w:type="dxa"/>
            <w:shd w:val="clear" w:color="auto" w:fill="BFBFBF" w:themeFill="background1" w:themeFillShade="BF"/>
            <w:vAlign w:val="center"/>
          </w:tcPr>
          <w:p w14:paraId="11F4EA48" w14:textId="39BD44D0" w:rsidR="00AE11D0" w:rsidRPr="00561921" w:rsidRDefault="0027503E" w:rsidP="00311CA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</w:p>
        </w:tc>
        <w:tc>
          <w:tcPr>
            <w:tcW w:w="3870" w:type="dxa"/>
            <w:shd w:val="clear" w:color="auto" w:fill="BFBFBF" w:themeFill="background1" w:themeFillShade="BF"/>
            <w:vAlign w:val="center"/>
          </w:tcPr>
          <w:p w14:paraId="48C6ADE8" w14:textId="04B977C0" w:rsidR="00AE11D0" w:rsidRPr="00561921" w:rsidRDefault="0027503E" w:rsidP="00311CA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13D8E895" w14:textId="1082C78B" w:rsidR="00AE11D0" w:rsidRPr="00561921" w:rsidRDefault="007A456D" w:rsidP="00311CA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คำที่ใช้ในการสื่อสาร</w:t>
            </w:r>
          </w:p>
        </w:tc>
        <w:tc>
          <w:tcPr>
            <w:tcW w:w="2537" w:type="dxa"/>
            <w:shd w:val="clear" w:color="auto" w:fill="BFBFBF" w:themeFill="background1" w:themeFillShade="BF"/>
            <w:vAlign w:val="center"/>
          </w:tcPr>
          <w:p w14:paraId="035F4EA2" w14:textId="323D716E" w:rsidR="00AE11D0" w:rsidRPr="00561921" w:rsidRDefault="007A456D" w:rsidP="00311CA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ประกอบด้วย</w:t>
            </w:r>
          </w:p>
        </w:tc>
      </w:tr>
      <w:tr w:rsidR="00D03B26" w:rsidRPr="00561921" w14:paraId="3BABD92E" w14:textId="77777777" w:rsidTr="004460C2">
        <w:tc>
          <w:tcPr>
            <w:tcW w:w="1772" w:type="dxa"/>
          </w:tcPr>
          <w:p w14:paraId="424B2B13" w14:textId="3AE4FBDF" w:rsidR="00AE11D0" w:rsidRPr="00561921" w:rsidRDefault="00BE1454" w:rsidP="004E72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นิสิต</w:t>
            </w:r>
          </w:p>
        </w:tc>
        <w:tc>
          <w:tcPr>
            <w:tcW w:w="1440" w:type="dxa"/>
          </w:tcPr>
          <w:p w14:paraId="1C484000" w14:textId="4B764D4E" w:rsidR="00AE11D0" w:rsidRPr="00561921" w:rsidRDefault="002E1CB5" w:rsidP="002E1CB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Student</w:t>
            </w:r>
          </w:p>
        </w:tc>
        <w:tc>
          <w:tcPr>
            <w:tcW w:w="3870" w:type="dxa"/>
          </w:tcPr>
          <w:p w14:paraId="2B9A3178" w14:textId="322F9EFB" w:rsidR="00AE11D0" w:rsidRPr="00561921" w:rsidRDefault="00CF3236" w:rsidP="004E72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บุคคลที่กำลังศึกษาอยู่ในภาควิชาวิทยาการคอมพิวเตอร์และเทคโนโลยีสารสนเทศ </w:t>
            </w:r>
            <w:r w:rsidR="004A43B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คณะวิทยาศาสตร์ </w:t>
            </w: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มหาวิทยานเรศวร</w:t>
            </w:r>
          </w:p>
        </w:tc>
        <w:tc>
          <w:tcPr>
            <w:tcW w:w="1260" w:type="dxa"/>
          </w:tcPr>
          <w:p w14:paraId="5B06C21E" w14:textId="1C3501CB" w:rsidR="00AE11D0" w:rsidRPr="00561921" w:rsidRDefault="002E1CB5" w:rsidP="004E72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นิสิต</w:t>
            </w:r>
          </w:p>
        </w:tc>
        <w:tc>
          <w:tcPr>
            <w:tcW w:w="2537" w:type="dxa"/>
          </w:tcPr>
          <w:p w14:paraId="57DC6B28" w14:textId="1FBE6580" w:rsidR="000A33C5" w:rsidRPr="00561921" w:rsidRDefault="00B25F3D" w:rsidP="000A33C5">
            <w:pPr>
              <w:tabs>
                <w:tab w:val="left" w:pos="201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1.</w:t>
            </w:r>
            <w:r w:rsidR="005F224B" w:rsidRPr="00561921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="000A33C5"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โปรไฟล์นิสิต</w:t>
            </w:r>
          </w:p>
          <w:p w14:paraId="2D51F189" w14:textId="65CEA26B" w:rsidR="00AE11D0" w:rsidRPr="00561921" w:rsidRDefault="00AE11D0" w:rsidP="005F224B">
            <w:pPr>
              <w:tabs>
                <w:tab w:val="left" w:pos="201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03B26" w:rsidRPr="00561921" w14:paraId="09D8FD2D" w14:textId="77777777" w:rsidTr="004460C2">
        <w:tc>
          <w:tcPr>
            <w:tcW w:w="1772" w:type="dxa"/>
          </w:tcPr>
          <w:p w14:paraId="639684CA" w14:textId="2FDD663C" w:rsidR="00BE5CB8" w:rsidRPr="00561921" w:rsidRDefault="00D22387" w:rsidP="001A77D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</w:t>
            </w:r>
          </w:p>
        </w:tc>
        <w:tc>
          <w:tcPr>
            <w:tcW w:w="1440" w:type="dxa"/>
          </w:tcPr>
          <w:p w14:paraId="207134B8" w14:textId="24DC30B2" w:rsidR="00BE5CB8" w:rsidRPr="00561921" w:rsidRDefault="000A01C4" w:rsidP="00D2238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Teacher</w:t>
            </w:r>
          </w:p>
        </w:tc>
        <w:tc>
          <w:tcPr>
            <w:tcW w:w="3870" w:type="dxa"/>
          </w:tcPr>
          <w:p w14:paraId="32002992" w14:textId="7F741442" w:rsidR="00BE5CB8" w:rsidRPr="00561921" w:rsidRDefault="00C3733D" w:rsidP="002B2B3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บุคคลที่เป็นบุคลากรทางการศึกษาของภาควิชาวิทยาการคอมพิวเตอร์และเทคโนโลยีสารสนเทศ </w:t>
            </w:r>
            <w:r w:rsidR="004A43B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คณะวิทยาศาสตร์ </w:t>
            </w: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มหาวิทยานเรศวร</w:t>
            </w:r>
          </w:p>
        </w:tc>
        <w:tc>
          <w:tcPr>
            <w:tcW w:w="1260" w:type="dxa"/>
          </w:tcPr>
          <w:p w14:paraId="4B479EC1" w14:textId="02E7DA54" w:rsidR="00BE5CB8" w:rsidRPr="00561921" w:rsidRDefault="00395CFB" w:rsidP="001A77D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</w:t>
            </w:r>
          </w:p>
        </w:tc>
        <w:tc>
          <w:tcPr>
            <w:tcW w:w="2537" w:type="dxa"/>
          </w:tcPr>
          <w:p w14:paraId="32EE65BF" w14:textId="478A98BC" w:rsidR="00F02A72" w:rsidRPr="00561921" w:rsidRDefault="005F224B" w:rsidP="00F02A7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1.</w:t>
            </w:r>
            <w:r w:rsidR="006D3B1A" w:rsidRPr="00561921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="00F02A72"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โปรไฟล์อาจารย์</w:t>
            </w:r>
          </w:p>
          <w:p w14:paraId="15A22E5A" w14:textId="5766ADEA" w:rsidR="00BE5CB8" w:rsidRPr="00561921" w:rsidRDefault="00BE5CB8" w:rsidP="005F224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03B26" w:rsidRPr="00561921" w14:paraId="2B4BBAB5" w14:textId="77777777" w:rsidTr="004460C2">
        <w:tc>
          <w:tcPr>
            <w:tcW w:w="1772" w:type="dxa"/>
          </w:tcPr>
          <w:p w14:paraId="4571C652" w14:textId="040F5D2B" w:rsidR="00B759DA" w:rsidRPr="00561921" w:rsidRDefault="00B759DA" w:rsidP="00B759DA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</w:p>
        </w:tc>
        <w:tc>
          <w:tcPr>
            <w:tcW w:w="1440" w:type="dxa"/>
          </w:tcPr>
          <w:p w14:paraId="38D20903" w14:textId="5C75FB22" w:rsidR="00B759DA" w:rsidRDefault="00B759DA" w:rsidP="00B759D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User</w:t>
            </w:r>
          </w:p>
        </w:tc>
        <w:tc>
          <w:tcPr>
            <w:tcW w:w="3870" w:type="dxa"/>
          </w:tcPr>
          <w:p w14:paraId="6CB08E08" w14:textId="35303041" w:rsidR="00B759DA" w:rsidRPr="00561921" w:rsidRDefault="00B759DA" w:rsidP="00B759DA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A520BA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นิสิตและอาจารย์ภาควิชาวิทยาการคอมพิวเตอร์และเทคโนโลยีสารสนเทศ คณะวิทยาศาสตร์ มหาวิทยาลัยนเรศวร</w:t>
            </w:r>
          </w:p>
        </w:tc>
        <w:tc>
          <w:tcPr>
            <w:tcW w:w="1260" w:type="dxa"/>
          </w:tcPr>
          <w:p w14:paraId="4C45AFDB" w14:textId="14B7EC7B" w:rsidR="00B759DA" w:rsidRPr="00561921" w:rsidRDefault="00B759DA" w:rsidP="00B759DA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User</w:t>
            </w:r>
          </w:p>
        </w:tc>
        <w:tc>
          <w:tcPr>
            <w:tcW w:w="2537" w:type="dxa"/>
          </w:tcPr>
          <w:p w14:paraId="79A8CD56" w14:textId="77777777" w:rsidR="00B759DA" w:rsidRDefault="00501681" w:rsidP="0050168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นิสิต</w:t>
            </w:r>
          </w:p>
          <w:p w14:paraId="357B9043" w14:textId="77777777" w:rsidR="00501681" w:rsidRDefault="00501681" w:rsidP="0050168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</w:t>
            </w:r>
            <w:r w:rsidR="003F6DA3">
              <w:rPr>
                <w:rFonts w:ascii="TH SarabunPSK" w:hAnsi="TH SarabunPSK" w:cs="TH SarabunPSK" w:hint="cs"/>
                <w:sz w:val="32"/>
                <w:szCs w:val="32"/>
                <w:cs/>
              </w:rPr>
              <w:t>์</w:t>
            </w:r>
          </w:p>
          <w:p w14:paraId="4A556A83" w14:textId="77777777" w:rsidR="003F6DA3" w:rsidRDefault="008120C7" w:rsidP="0050168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="00C81C0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81C0C"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เจ้าหน้าที่บริหารงานทั่วไป</w:t>
            </w:r>
          </w:p>
          <w:p w14:paraId="2878546E" w14:textId="19FB0C1D" w:rsidR="00B759DA" w:rsidRPr="00561921" w:rsidRDefault="00C81C0C" w:rsidP="00501681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4. </w:t>
            </w:r>
            <w:r w:rsidRPr="00C81C0C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ผู้บริหาร</w:t>
            </w:r>
          </w:p>
        </w:tc>
      </w:tr>
      <w:tr w:rsidR="00D03B26" w:rsidRPr="00561921" w14:paraId="66D3E01C" w14:textId="77777777" w:rsidTr="004460C2">
        <w:tc>
          <w:tcPr>
            <w:tcW w:w="1772" w:type="dxa"/>
          </w:tcPr>
          <w:p w14:paraId="1BC3B1F7" w14:textId="6883495C" w:rsidR="00BE5CB8" w:rsidRPr="00561921" w:rsidRDefault="00F90AF7" w:rsidP="002B2B3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เจ้าหน้าที่</w:t>
            </w:r>
            <w:r w:rsidR="00B759DA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บริหารงานทั่วไป</w:t>
            </w:r>
          </w:p>
        </w:tc>
        <w:tc>
          <w:tcPr>
            <w:tcW w:w="1440" w:type="dxa"/>
          </w:tcPr>
          <w:p w14:paraId="3D8F0269" w14:textId="6163C114" w:rsidR="00BE5CB8" w:rsidRPr="00561921" w:rsidRDefault="00395CFB" w:rsidP="009B1B5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Admin</w:t>
            </w:r>
          </w:p>
        </w:tc>
        <w:tc>
          <w:tcPr>
            <w:tcW w:w="3870" w:type="dxa"/>
          </w:tcPr>
          <w:p w14:paraId="325C3A08" w14:textId="20E0C6F4" w:rsidR="00BE5CB8" w:rsidRPr="00561921" w:rsidRDefault="00DE7BD5" w:rsidP="009B1B5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บุคคลที่มีหน้าที่จัดการและควบคุมการดำเนินงานของระบบเพื่อให้เป็นไปตามนโยบายของผู้บริหาร</w:t>
            </w:r>
          </w:p>
        </w:tc>
        <w:tc>
          <w:tcPr>
            <w:tcW w:w="1260" w:type="dxa"/>
          </w:tcPr>
          <w:p w14:paraId="172B0E1D" w14:textId="246C0404" w:rsidR="00BE5CB8" w:rsidRPr="00561921" w:rsidRDefault="002F63C7" w:rsidP="009B1B5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Admin</w:t>
            </w:r>
          </w:p>
        </w:tc>
        <w:tc>
          <w:tcPr>
            <w:tcW w:w="2537" w:type="dxa"/>
          </w:tcPr>
          <w:p w14:paraId="69C933C4" w14:textId="4C230DFD" w:rsidR="00BE5CB8" w:rsidRPr="00561921" w:rsidRDefault="00590E2B" w:rsidP="00590E2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D03B26" w:rsidRPr="00561921" w14:paraId="0A0B811B" w14:textId="77777777" w:rsidTr="004460C2">
        <w:tc>
          <w:tcPr>
            <w:tcW w:w="1772" w:type="dxa"/>
          </w:tcPr>
          <w:p w14:paraId="12F1FB6E" w14:textId="31CC7E90" w:rsidR="00BE5CB8" w:rsidRPr="004460C2" w:rsidRDefault="00FE673A" w:rsidP="00A46DC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460C2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ผู้บริหาร</w:t>
            </w:r>
          </w:p>
        </w:tc>
        <w:tc>
          <w:tcPr>
            <w:tcW w:w="1440" w:type="dxa"/>
          </w:tcPr>
          <w:p w14:paraId="68476E78" w14:textId="594A0E23" w:rsidR="00BE5CB8" w:rsidRPr="004460C2" w:rsidRDefault="00FE673A" w:rsidP="00FE673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460C2">
              <w:rPr>
                <w:rFonts w:ascii="TH SarabunPSK" w:hAnsi="TH SarabunPSK" w:cs="TH SarabunPSK" w:hint="cs"/>
                <w:sz w:val="32"/>
                <w:szCs w:val="32"/>
              </w:rPr>
              <w:t>Executive</w:t>
            </w:r>
          </w:p>
        </w:tc>
        <w:tc>
          <w:tcPr>
            <w:tcW w:w="3870" w:type="dxa"/>
          </w:tcPr>
          <w:p w14:paraId="1765E4B0" w14:textId="5D378109" w:rsidR="00BE5CB8" w:rsidRPr="004460C2" w:rsidRDefault="00883FD3" w:rsidP="008A70E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460C2">
              <w:rPr>
                <w:rFonts w:ascii="TH SarabunPSK" w:hAnsi="TH SarabunPSK" w:cs="TH SarabunPSK" w:hint="cs"/>
                <w:sz w:val="32"/>
                <w:szCs w:val="32"/>
                <w:cs/>
              </w:rPr>
              <w:t>บุคคลที่เป็นเจ้าของระบ</w:t>
            </w:r>
            <w:r w:rsidR="00064AAC" w:rsidRPr="004460C2">
              <w:rPr>
                <w:rFonts w:ascii="TH SarabunPSK" w:hAnsi="TH SarabunPSK" w:cs="TH SarabunPSK" w:hint="cs"/>
                <w:sz w:val="32"/>
                <w:szCs w:val="32"/>
                <w:cs/>
              </w:rPr>
              <w:t>บจัดหางานและพัฒนาทักษะ</w:t>
            </w:r>
            <w:r w:rsidR="00064AAC" w:rsidRPr="004460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64AAC" w:rsidRPr="004460C2">
              <w:rPr>
                <w:rFonts w:ascii="TH SarabunPSK" w:hAnsi="TH SarabunPSK" w:cs="TH SarabunPSK"/>
                <w:sz w:val="32"/>
                <w:szCs w:val="32"/>
              </w:rPr>
              <w:t>CSIT</w:t>
            </w:r>
            <w:r w:rsidR="00DF2BA4" w:rsidRPr="004460C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1260" w:type="dxa"/>
          </w:tcPr>
          <w:p w14:paraId="3B02E76A" w14:textId="29881888" w:rsidR="00BE5CB8" w:rsidRPr="004460C2" w:rsidRDefault="00441C34" w:rsidP="00A46DC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460C2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ผู้บริหาร</w:t>
            </w:r>
          </w:p>
        </w:tc>
        <w:tc>
          <w:tcPr>
            <w:tcW w:w="2537" w:type="dxa"/>
          </w:tcPr>
          <w:p w14:paraId="79749F2D" w14:textId="001EFDC0" w:rsidR="00BE5CB8" w:rsidRPr="004460C2" w:rsidRDefault="004460C2" w:rsidP="004460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460C2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Pr="004460C2">
              <w:rPr>
                <w:rFonts w:ascii="TH SarabunPSK" w:hAnsi="TH SarabunPSK" w:cs="TH SarabunPSK"/>
                <w:sz w:val="32"/>
                <w:szCs w:val="32"/>
                <w:cs/>
              </w:rPr>
              <w:t>ผศ.ดร.วินัย วงษ์ไทย</w:t>
            </w:r>
            <w:r w:rsidRPr="004460C2">
              <w:rPr>
                <w:rFonts w:ascii="TH SarabunPSK" w:hAnsi="TH SarabunPSK" w:cs="TH SarabunPSK"/>
                <w:sz w:val="32"/>
                <w:szCs w:val="32"/>
              </w:rPr>
              <w:br/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2. </w:t>
            </w:r>
            <w:r w:rsidRPr="004460C2">
              <w:rPr>
                <w:rFonts w:ascii="TH SarabunPSK" w:hAnsi="TH SarabunPSK" w:cs="TH SarabunPSK"/>
                <w:sz w:val="32"/>
                <w:szCs w:val="32"/>
                <w:cs/>
              </w:rPr>
              <w:t>นายวุฒิพงษ์ เรือนทอง</w:t>
            </w:r>
          </w:p>
        </w:tc>
      </w:tr>
      <w:tr w:rsidR="00D03B26" w:rsidRPr="00561921" w14:paraId="2A45746D" w14:textId="77777777" w:rsidTr="004460C2">
        <w:tc>
          <w:tcPr>
            <w:tcW w:w="1772" w:type="dxa"/>
          </w:tcPr>
          <w:p w14:paraId="21E986CF" w14:textId="7134F825" w:rsidR="007A0218" w:rsidRPr="00561921" w:rsidRDefault="007A0218" w:rsidP="007A021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โปรไฟล์นิสิต</w:t>
            </w:r>
          </w:p>
        </w:tc>
        <w:tc>
          <w:tcPr>
            <w:tcW w:w="1440" w:type="dxa"/>
          </w:tcPr>
          <w:p w14:paraId="16E56B79" w14:textId="3BFA8F95" w:rsidR="007A0218" w:rsidRPr="00561921" w:rsidRDefault="007A0218" w:rsidP="007A021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Student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Profile</w:t>
            </w:r>
          </w:p>
        </w:tc>
        <w:tc>
          <w:tcPr>
            <w:tcW w:w="3870" w:type="dxa"/>
          </w:tcPr>
          <w:p w14:paraId="7A58C43D" w14:textId="56515C84" w:rsidR="007A0218" w:rsidRPr="00561921" w:rsidRDefault="007A0218" w:rsidP="007A021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ข้อมูลส่วนตัวของนิสิต </w:t>
            </w:r>
            <w:r w:rsidR="00706F0D">
              <w:rPr>
                <w:rFonts w:ascii="TH SarabunPSK" w:hAnsi="TH SarabunPSK" w:cs="TH SarabunPSK" w:hint="cs"/>
                <w:sz w:val="32"/>
                <w:szCs w:val="32"/>
                <w:cs/>
              </w:rPr>
              <w:t>ซึ่งมีแค่นิสิตที่สามารถแก้ไขได้</w:t>
            </w:r>
          </w:p>
        </w:tc>
        <w:tc>
          <w:tcPr>
            <w:tcW w:w="1260" w:type="dxa"/>
          </w:tcPr>
          <w:p w14:paraId="3A6D5CB5" w14:textId="2BED4852" w:rsidR="007A0218" w:rsidRPr="00561921" w:rsidRDefault="007A0218" w:rsidP="007A021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โปรไฟล์นิสิต</w:t>
            </w:r>
          </w:p>
        </w:tc>
        <w:tc>
          <w:tcPr>
            <w:tcW w:w="2537" w:type="dxa"/>
          </w:tcPr>
          <w:p w14:paraId="48FC2F74" w14:textId="0C5EB86D" w:rsidR="007A0218" w:rsidRDefault="007A0218" w:rsidP="007A021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 xml:space="preserve">1. </w:t>
            </w:r>
            <w:r w:rsidR="006A0FFA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6A0FFA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6A0FFA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นามสกุลนิสิต</w:t>
            </w:r>
          </w:p>
          <w:p w14:paraId="509EEA8F" w14:textId="3B30B82D" w:rsidR="005C59FB" w:rsidRPr="00561921" w:rsidRDefault="005C59FB" w:rsidP="007A021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 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าขา</w:t>
            </w:r>
          </w:p>
          <w:p w14:paraId="0DB561CA" w14:textId="15DA0C8E" w:rsidR="007A0218" w:rsidRPr="00561921" w:rsidRDefault="005C59FB" w:rsidP="007A021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7A0218" w:rsidRPr="00561921">
              <w:rPr>
                <w:rFonts w:ascii="TH SarabunPSK" w:hAnsi="TH SarabunPSK" w:cs="TH SarabunPSK" w:hint="cs"/>
                <w:sz w:val="32"/>
                <w:szCs w:val="32"/>
              </w:rPr>
              <w:t xml:space="preserve">. </w:t>
            </w:r>
            <w:r w:rsidR="00762319" w:rsidRPr="00A520BA">
              <w:rPr>
                <w:rFonts w:ascii="TH SarabunPSK" w:hAnsi="TH SarabunPSK" w:cs="TH SarabunPSK" w:hint="cs"/>
                <w:sz w:val="32"/>
                <w:szCs w:val="32"/>
              </w:rPr>
              <w:t>Skill</w:t>
            </w:r>
          </w:p>
          <w:p w14:paraId="02754466" w14:textId="2B0F665F" w:rsidR="007A0218" w:rsidRPr="00561921" w:rsidRDefault="005C59FB" w:rsidP="007A021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7A0218" w:rsidRPr="00561921">
              <w:rPr>
                <w:rFonts w:ascii="TH SarabunPSK" w:hAnsi="TH SarabunPSK" w:cs="TH SarabunPSK" w:hint="cs"/>
                <w:sz w:val="32"/>
                <w:szCs w:val="32"/>
              </w:rPr>
              <w:t xml:space="preserve">. </w:t>
            </w:r>
            <w:r w:rsidR="00762319">
              <w:rPr>
                <w:rFonts w:ascii="TH SarabunPSK" w:hAnsi="TH SarabunPSK" w:cs="TH SarabunPSK"/>
                <w:sz w:val="32"/>
                <w:szCs w:val="32"/>
              </w:rPr>
              <w:t>Hobby</w:t>
            </w:r>
          </w:p>
          <w:p w14:paraId="79F23B1E" w14:textId="5797A75F" w:rsidR="007A0218" w:rsidRDefault="005C59FB" w:rsidP="005C59F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5. </w:t>
            </w:r>
            <w:r w:rsidR="00DA082F">
              <w:rPr>
                <w:rFonts w:ascii="TH SarabunPSK" w:hAnsi="TH SarabunPSK" w:cs="TH SarabunPSK" w:hint="cs"/>
                <w:sz w:val="32"/>
                <w:szCs w:val="32"/>
                <w:cs/>
              </w:rPr>
              <w:t>คะแนน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รีวิว</w:t>
            </w:r>
          </w:p>
          <w:p w14:paraId="562DC173" w14:textId="77777777" w:rsidR="00003A55" w:rsidRDefault="00003A55" w:rsidP="005C59F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6.</w:t>
            </w:r>
            <w:r w:rsidRPr="00A520B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03A55">
              <w:rPr>
                <w:rFonts w:ascii="TH SarabunPSK" w:hAnsi="TH SarabunPSK" w:cs="TH SarabunPSK"/>
                <w:sz w:val="32"/>
                <w:szCs w:val="32"/>
              </w:rPr>
              <w:t>Notifications</w:t>
            </w:r>
          </w:p>
          <w:p w14:paraId="108A7209" w14:textId="63AA6813" w:rsidR="00003A55" w:rsidRPr="00561921" w:rsidRDefault="00003A55" w:rsidP="005C59F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6609ED">
              <w:rPr>
                <w:rFonts w:ascii="TH SarabunPSK" w:hAnsi="TH SarabunPSK" w:cs="TH SarabunPSK"/>
                <w:sz w:val="32"/>
                <w:szCs w:val="32"/>
              </w:rPr>
              <w:t xml:space="preserve"> Edit</w:t>
            </w:r>
          </w:p>
        </w:tc>
      </w:tr>
    </w:tbl>
    <w:p w14:paraId="7E62AFB5" w14:textId="77777777" w:rsidR="00421D00" w:rsidRPr="002E07D7" w:rsidRDefault="00421D00">
      <w:pPr>
        <w:rPr>
          <w:rFonts w:ascii="TH SarabunPSK" w:hAnsi="TH SarabunPSK" w:cs="TH SarabunPSK" w:hint="cs"/>
        </w:rPr>
      </w:pPr>
    </w:p>
    <w:tbl>
      <w:tblPr>
        <w:tblStyle w:val="TableGrid"/>
        <w:tblW w:w="10883" w:type="dxa"/>
        <w:tblInd w:w="-967" w:type="dxa"/>
        <w:tblLook w:val="04A0" w:firstRow="1" w:lastRow="0" w:firstColumn="1" w:lastColumn="0" w:noHBand="0" w:noVBand="1"/>
      </w:tblPr>
      <w:tblGrid>
        <w:gridCol w:w="1529"/>
        <w:gridCol w:w="1559"/>
        <w:gridCol w:w="3544"/>
        <w:gridCol w:w="1530"/>
        <w:gridCol w:w="2721"/>
      </w:tblGrid>
      <w:tr w:rsidR="00B84DF8" w:rsidRPr="00561921" w14:paraId="160230E8" w14:textId="77777777" w:rsidTr="00345C13">
        <w:trPr>
          <w:trHeight w:val="595"/>
        </w:trPr>
        <w:tc>
          <w:tcPr>
            <w:tcW w:w="1529" w:type="dxa"/>
            <w:shd w:val="clear" w:color="auto" w:fill="BFBFBF" w:themeFill="background1" w:themeFillShade="BF"/>
            <w:vAlign w:val="center"/>
          </w:tcPr>
          <w:p w14:paraId="61B00B36" w14:textId="5955D63F" w:rsidR="00DC4828" w:rsidRPr="00561921" w:rsidRDefault="00DC4828" w:rsidP="00DC482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ภาษาไทย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39AB0FDA" w14:textId="4D091B75" w:rsidR="00DC4828" w:rsidRPr="00561921" w:rsidRDefault="00DC4828" w:rsidP="00DC482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</w:p>
        </w:tc>
        <w:tc>
          <w:tcPr>
            <w:tcW w:w="3544" w:type="dxa"/>
            <w:shd w:val="clear" w:color="auto" w:fill="BFBFBF" w:themeFill="background1" w:themeFillShade="BF"/>
            <w:vAlign w:val="center"/>
          </w:tcPr>
          <w:p w14:paraId="728BF3FC" w14:textId="716F38E8" w:rsidR="00DC4828" w:rsidRPr="00561921" w:rsidRDefault="00DC4828" w:rsidP="00DC482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30" w:type="dxa"/>
            <w:shd w:val="clear" w:color="auto" w:fill="BFBFBF" w:themeFill="background1" w:themeFillShade="BF"/>
          </w:tcPr>
          <w:p w14:paraId="7E1C09EC" w14:textId="52E72194" w:rsidR="00DC4828" w:rsidRPr="00561921" w:rsidRDefault="00DC4828" w:rsidP="00DC482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คำที่ใช้ในการสื่อสาร</w:t>
            </w:r>
          </w:p>
        </w:tc>
        <w:tc>
          <w:tcPr>
            <w:tcW w:w="2721" w:type="dxa"/>
            <w:shd w:val="clear" w:color="auto" w:fill="BFBFBF" w:themeFill="background1" w:themeFillShade="BF"/>
            <w:vAlign w:val="center"/>
          </w:tcPr>
          <w:p w14:paraId="14B59AD9" w14:textId="08000A01" w:rsidR="00DC4828" w:rsidRPr="00561921" w:rsidRDefault="00DC4828" w:rsidP="00DC482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ประกอบด้วย</w:t>
            </w:r>
          </w:p>
        </w:tc>
      </w:tr>
      <w:tr w:rsidR="009D3790" w:rsidRPr="00561921" w14:paraId="1A26F0B4" w14:textId="77777777" w:rsidTr="00345C13">
        <w:tc>
          <w:tcPr>
            <w:tcW w:w="1529" w:type="dxa"/>
          </w:tcPr>
          <w:p w14:paraId="2877176F" w14:textId="34F2EF76" w:rsidR="009D3790" w:rsidRPr="00A520BA" w:rsidRDefault="009D3790" w:rsidP="009D3790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โปรไฟล์อาจารย์</w:t>
            </w:r>
          </w:p>
        </w:tc>
        <w:tc>
          <w:tcPr>
            <w:tcW w:w="1559" w:type="dxa"/>
          </w:tcPr>
          <w:p w14:paraId="66D947FF" w14:textId="77777777" w:rsidR="009D3790" w:rsidRPr="00561921" w:rsidRDefault="009D3790" w:rsidP="009D379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Teacher</w:t>
            </w:r>
          </w:p>
          <w:p w14:paraId="38AC0270" w14:textId="77777777" w:rsidR="009D3790" w:rsidRPr="00561921" w:rsidRDefault="009D3790" w:rsidP="009D379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Profile</w:t>
            </w:r>
          </w:p>
          <w:p w14:paraId="7BCAB870" w14:textId="77777777" w:rsidR="009D3790" w:rsidRPr="00A520BA" w:rsidRDefault="009D3790" w:rsidP="009D3790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3544" w:type="dxa"/>
          </w:tcPr>
          <w:p w14:paraId="2B12ACF4" w14:textId="39E665BE" w:rsidR="009D3790" w:rsidRPr="00A520BA" w:rsidRDefault="009D3790" w:rsidP="009D3790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ข้อมูลส่วนตัวและ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ประกาศหางานของอาจารย์</w:t>
            </w: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ซึ่ง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มีแค่อาจารย์ที่สามารถแก้ไขได้</w:t>
            </w:r>
          </w:p>
        </w:tc>
        <w:tc>
          <w:tcPr>
            <w:tcW w:w="1530" w:type="dxa"/>
          </w:tcPr>
          <w:p w14:paraId="0681E7AF" w14:textId="56DA08CF" w:rsidR="009D3790" w:rsidRPr="00A520BA" w:rsidRDefault="009D3790" w:rsidP="009D3790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โปรไฟล์อาจารย์</w:t>
            </w:r>
          </w:p>
        </w:tc>
        <w:tc>
          <w:tcPr>
            <w:tcW w:w="2721" w:type="dxa"/>
          </w:tcPr>
          <w:p w14:paraId="0590BE6D" w14:textId="77777777" w:rsidR="009D3790" w:rsidRPr="00561921" w:rsidRDefault="009D3790" w:rsidP="009D379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 xml:space="preserve">1. </w:t>
            </w: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</w:t>
            </w:r>
          </w:p>
          <w:p w14:paraId="1CE60B2E" w14:textId="77777777" w:rsidR="009D3790" w:rsidRPr="00561921" w:rsidRDefault="009D3790" w:rsidP="009D379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 xml:space="preserve">2. </w:t>
            </w: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สาขา</w:t>
            </w:r>
          </w:p>
          <w:p w14:paraId="4047A44D" w14:textId="77777777" w:rsidR="009D3790" w:rsidRPr="00561921" w:rsidRDefault="009D3790" w:rsidP="009D379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3.</w:t>
            </w: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Contact</w:t>
            </w:r>
          </w:p>
          <w:p w14:paraId="1776E77B" w14:textId="77777777" w:rsidR="009D3790" w:rsidRDefault="009D3790" w:rsidP="009D379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4.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Job</w:t>
            </w:r>
          </w:p>
          <w:p w14:paraId="479B146D" w14:textId="77777777" w:rsidR="009D3790" w:rsidRDefault="009D3790" w:rsidP="009D379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5. Review</w:t>
            </w:r>
          </w:p>
          <w:p w14:paraId="47E7F4DC" w14:textId="77777777" w:rsidR="009D3790" w:rsidRDefault="009D3790" w:rsidP="009D379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6.</w:t>
            </w:r>
            <w:r w:rsidRPr="00A520B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03A55">
              <w:rPr>
                <w:rFonts w:ascii="TH SarabunPSK" w:hAnsi="TH SarabunPSK" w:cs="TH SarabunPSK"/>
                <w:sz w:val="32"/>
                <w:szCs w:val="32"/>
              </w:rPr>
              <w:t>Notifications</w:t>
            </w:r>
          </w:p>
          <w:p w14:paraId="6479D617" w14:textId="77777777" w:rsidR="00421D00" w:rsidRPr="00A520BA" w:rsidRDefault="00421D00" w:rsidP="00421D0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 xml:space="preserve">. </w:t>
            </w:r>
            <w:r>
              <w:rPr>
                <w:rFonts w:ascii="TH SarabunPSK" w:hAnsi="TH SarabunPSK" w:cs="TH SarabunPSK"/>
                <w:sz w:val="32"/>
                <w:szCs w:val="32"/>
              </w:rPr>
              <w:t>Add Job</w:t>
            </w:r>
          </w:p>
          <w:p w14:paraId="40A1CC49" w14:textId="311727F1" w:rsidR="00421D00" w:rsidRDefault="00421D00" w:rsidP="00421D00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 xml:space="preserve">. </w:t>
            </w:r>
            <w:r>
              <w:rPr>
                <w:rFonts w:ascii="TH SarabunPSK" w:hAnsi="TH SarabunPSK" w:cs="TH SarabunPSK"/>
                <w:sz w:val="32"/>
                <w:szCs w:val="32"/>
              </w:rPr>
              <w:t>Edit</w:t>
            </w:r>
          </w:p>
        </w:tc>
      </w:tr>
      <w:tr w:rsidR="009D3790" w:rsidRPr="00561921" w14:paraId="2FADB520" w14:textId="77777777" w:rsidTr="00345C13">
        <w:tc>
          <w:tcPr>
            <w:tcW w:w="1529" w:type="dxa"/>
          </w:tcPr>
          <w:p w14:paraId="63DC27E0" w14:textId="446106B6" w:rsidR="009D3790" w:rsidRPr="00561921" w:rsidRDefault="009D3790" w:rsidP="009D379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สาขา</w:t>
            </w:r>
          </w:p>
        </w:tc>
        <w:tc>
          <w:tcPr>
            <w:tcW w:w="1559" w:type="dxa"/>
          </w:tcPr>
          <w:p w14:paraId="0FF295EB" w14:textId="589689F6" w:rsidR="009D3790" w:rsidRPr="00561921" w:rsidRDefault="009D3790" w:rsidP="009D379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major</w:t>
            </w:r>
          </w:p>
        </w:tc>
        <w:tc>
          <w:tcPr>
            <w:tcW w:w="3544" w:type="dxa"/>
          </w:tcPr>
          <w:p w14:paraId="686E0E2B" w14:textId="3FDDA56D" w:rsidR="009D3790" w:rsidRPr="00561921" w:rsidRDefault="009D3790" w:rsidP="009D379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สาขาในภาควิชาวิทยาการคอมพิวเตอร์และเทคโนโลยีสารสนเทศ คณะวิทยาศาสตร์ มหาวิทยาลัยนเรศวร</w:t>
            </w:r>
          </w:p>
        </w:tc>
        <w:tc>
          <w:tcPr>
            <w:tcW w:w="1530" w:type="dxa"/>
          </w:tcPr>
          <w:p w14:paraId="6122717E" w14:textId="03720F2D" w:rsidR="009D3790" w:rsidRPr="00561921" w:rsidRDefault="009D3790" w:rsidP="009D379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สาขา</w:t>
            </w:r>
          </w:p>
        </w:tc>
        <w:tc>
          <w:tcPr>
            <w:tcW w:w="2721" w:type="dxa"/>
          </w:tcPr>
          <w:p w14:paraId="0542D518" w14:textId="2B83BA68" w:rsidR="009D3790" w:rsidRDefault="009D3790" w:rsidP="009D379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Pr="007445AF">
              <w:rPr>
                <w:rFonts w:ascii="TH SarabunPSK" w:hAnsi="TH SarabunPSK" w:cs="TH SarabunPSK"/>
                <w:sz w:val="32"/>
                <w:szCs w:val="32"/>
              </w:rPr>
              <w:t>Computer Science</w:t>
            </w:r>
          </w:p>
          <w:p w14:paraId="0168E1DE" w14:textId="1B3B903E" w:rsidR="009D3790" w:rsidRPr="00561921" w:rsidRDefault="009D3790" w:rsidP="009D379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2. </w:t>
            </w:r>
            <w:r w:rsidRPr="007445AF">
              <w:rPr>
                <w:rFonts w:ascii="TH SarabunPSK" w:hAnsi="TH SarabunPSK" w:cs="TH SarabunPSK"/>
                <w:sz w:val="32"/>
                <w:szCs w:val="32"/>
              </w:rPr>
              <w:t>Information Technology</w:t>
            </w:r>
          </w:p>
        </w:tc>
      </w:tr>
      <w:tr w:rsidR="009D3790" w:rsidRPr="00561921" w14:paraId="033775C6" w14:textId="77777777" w:rsidTr="00345C13">
        <w:tc>
          <w:tcPr>
            <w:tcW w:w="1529" w:type="dxa"/>
          </w:tcPr>
          <w:p w14:paraId="7AF75804" w14:textId="18CF29D9" w:rsidR="009D3790" w:rsidRDefault="009D3790" w:rsidP="009D3790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เพศ</w:t>
            </w:r>
          </w:p>
        </w:tc>
        <w:tc>
          <w:tcPr>
            <w:tcW w:w="1559" w:type="dxa"/>
          </w:tcPr>
          <w:p w14:paraId="7DF8812B" w14:textId="6FFBF342" w:rsidR="009D3790" w:rsidRDefault="009D3790" w:rsidP="009D379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gender</w:t>
            </w:r>
          </w:p>
        </w:tc>
        <w:tc>
          <w:tcPr>
            <w:tcW w:w="3544" w:type="dxa"/>
          </w:tcPr>
          <w:p w14:paraId="4180483B" w14:textId="78865F3F" w:rsidR="009D3790" w:rsidRDefault="009D3790" w:rsidP="009D3790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เพศของนิสิตและอาจารย์</w:t>
            </w:r>
            <w:r w:rsidRPr="00A520BA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ภาควิชาวิทยาการคอมพิวเตอร์และเทคโนโลยีสารสนเทศ คณะวิทยาศาสตร์ มหาวิทยาลัยนเรศวร</w:t>
            </w:r>
          </w:p>
        </w:tc>
        <w:tc>
          <w:tcPr>
            <w:tcW w:w="1530" w:type="dxa"/>
          </w:tcPr>
          <w:p w14:paraId="715FD1C7" w14:textId="3B0202F0" w:rsidR="009D3790" w:rsidRDefault="009D3790" w:rsidP="009D3790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เพศ</w:t>
            </w:r>
          </w:p>
        </w:tc>
        <w:tc>
          <w:tcPr>
            <w:tcW w:w="2721" w:type="dxa"/>
          </w:tcPr>
          <w:p w14:paraId="3B2B2857" w14:textId="524F2EAF" w:rsidR="009D3790" w:rsidRDefault="009D3790" w:rsidP="009D379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 Male</w:t>
            </w:r>
          </w:p>
          <w:p w14:paraId="3857E6DB" w14:textId="26150EC7" w:rsidR="009D3790" w:rsidRDefault="009D3790" w:rsidP="009D379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 Female</w:t>
            </w:r>
          </w:p>
          <w:p w14:paraId="03FFB10A" w14:textId="58EAFE42" w:rsidR="009D3790" w:rsidRDefault="009D3790" w:rsidP="009D379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 Other</w:t>
            </w:r>
          </w:p>
        </w:tc>
      </w:tr>
      <w:tr w:rsidR="000165E9" w:rsidRPr="00561921" w14:paraId="743DDFD7" w14:textId="77777777" w:rsidTr="00345C13">
        <w:tc>
          <w:tcPr>
            <w:tcW w:w="1529" w:type="dxa"/>
          </w:tcPr>
          <w:p w14:paraId="58C871CE" w14:textId="2F0AD975" w:rsidR="000165E9" w:rsidRPr="00A520BA" w:rsidRDefault="000165E9" w:rsidP="00DC4828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315CA0">
              <w:rPr>
                <w:rFonts w:ascii="TH SarabunPSK" w:hAnsi="TH SarabunPSK" w:cs="TH SarabunPSK" w:hint="cs"/>
                <w:sz w:val="32"/>
                <w:szCs w:val="32"/>
                <w:cs/>
              </w:rPr>
              <w:t>บทบาท</w:t>
            </w:r>
          </w:p>
        </w:tc>
        <w:tc>
          <w:tcPr>
            <w:tcW w:w="1559" w:type="dxa"/>
          </w:tcPr>
          <w:p w14:paraId="1CC2DC02" w14:textId="3589BD0E" w:rsidR="000165E9" w:rsidRPr="00A520BA" w:rsidRDefault="000165E9" w:rsidP="00DC482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Role</w:t>
            </w:r>
          </w:p>
        </w:tc>
        <w:tc>
          <w:tcPr>
            <w:tcW w:w="3544" w:type="dxa"/>
          </w:tcPr>
          <w:p w14:paraId="7A7EE8FA" w14:textId="0692AA35" w:rsidR="000165E9" w:rsidRPr="00A520BA" w:rsidRDefault="00260319" w:rsidP="00DC4828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ตำแหน่งในระบบ</w:t>
            </w:r>
          </w:p>
        </w:tc>
        <w:tc>
          <w:tcPr>
            <w:tcW w:w="1530" w:type="dxa"/>
          </w:tcPr>
          <w:p w14:paraId="71BCBE1F" w14:textId="092EC9B8" w:rsidR="000165E9" w:rsidRPr="00A520BA" w:rsidRDefault="00B826D2" w:rsidP="00DC4828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Role</w:t>
            </w:r>
          </w:p>
        </w:tc>
        <w:tc>
          <w:tcPr>
            <w:tcW w:w="2721" w:type="dxa"/>
          </w:tcPr>
          <w:p w14:paraId="5BB1002F" w14:textId="70DE1762" w:rsidR="000165E9" w:rsidRDefault="00B826D2" w:rsidP="00DC482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="004F27C7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4F27C7" w:rsidRPr="004F27C7">
              <w:rPr>
                <w:rFonts w:ascii="TH SarabunPSK" w:hAnsi="TH SarabunPSK" w:cs="TH SarabunPSK"/>
                <w:sz w:val="32"/>
                <w:szCs w:val="32"/>
              </w:rPr>
              <w:t>executive</w:t>
            </w:r>
          </w:p>
          <w:p w14:paraId="6468E085" w14:textId="5194AD6A" w:rsidR="00B826D2" w:rsidRDefault="00B826D2" w:rsidP="00DC482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="004F27C7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985244" w:rsidRPr="00985244">
              <w:rPr>
                <w:rFonts w:ascii="TH SarabunPSK" w:hAnsi="TH SarabunPSK" w:cs="TH SarabunPSK"/>
                <w:sz w:val="32"/>
                <w:szCs w:val="32"/>
              </w:rPr>
              <w:t>admin</w:t>
            </w:r>
          </w:p>
          <w:p w14:paraId="606D01FC" w14:textId="11691247" w:rsidR="00B826D2" w:rsidRDefault="00B826D2" w:rsidP="00DC482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="0098524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EB768B" w:rsidRPr="00EB768B">
              <w:rPr>
                <w:rFonts w:ascii="TH SarabunPSK" w:hAnsi="TH SarabunPSK" w:cs="TH SarabunPSK"/>
                <w:sz w:val="32"/>
                <w:szCs w:val="32"/>
              </w:rPr>
              <w:t>teacher</w:t>
            </w:r>
          </w:p>
          <w:p w14:paraId="70D69C7A" w14:textId="7BCED96D" w:rsidR="000165E9" w:rsidRPr="00A520BA" w:rsidRDefault="00B826D2" w:rsidP="00DC482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</w:t>
            </w:r>
            <w:r w:rsidR="00EB768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3E2D8F" w:rsidRPr="003E2D8F">
              <w:rPr>
                <w:rFonts w:ascii="TH SarabunPSK" w:hAnsi="TH SarabunPSK" w:cs="TH SarabunPSK"/>
                <w:sz w:val="32"/>
                <w:szCs w:val="32"/>
              </w:rPr>
              <w:t>student</w:t>
            </w:r>
          </w:p>
        </w:tc>
      </w:tr>
      <w:tr w:rsidR="00F308AA" w:rsidRPr="00561921" w14:paraId="433713BC" w14:textId="77777777" w:rsidTr="00345C13">
        <w:tc>
          <w:tcPr>
            <w:tcW w:w="1529" w:type="dxa"/>
          </w:tcPr>
          <w:p w14:paraId="3B91E0A3" w14:textId="77777777" w:rsidR="00F308AA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6639764" w14:textId="77777777" w:rsidR="00F308AA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5B3D0CA" w14:textId="77777777" w:rsidR="00F308AA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E5D99B8" w14:textId="77777777" w:rsidR="00F308AA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7812092" w14:textId="77777777" w:rsidR="00F308AA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A3E7460" w14:textId="169CC6BE" w:rsidR="00F308AA" w:rsidRPr="00291524" w:rsidRDefault="00F308AA" w:rsidP="00F308AA">
            <w:pPr>
              <w:rPr>
                <w:rFonts w:ascii="TH SarabunPSK" w:hAnsi="TH SarabunPSK" w:cs="TH SarabunPSK"/>
                <w:sz w:val="32"/>
                <w:szCs w:val="32"/>
                <w:highlight w:val="yellow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ทักษะ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</w:tc>
        <w:tc>
          <w:tcPr>
            <w:tcW w:w="1559" w:type="dxa"/>
          </w:tcPr>
          <w:p w14:paraId="279F4727" w14:textId="77777777" w:rsidR="00F308AA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4796F4C" w14:textId="77777777" w:rsidR="00F308AA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1AF7F10" w14:textId="77777777" w:rsidR="00F308AA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4AA7B74" w14:textId="77777777" w:rsidR="00F308AA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B4EE789" w14:textId="77777777" w:rsidR="00F308AA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9033807" w14:textId="2935CDC2" w:rsidR="00F308AA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Skill</w:t>
            </w:r>
          </w:p>
        </w:tc>
        <w:tc>
          <w:tcPr>
            <w:tcW w:w="3544" w:type="dxa"/>
          </w:tcPr>
          <w:p w14:paraId="10234387" w14:textId="77777777" w:rsidR="00F308AA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3E24ED0" w14:textId="77777777" w:rsidR="00F308AA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BF640F5" w14:textId="77777777" w:rsidR="00F308AA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1269DBF" w14:textId="77777777" w:rsidR="00F308AA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7E5857" w14:textId="77777777" w:rsidR="00F308AA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B894460" w14:textId="05D8F307" w:rsidR="00F308AA" w:rsidRDefault="00F308AA" w:rsidP="00F308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37B79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ความสามารถเฉพาะด้านของนิสิต</w:t>
            </w:r>
          </w:p>
        </w:tc>
        <w:tc>
          <w:tcPr>
            <w:tcW w:w="1530" w:type="dxa"/>
          </w:tcPr>
          <w:p w14:paraId="6EF00106" w14:textId="77777777" w:rsidR="00F308AA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86426D7" w14:textId="77777777" w:rsidR="00F308AA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532A98D" w14:textId="77777777" w:rsidR="00F308AA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9F367B" w14:textId="77777777" w:rsidR="00F308AA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DF9BF43" w14:textId="77777777" w:rsidR="00F308AA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C10FCEE" w14:textId="56C3D415" w:rsidR="00F308AA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Skill</w:t>
            </w:r>
          </w:p>
        </w:tc>
        <w:tc>
          <w:tcPr>
            <w:tcW w:w="2721" w:type="dxa"/>
          </w:tcPr>
          <w:p w14:paraId="1240BA47" w14:textId="77777777" w:rsidR="00F308AA" w:rsidRDefault="00F308AA" w:rsidP="00F308AA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Pr="00F01A37">
              <w:rPr>
                <w:rFonts w:ascii="TH SarabunPSK" w:hAnsi="TH SarabunPSK" w:cs="TH SarabunPSK"/>
                <w:sz w:val="32"/>
                <w:szCs w:val="32"/>
              </w:rPr>
              <w:t>Programming</w:t>
            </w:r>
          </w:p>
          <w:p w14:paraId="5836F4CE" w14:textId="77777777" w:rsidR="00F308AA" w:rsidRDefault="00F308AA" w:rsidP="00F308AA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2. </w:t>
            </w:r>
            <w:r w:rsidRPr="00F01A37">
              <w:rPr>
                <w:rFonts w:ascii="TH SarabunPSK" w:hAnsi="TH SarabunPSK" w:cs="TH SarabunPSK"/>
                <w:sz w:val="32"/>
                <w:szCs w:val="32"/>
              </w:rPr>
              <w:t>Web Development</w:t>
            </w:r>
          </w:p>
          <w:p w14:paraId="4F5A79D2" w14:textId="77777777" w:rsidR="00F308AA" w:rsidRDefault="00F308AA" w:rsidP="00F308AA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3. </w:t>
            </w:r>
            <w:r w:rsidRPr="001B0345">
              <w:rPr>
                <w:rFonts w:ascii="TH SarabunPSK" w:hAnsi="TH SarabunPSK" w:cs="TH SarabunPSK"/>
                <w:sz w:val="32"/>
                <w:szCs w:val="32"/>
              </w:rPr>
              <w:t>Mobile Development</w:t>
            </w:r>
          </w:p>
          <w:p w14:paraId="5D005836" w14:textId="77777777" w:rsidR="00F308AA" w:rsidRDefault="00F308AA" w:rsidP="00F308AA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4. </w:t>
            </w:r>
            <w:r w:rsidRPr="001B0345">
              <w:rPr>
                <w:rFonts w:ascii="TH SarabunPSK" w:hAnsi="TH SarabunPSK" w:cs="TH SarabunPSK"/>
                <w:sz w:val="32"/>
                <w:szCs w:val="32"/>
              </w:rPr>
              <w:t>UX/UI Design</w:t>
            </w:r>
          </w:p>
          <w:p w14:paraId="7144F12C" w14:textId="77777777" w:rsidR="00F308AA" w:rsidRDefault="00F308AA" w:rsidP="00F308AA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5. </w:t>
            </w:r>
            <w:r w:rsidRPr="001B0345">
              <w:rPr>
                <w:rFonts w:ascii="TH SarabunPSK" w:hAnsi="TH SarabunPSK" w:cs="TH SarabunPSK"/>
                <w:sz w:val="32"/>
                <w:szCs w:val="32"/>
              </w:rPr>
              <w:t>Data Engineering</w:t>
            </w:r>
          </w:p>
          <w:p w14:paraId="7CE511DA" w14:textId="77777777" w:rsidR="00F308AA" w:rsidRDefault="00F308AA" w:rsidP="00F308AA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6. </w:t>
            </w:r>
            <w:r w:rsidRPr="001B0345">
              <w:rPr>
                <w:rFonts w:ascii="TH SarabunPSK" w:hAnsi="TH SarabunPSK" w:cs="TH SarabunPSK"/>
                <w:sz w:val="32"/>
                <w:szCs w:val="32"/>
              </w:rPr>
              <w:t>Data Science</w:t>
            </w:r>
          </w:p>
          <w:p w14:paraId="42FB3B73" w14:textId="77777777" w:rsidR="00F308AA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7. </w:t>
            </w:r>
            <w:r w:rsidRPr="001B0345">
              <w:rPr>
                <w:rFonts w:ascii="TH SarabunPSK" w:hAnsi="TH SarabunPSK" w:cs="TH SarabunPSK"/>
                <w:sz w:val="32"/>
                <w:szCs w:val="32"/>
              </w:rPr>
              <w:t>Cloud Computing</w:t>
            </w:r>
          </w:p>
          <w:p w14:paraId="3B248178" w14:textId="77777777" w:rsidR="00F308AA" w:rsidRDefault="00F308AA" w:rsidP="00F308AA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8. </w:t>
            </w:r>
            <w:r w:rsidRPr="001B0345">
              <w:rPr>
                <w:rFonts w:ascii="TH SarabunPSK" w:hAnsi="TH SarabunPSK" w:cs="TH SarabunPSK"/>
                <w:sz w:val="32"/>
                <w:szCs w:val="32"/>
              </w:rPr>
              <w:t>IoT Development</w:t>
            </w:r>
          </w:p>
          <w:p w14:paraId="0287B882" w14:textId="77777777" w:rsidR="00F308AA" w:rsidRDefault="00F308AA" w:rsidP="00F308AA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9. </w:t>
            </w:r>
            <w:r w:rsidRPr="001B0345">
              <w:rPr>
                <w:rFonts w:ascii="TH SarabunPSK" w:hAnsi="TH SarabunPSK" w:cs="TH SarabunPSK"/>
                <w:sz w:val="32"/>
                <w:szCs w:val="32"/>
              </w:rPr>
              <w:t>Cybersecurity</w:t>
            </w:r>
          </w:p>
          <w:p w14:paraId="52C3F912" w14:textId="6DEAB074" w:rsidR="00F308AA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10. </w:t>
            </w:r>
            <w:r w:rsidRPr="001B0345">
              <w:rPr>
                <w:rFonts w:ascii="TH SarabunPSK" w:hAnsi="TH SarabunPSK" w:cs="TH SarabunPSK"/>
                <w:sz w:val="32"/>
                <w:szCs w:val="32"/>
              </w:rPr>
              <w:t>Game Development</w:t>
            </w:r>
          </w:p>
        </w:tc>
      </w:tr>
    </w:tbl>
    <w:p w14:paraId="38A9422D" w14:textId="77777777" w:rsidR="00AC1F29" w:rsidRPr="00E4102D" w:rsidRDefault="00AC1F29" w:rsidP="00FF21C5">
      <w:pPr>
        <w:rPr>
          <w:rFonts w:ascii="TH SarabunPSK" w:hAnsi="TH SarabunPSK" w:cs="TH SarabunPSK" w:hint="cs"/>
          <w:b/>
          <w:bCs/>
          <w:sz w:val="36"/>
          <w:szCs w:val="36"/>
          <w:lang w:val="en-GB"/>
        </w:rPr>
      </w:pPr>
    </w:p>
    <w:tbl>
      <w:tblPr>
        <w:tblStyle w:val="TableGrid"/>
        <w:tblW w:w="1087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25"/>
        <w:gridCol w:w="1559"/>
        <w:gridCol w:w="3974"/>
        <w:gridCol w:w="1553"/>
        <w:gridCol w:w="2268"/>
      </w:tblGrid>
      <w:tr w:rsidR="00B84DF8" w:rsidRPr="00561921" w14:paraId="6503BCD8" w14:textId="77777777" w:rsidTr="008C5B12">
        <w:trPr>
          <w:trHeight w:val="595"/>
        </w:trPr>
        <w:tc>
          <w:tcPr>
            <w:tcW w:w="1525" w:type="dxa"/>
            <w:shd w:val="clear" w:color="auto" w:fill="BFBFBF" w:themeFill="background1" w:themeFillShade="BF"/>
            <w:vAlign w:val="center"/>
          </w:tcPr>
          <w:p w14:paraId="546A1E07" w14:textId="767D2DD8" w:rsidR="0063217E" w:rsidRPr="00561921" w:rsidRDefault="0063217E" w:rsidP="0063217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ภาษาไทย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060ED201" w14:textId="3B54BFC4" w:rsidR="0063217E" w:rsidRPr="13C35A43" w:rsidRDefault="0063217E" w:rsidP="0063217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</w:p>
        </w:tc>
        <w:tc>
          <w:tcPr>
            <w:tcW w:w="3974" w:type="dxa"/>
            <w:shd w:val="clear" w:color="auto" w:fill="BFBFBF" w:themeFill="background1" w:themeFillShade="BF"/>
            <w:vAlign w:val="center"/>
          </w:tcPr>
          <w:p w14:paraId="019B3394" w14:textId="3D4D8544" w:rsidR="0063217E" w:rsidRPr="00561921" w:rsidRDefault="0063217E" w:rsidP="0063217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53" w:type="dxa"/>
            <w:shd w:val="clear" w:color="auto" w:fill="BFBFBF" w:themeFill="background1" w:themeFillShade="BF"/>
          </w:tcPr>
          <w:p w14:paraId="3A16659F" w14:textId="61FE4AFB" w:rsidR="0063217E" w:rsidRPr="00561921" w:rsidRDefault="0063217E" w:rsidP="0063217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คำที่ใช้ในการสื่อสาร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084548BA" w14:textId="738F71BF" w:rsidR="0063217E" w:rsidRDefault="0063217E" w:rsidP="0063217E">
            <w:pPr>
              <w:spacing w:line="259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ประกอบด้วย</w:t>
            </w:r>
          </w:p>
        </w:tc>
      </w:tr>
      <w:tr w:rsidR="0084232F" w:rsidRPr="00561921" w14:paraId="5E8395CD" w14:textId="77777777" w:rsidTr="008C5B12">
        <w:tc>
          <w:tcPr>
            <w:tcW w:w="1525" w:type="dxa"/>
          </w:tcPr>
          <w:p w14:paraId="46837C68" w14:textId="77777777" w:rsidR="00F308AA" w:rsidRDefault="00F308AA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E401104" w14:textId="77777777" w:rsidR="00F308AA" w:rsidRDefault="00F308AA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857A0E5" w14:textId="77777777" w:rsidR="00F308AA" w:rsidRDefault="00F308AA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0968E2" w14:textId="77777777" w:rsidR="00F308AA" w:rsidRDefault="00F308AA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001A72" w14:textId="77777777" w:rsidR="00F308AA" w:rsidRDefault="00F308AA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D3E9440" w14:textId="77777777" w:rsidR="00F308AA" w:rsidRDefault="00F308AA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EEA71A5" w14:textId="17D375B8" w:rsidR="0084232F" w:rsidRPr="00561921" w:rsidRDefault="0084232F" w:rsidP="0084232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ทักษะ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</w:tc>
        <w:tc>
          <w:tcPr>
            <w:tcW w:w="1559" w:type="dxa"/>
          </w:tcPr>
          <w:p w14:paraId="57AF1B37" w14:textId="77777777" w:rsidR="00F308AA" w:rsidRDefault="00F308AA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7A7F817" w14:textId="77777777" w:rsidR="00F308AA" w:rsidRDefault="00F308AA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D15D5F" w14:textId="77777777" w:rsidR="00F308AA" w:rsidRDefault="00F308AA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80CEAB8" w14:textId="77777777" w:rsidR="00F308AA" w:rsidRDefault="00F308AA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443809D" w14:textId="77777777" w:rsidR="00F308AA" w:rsidRDefault="00F308AA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FBC99A9" w14:textId="77777777" w:rsidR="00F308AA" w:rsidRDefault="00F308AA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316C0A0" w14:textId="5AEDB1C4" w:rsidR="0084232F" w:rsidRPr="00561921" w:rsidRDefault="0084232F" w:rsidP="0084232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Skill</w:t>
            </w:r>
          </w:p>
        </w:tc>
        <w:tc>
          <w:tcPr>
            <w:tcW w:w="3974" w:type="dxa"/>
          </w:tcPr>
          <w:p w14:paraId="72BFE1D9" w14:textId="77777777" w:rsidR="00F308AA" w:rsidRDefault="00F308AA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A7F4305" w14:textId="77777777" w:rsidR="00F308AA" w:rsidRDefault="00F308AA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3B6489F" w14:textId="77777777" w:rsidR="00F308AA" w:rsidRDefault="00F308AA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2A87142" w14:textId="77777777" w:rsidR="00F308AA" w:rsidRDefault="00F308AA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DB58475" w14:textId="77777777" w:rsidR="00F308AA" w:rsidRDefault="00F308AA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2BAAF70" w14:textId="77777777" w:rsidR="00F308AA" w:rsidRDefault="00F308AA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AE8935C" w14:textId="6B92B828" w:rsidR="0084232F" w:rsidRPr="00561921" w:rsidRDefault="0084232F" w:rsidP="0084232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3EFE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ความสามารถเฉพาะด้านของนิสิต</w:t>
            </w:r>
          </w:p>
        </w:tc>
        <w:tc>
          <w:tcPr>
            <w:tcW w:w="1553" w:type="dxa"/>
          </w:tcPr>
          <w:p w14:paraId="0F815E37" w14:textId="77777777" w:rsidR="00F308AA" w:rsidRDefault="00F308AA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0084333" w14:textId="77777777" w:rsidR="00F308AA" w:rsidRDefault="00F308AA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98A84F0" w14:textId="77777777" w:rsidR="00F308AA" w:rsidRDefault="00F308AA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6C3C97" w14:textId="77777777" w:rsidR="00F308AA" w:rsidRDefault="00F308AA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86C61E" w14:textId="77777777" w:rsidR="00F308AA" w:rsidRDefault="00F308AA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DCECB2E" w14:textId="77777777" w:rsidR="00F308AA" w:rsidRDefault="00F308AA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76A3D70" w14:textId="6BC9813F" w:rsidR="0084232F" w:rsidRPr="00561921" w:rsidRDefault="0084232F" w:rsidP="0084232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Skill</w:t>
            </w:r>
          </w:p>
        </w:tc>
        <w:tc>
          <w:tcPr>
            <w:tcW w:w="2268" w:type="dxa"/>
          </w:tcPr>
          <w:p w14:paraId="708DF32C" w14:textId="77777777" w:rsidR="00F308AA" w:rsidRDefault="00F308AA" w:rsidP="00F308AA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11. </w:t>
            </w:r>
            <w:r w:rsidRPr="001B0345">
              <w:rPr>
                <w:rFonts w:ascii="TH SarabunPSK" w:hAnsi="TH SarabunPSK" w:cs="TH SarabunPSK"/>
                <w:sz w:val="32"/>
                <w:szCs w:val="32"/>
              </w:rPr>
              <w:t>OOP</w:t>
            </w:r>
          </w:p>
          <w:p w14:paraId="10B6C27E" w14:textId="77777777" w:rsidR="00F308AA" w:rsidRDefault="00F308AA" w:rsidP="00F308AA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12. </w:t>
            </w:r>
            <w:r w:rsidRPr="001B0345">
              <w:rPr>
                <w:rFonts w:ascii="TH SarabunPSK" w:hAnsi="TH SarabunPSK" w:cs="TH SarabunPSK"/>
                <w:sz w:val="32"/>
                <w:szCs w:val="32"/>
              </w:rPr>
              <w:t>Database Query</w:t>
            </w:r>
          </w:p>
          <w:p w14:paraId="4E5017A4" w14:textId="77777777" w:rsidR="00F308AA" w:rsidRDefault="00F308AA" w:rsidP="00F308AA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13. </w:t>
            </w:r>
            <w:r w:rsidRPr="001B0345">
              <w:rPr>
                <w:rFonts w:ascii="TH SarabunPSK" w:hAnsi="TH SarabunPSK" w:cs="TH SarabunPSK"/>
                <w:sz w:val="32"/>
                <w:szCs w:val="32"/>
              </w:rPr>
              <w:t>Responsive Web Design</w:t>
            </w:r>
          </w:p>
          <w:p w14:paraId="71A7CD6F" w14:textId="77777777" w:rsidR="00F308AA" w:rsidRDefault="00F308AA" w:rsidP="00F308AA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14. </w:t>
            </w:r>
            <w:r w:rsidRPr="001B0345">
              <w:rPr>
                <w:rFonts w:ascii="TH SarabunPSK" w:hAnsi="TH SarabunPSK" w:cs="TH SarabunPSK"/>
                <w:sz w:val="32"/>
                <w:szCs w:val="32"/>
              </w:rPr>
              <w:t>Version Control</w:t>
            </w:r>
          </w:p>
          <w:p w14:paraId="4B1E9D86" w14:textId="4D8119E1" w:rsidR="00F308AA" w:rsidRDefault="00F308AA" w:rsidP="00F308AA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15. </w:t>
            </w:r>
            <w:r w:rsidRPr="001B0345">
              <w:rPr>
                <w:rFonts w:ascii="TH SarabunPSK" w:hAnsi="TH SarabunPSK" w:cs="TH SarabunPSK"/>
                <w:sz w:val="32"/>
                <w:szCs w:val="32"/>
              </w:rPr>
              <w:t>Data Visualization</w:t>
            </w:r>
          </w:p>
          <w:p w14:paraId="65ED0377" w14:textId="77777777" w:rsidR="0084232F" w:rsidRPr="00A520BA" w:rsidRDefault="0084232F" w:rsidP="0084232F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16. API Integration</w:t>
            </w:r>
          </w:p>
          <w:p w14:paraId="50AADC06" w14:textId="77777777" w:rsidR="0084232F" w:rsidRPr="00A520BA" w:rsidRDefault="0084232F" w:rsidP="0084232F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17. Containerization</w:t>
            </w:r>
          </w:p>
          <w:p w14:paraId="45C7AC52" w14:textId="77777777" w:rsidR="0084232F" w:rsidRPr="00A520BA" w:rsidRDefault="0084232F" w:rsidP="0084232F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18. Continuous Integration</w:t>
            </w:r>
          </w:p>
          <w:p w14:paraId="59F34D65" w14:textId="182A8CF9" w:rsidR="0084232F" w:rsidRDefault="0084232F" w:rsidP="0084232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19. Testing</w:t>
            </w:r>
          </w:p>
          <w:p w14:paraId="51C3C5AE" w14:textId="4370D049" w:rsidR="0084232F" w:rsidRPr="00561921" w:rsidRDefault="0084232F" w:rsidP="0084232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20. </w:t>
            </w:r>
            <w:r w:rsidRPr="00A24AF3">
              <w:rPr>
                <w:rFonts w:ascii="TH SarabunPSK" w:hAnsi="TH SarabunPSK" w:cs="TH SarabunPSK"/>
                <w:sz w:val="32"/>
                <w:szCs w:val="32"/>
              </w:rPr>
              <w:t>Framework-Specific Techniques</w:t>
            </w:r>
          </w:p>
        </w:tc>
      </w:tr>
      <w:tr w:rsidR="0084232F" w:rsidRPr="00561921" w14:paraId="142447F7" w14:textId="77777777" w:rsidTr="008C5B12">
        <w:tc>
          <w:tcPr>
            <w:tcW w:w="1525" w:type="dxa"/>
          </w:tcPr>
          <w:p w14:paraId="7AC10938" w14:textId="77777777" w:rsidR="0084232F" w:rsidRDefault="0084232F" w:rsidP="0084232F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proofErr w:type="spellStart"/>
            <w:r w:rsidRPr="2DCB7734">
              <w:rPr>
                <w:rFonts w:ascii="TH SarabunPSK" w:eastAsia="TH SarabunPSK" w:hAnsi="TH SarabunPSK" w:cs="TH SarabunPSK"/>
                <w:sz w:val="32"/>
                <w:szCs w:val="32"/>
              </w:rPr>
              <w:t>การเขียน</w:t>
            </w:r>
            <w:proofErr w:type="spellEnd"/>
          </w:p>
          <w:p w14:paraId="0AFBC064" w14:textId="222F4D59" w:rsidR="0084232F" w:rsidRPr="00D732DE" w:rsidRDefault="0084232F" w:rsidP="0084232F">
            <w:pPr>
              <w:rPr>
                <w:rFonts w:ascii="TH SarabunPSK" w:eastAsia="TH SarabunPSK" w:hAnsi="TH SarabunPSK" w:cs="TH SarabunPSK"/>
                <w:sz w:val="32"/>
                <w:szCs w:val="32"/>
                <w:cs/>
              </w:rPr>
            </w:pPr>
            <w:proofErr w:type="spellStart"/>
            <w:r w:rsidRPr="2DCB7734">
              <w:rPr>
                <w:rFonts w:ascii="TH SarabunPSK" w:eastAsia="TH SarabunPSK" w:hAnsi="TH SarabunPSK" w:cs="TH SarabunPSK"/>
                <w:sz w:val="32"/>
                <w:szCs w:val="32"/>
              </w:rPr>
              <w:t>โปรแกรม</w:t>
            </w:r>
            <w:proofErr w:type="spellEnd"/>
          </w:p>
        </w:tc>
        <w:tc>
          <w:tcPr>
            <w:tcW w:w="1559" w:type="dxa"/>
          </w:tcPr>
          <w:p w14:paraId="77107B6A" w14:textId="50ADE14B" w:rsidR="0084232F" w:rsidRPr="13C35A43" w:rsidRDefault="0084232F" w:rsidP="0084232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01A37">
              <w:rPr>
                <w:rFonts w:ascii="TH SarabunPSK" w:hAnsi="TH SarabunPSK" w:cs="TH SarabunPSK"/>
                <w:sz w:val="32"/>
                <w:szCs w:val="32"/>
              </w:rPr>
              <w:t>Programming</w:t>
            </w:r>
          </w:p>
        </w:tc>
        <w:tc>
          <w:tcPr>
            <w:tcW w:w="3974" w:type="dxa"/>
          </w:tcPr>
          <w:p w14:paraId="77E457C8" w14:textId="77777777" w:rsidR="0084232F" w:rsidRDefault="0084232F" w:rsidP="0084232F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proofErr w:type="spellStart"/>
            <w:r w:rsidRPr="098A41CC">
              <w:rPr>
                <w:rFonts w:ascii="TH SarabunPSK" w:eastAsia="TH SarabunPSK" w:hAnsi="TH SarabunPSK" w:cs="TH SarabunPSK"/>
                <w:sz w:val="32"/>
                <w:szCs w:val="32"/>
              </w:rPr>
              <w:t>ทักษะ</w:t>
            </w:r>
            <w:r w:rsidRPr="446C6A96">
              <w:rPr>
                <w:rFonts w:ascii="TH SarabunPSK" w:eastAsia="TH SarabunPSK" w:hAnsi="TH SarabunPSK" w:cs="TH SarabunPSK"/>
                <w:sz w:val="32"/>
                <w:szCs w:val="32"/>
              </w:rPr>
              <w:t>ก</w:t>
            </w:r>
            <w:r w:rsidRPr="0CBAC695">
              <w:rPr>
                <w:rFonts w:ascii="TH SarabunPSK" w:eastAsia="TH SarabunPSK" w:hAnsi="TH SarabunPSK" w:cs="TH SarabunPSK"/>
                <w:sz w:val="32"/>
                <w:szCs w:val="32"/>
              </w:rPr>
              <w:t>ระบวนการสร้างชุดคำสั่งให้</w:t>
            </w:r>
            <w:proofErr w:type="spellEnd"/>
          </w:p>
          <w:p w14:paraId="4E5B8F76" w14:textId="56D9AD90" w:rsidR="0084232F" w:rsidRPr="00A520BA" w:rsidRDefault="0084232F" w:rsidP="0084232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CBAC695">
              <w:rPr>
                <w:rFonts w:ascii="TH SarabunPSK" w:eastAsia="TH SarabunPSK" w:hAnsi="TH SarabunPSK" w:cs="TH SarabunPSK"/>
                <w:sz w:val="32"/>
                <w:szCs w:val="32"/>
              </w:rPr>
              <w:t>คอมพิวเตอร์ทำงานตามที่กำหนด</w:t>
            </w:r>
            <w:proofErr w:type="spellEnd"/>
          </w:p>
        </w:tc>
        <w:tc>
          <w:tcPr>
            <w:tcW w:w="1553" w:type="dxa"/>
          </w:tcPr>
          <w:p w14:paraId="299B88BF" w14:textId="61A0541C" w:rsidR="0084232F" w:rsidRPr="00561921" w:rsidRDefault="0084232F" w:rsidP="0084232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3A65DB58">
              <w:rPr>
                <w:rFonts w:ascii="TH SarabunPSK" w:hAnsi="TH SarabunPSK" w:cs="TH SarabunPSK"/>
                <w:sz w:val="32"/>
                <w:szCs w:val="32"/>
              </w:rPr>
              <w:t>Programming</w:t>
            </w:r>
          </w:p>
        </w:tc>
        <w:tc>
          <w:tcPr>
            <w:tcW w:w="2268" w:type="dxa"/>
          </w:tcPr>
          <w:p w14:paraId="4ED9C9EC" w14:textId="7EC4E819" w:rsidR="0084232F" w:rsidRDefault="0084232F" w:rsidP="0084232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84232F" w:rsidRPr="00561921" w14:paraId="4E5E24DA" w14:textId="77777777" w:rsidTr="008C5B12">
        <w:tc>
          <w:tcPr>
            <w:tcW w:w="1525" w:type="dxa"/>
          </w:tcPr>
          <w:p w14:paraId="06C2B313" w14:textId="77777777" w:rsidR="0084232F" w:rsidRDefault="0084232F" w:rsidP="0084232F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proofErr w:type="spellStart"/>
            <w:r w:rsidRPr="098A41CC">
              <w:rPr>
                <w:rFonts w:ascii="TH SarabunPSK" w:eastAsia="TH SarabunPSK" w:hAnsi="TH SarabunPSK" w:cs="TH SarabunPSK"/>
                <w:sz w:val="32"/>
                <w:szCs w:val="32"/>
              </w:rPr>
              <w:t>การพัฒนา</w:t>
            </w:r>
            <w:proofErr w:type="spellEnd"/>
          </w:p>
          <w:p w14:paraId="15D998B8" w14:textId="0BB7018A" w:rsidR="0084232F" w:rsidRPr="00A520BA" w:rsidRDefault="0084232F" w:rsidP="0084232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98A41CC">
              <w:rPr>
                <w:rFonts w:ascii="TH SarabunPSK" w:eastAsia="TH SarabunPSK" w:hAnsi="TH SarabunPSK" w:cs="TH SarabunPSK"/>
                <w:sz w:val="32"/>
                <w:szCs w:val="32"/>
              </w:rPr>
              <w:t>เว็บไซต์</w:t>
            </w:r>
            <w:proofErr w:type="spellEnd"/>
          </w:p>
        </w:tc>
        <w:tc>
          <w:tcPr>
            <w:tcW w:w="1559" w:type="dxa"/>
          </w:tcPr>
          <w:p w14:paraId="57C48510" w14:textId="00712071" w:rsidR="0084232F" w:rsidRPr="00F01A37" w:rsidRDefault="0084232F" w:rsidP="0084232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01A37">
              <w:rPr>
                <w:rFonts w:ascii="TH SarabunPSK" w:hAnsi="TH SarabunPSK" w:cs="TH SarabunPSK"/>
                <w:sz w:val="32"/>
                <w:szCs w:val="32"/>
              </w:rPr>
              <w:t>Web Development</w:t>
            </w:r>
          </w:p>
        </w:tc>
        <w:tc>
          <w:tcPr>
            <w:tcW w:w="3974" w:type="dxa"/>
          </w:tcPr>
          <w:p w14:paraId="293195D3" w14:textId="3EC02002" w:rsidR="0084232F" w:rsidRPr="00561921" w:rsidRDefault="0084232F" w:rsidP="0084232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3A65DB58">
              <w:rPr>
                <w:rFonts w:ascii="TH SarabunPSK" w:hAnsi="TH SarabunPSK" w:cs="TH SarabunPSK"/>
                <w:sz w:val="32"/>
                <w:szCs w:val="32"/>
              </w:rPr>
              <w:t>ทักษะ</w:t>
            </w:r>
            <w:r w:rsidRPr="3A65DB58">
              <w:rPr>
                <w:rFonts w:ascii="TH SarabunPSK" w:eastAsia="TH SarabunPSK" w:hAnsi="TH SarabunPSK" w:cs="TH SarabunPSK"/>
                <w:sz w:val="32"/>
                <w:szCs w:val="32"/>
              </w:rPr>
              <w:t>การสร้างและดูแลระบบเว็บไซต์</w:t>
            </w:r>
            <w:proofErr w:type="spellEnd"/>
            <w:r w:rsidRPr="3A65DB58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Pr="3A65DB58">
              <w:rPr>
                <w:rFonts w:ascii="TH SarabunPSK" w:eastAsia="TH SarabunPSK" w:hAnsi="TH SarabunPSK" w:cs="TH SarabunPSK"/>
                <w:sz w:val="32"/>
                <w:szCs w:val="32"/>
              </w:rPr>
              <w:t>ทั้งในส่วน</w:t>
            </w:r>
            <w:proofErr w:type="spellEnd"/>
            <w:r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  <w:r w:rsidRPr="3A65DB58">
              <w:rPr>
                <w:rFonts w:ascii="TH SarabunPSK" w:eastAsia="TH SarabunPSK" w:hAnsi="TH SarabunPSK" w:cs="TH SarabunPSK"/>
                <w:sz w:val="32"/>
                <w:szCs w:val="32"/>
              </w:rPr>
              <w:t>Frontend</w:t>
            </w:r>
            <w:r w:rsidRPr="00A520BA">
              <w:rPr>
                <w:rFonts w:ascii="TH SarabunPSK" w:eastAsia="TH SarabunPSK" w:hAnsi="TH SarabunPSK" w:cs="TH SarabunPSK" w:hint="cs"/>
                <w:sz w:val="32"/>
                <w:szCs w:val="32"/>
              </w:rPr>
              <w:t xml:space="preserve"> </w:t>
            </w:r>
            <w:proofErr w:type="spellStart"/>
            <w:r w:rsidRPr="00A520BA">
              <w:rPr>
                <w:rFonts w:ascii="TH SarabunPSK" w:eastAsia="TH SarabunPSK" w:hAnsi="TH SarabunPSK" w:cs="TH SarabunPSK" w:hint="cs"/>
                <w:sz w:val="32"/>
                <w:szCs w:val="32"/>
              </w:rPr>
              <w:t>และ</w:t>
            </w:r>
            <w:proofErr w:type="spellEnd"/>
            <w:r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  <w:r w:rsidRPr="3A65DB58">
              <w:rPr>
                <w:rFonts w:ascii="TH SarabunPSK" w:eastAsia="TH SarabunPSK" w:hAnsi="TH SarabunPSK" w:cs="TH SarabunPSK"/>
                <w:sz w:val="32"/>
                <w:szCs w:val="32"/>
              </w:rPr>
              <w:t>Backend</w:t>
            </w:r>
          </w:p>
        </w:tc>
        <w:tc>
          <w:tcPr>
            <w:tcW w:w="1553" w:type="dxa"/>
          </w:tcPr>
          <w:p w14:paraId="6E4D7F6A" w14:textId="23C58845" w:rsidR="0084232F" w:rsidRPr="00561921" w:rsidRDefault="0084232F" w:rsidP="0084232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01A37">
              <w:rPr>
                <w:rFonts w:ascii="TH SarabunPSK" w:hAnsi="TH SarabunPSK" w:cs="TH SarabunPSK"/>
                <w:sz w:val="32"/>
                <w:szCs w:val="32"/>
              </w:rPr>
              <w:t>Web Development</w:t>
            </w:r>
          </w:p>
        </w:tc>
        <w:tc>
          <w:tcPr>
            <w:tcW w:w="2268" w:type="dxa"/>
          </w:tcPr>
          <w:p w14:paraId="2E1DF574" w14:textId="6308F646" w:rsidR="0084232F" w:rsidRDefault="0084232F" w:rsidP="0084232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84232F" w:rsidRPr="00561921" w14:paraId="0DA82BBF" w14:textId="77777777" w:rsidTr="008C5B12">
        <w:tc>
          <w:tcPr>
            <w:tcW w:w="1525" w:type="dxa"/>
          </w:tcPr>
          <w:p w14:paraId="3C13ED46" w14:textId="77777777" w:rsidR="0084232F" w:rsidRDefault="0084232F" w:rsidP="0084232F">
            <w:pPr>
              <w:rPr>
                <w:rFonts w:ascii="TH SarabunPSK" w:eastAsia="TH SarabunPSK" w:hAnsi="TH SarabunPSK" w:cs="TH SarabunPSK"/>
                <w:sz w:val="32"/>
                <w:szCs w:val="32"/>
              </w:rPr>
            </w:pPr>
            <w:proofErr w:type="spellStart"/>
            <w:r w:rsidRPr="098A41CC">
              <w:rPr>
                <w:rFonts w:ascii="TH SarabunPSK" w:eastAsia="TH SarabunPSK" w:hAnsi="TH SarabunPSK" w:cs="TH SarabunPSK"/>
                <w:sz w:val="32"/>
                <w:szCs w:val="32"/>
              </w:rPr>
              <w:t>การพัฒนา</w:t>
            </w:r>
            <w:proofErr w:type="spellEnd"/>
          </w:p>
          <w:p w14:paraId="21DCB588" w14:textId="123CA85F" w:rsidR="0084232F" w:rsidRPr="00A520BA" w:rsidRDefault="0084232F" w:rsidP="0084232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98A41CC">
              <w:rPr>
                <w:rFonts w:ascii="TH SarabunPSK" w:eastAsia="TH SarabunPSK" w:hAnsi="TH SarabunPSK" w:cs="TH SarabunPSK"/>
                <w:sz w:val="32"/>
                <w:szCs w:val="32"/>
              </w:rPr>
              <w:t>แอปมือถือ</w:t>
            </w:r>
            <w:proofErr w:type="spellEnd"/>
          </w:p>
        </w:tc>
        <w:tc>
          <w:tcPr>
            <w:tcW w:w="1559" w:type="dxa"/>
          </w:tcPr>
          <w:p w14:paraId="2B2CD3C9" w14:textId="1647433B" w:rsidR="0084232F" w:rsidRPr="00F01A37" w:rsidRDefault="0084232F" w:rsidP="0084232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B0345">
              <w:rPr>
                <w:rFonts w:ascii="TH SarabunPSK" w:hAnsi="TH SarabunPSK" w:cs="TH SarabunPSK"/>
                <w:sz w:val="32"/>
                <w:szCs w:val="32"/>
              </w:rPr>
              <w:t>Mobile Development</w:t>
            </w:r>
          </w:p>
        </w:tc>
        <w:tc>
          <w:tcPr>
            <w:tcW w:w="3974" w:type="dxa"/>
          </w:tcPr>
          <w:p w14:paraId="71C59464" w14:textId="5C35F668" w:rsidR="0084232F" w:rsidRPr="00561921" w:rsidRDefault="0084232F" w:rsidP="0084232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ทักษะ</w:t>
            </w:r>
            <w:r w:rsidRPr="00571CD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การออกแบบและสร้างแอปพลิเคชันสำหรับอุปกรณ์มือถือ เช่น </w:t>
            </w:r>
            <w:r w:rsidRPr="00571CDA">
              <w:rPr>
                <w:rFonts w:ascii="TH SarabunPSK" w:hAnsi="TH SarabunPSK" w:cs="TH SarabunPSK"/>
                <w:sz w:val="32"/>
                <w:szCs w:val="32"/>
              </w:rPr>
              <w:t xml:space="preserve">iOS </w:t>
            </w:r>
            <w:r w:rsidRPr="00571CD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 </w:t>
            </w:r>
            <w:r w:rsidRPr="00571CDA">
              <w:rPr>
                <w:rFonts w:ascii="TH SarabunPSK" w:hAnsi="TH SarabunPSK" w:cs="TH SarabunPSK"/>
                <w:sz w:val="32"/>
                <w:szCs w:val="32"/>
              </w:rPr>
              <w:t>Android</w:t>
            </w:r>
          </w:p>
        </w:tc>
        <w:tc>
          <w:tcPr>
            <w:tcW w:w="1553" w:type="dxa"/>
          </w:tcPr>
          <w:p w14:paraId="43DAC061" w14:textId="3981486C" w:rsidR="0084232F" w:rsidRPr="00561921" w:rsidRDefault="0084232F" w:rsidP="0084232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B0345">
              <w:rPr>
                <w:rFonts w:ascii="TH SarabunPSK" w:hAnsi="TH SarabunPSK" w:cs="TH SarabunPSK"/>
                <w:sz w:val="32"/>
                <w:szCs w:val="32"/>
              </w:rPr>
              <w:t>Mobile Development</w:t>
            </w:r>
          </w:p>
        </w:tc>
        <w:tc>
          <w:tcPr>
            <w:tcW w:w="2268" w:type="dxa"/>
          </w:tcPr>
          <w:p w14:paraId="3A13336A" w14:textId="69DCCA8C" w:rsidR="0084232F" w:rsidRDefault="0084232F" w:rsidP="0084232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84232F" w:rsidRPr="00561921" w14:paraId="76D6CB45" w14:textId="77777777" w:rsidTr="008C5B12">
        <w:tc>
          <w:tcPr>
            <w:tcW w:w="1525" w:type="dxa"/>
          </w:tcPr>
          <w:p w14:paraId="1D05E528" w14:textId="77777777" w:rsidR="0084232F" w:rsidRDefault="0084232F" w:rsidP="0084232F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520BA">
              <w:rPr>
                <w:rFonts w:ascii="TH SarabunPSK" w:hAnsi="TH SarabunPSK" w:cs="TH SarabunPSK"/>
                <w:sz w:val="32"/>
                <w:szCs w:val="32"/>
              </w:rPr>
              <w:t>การออกแบบ</w:t>
            </w:r>
            <w:proofErr w:type="spellEnd"/>
          </w:p>
          <w:p w14:paraId="37B0417C" w14:textId="77777777" w:rsidR="0084232F" w:rsidRDefault="0084232F" w:rsidP="0084232F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520BA">
              <w:rPr>
                <w:rFonts w:ascii="TH SarabunPSK" w:hAnsi="TH SarabunPSK" w:cs="TH SarabunPSK"/>
                <w:sz w:val="32"/>
                <w:szCs w:val="32"/>
              </w:rPr>
              <w:t>ประสบการณ์</w:t>
            </w:r>
            <w:proofErr w:type="spellEnd"/>
          </w:p>
          <w:p w14:paraId="751D79DD" w14:textId="77777777" w:rsidR="0084232F" w:rsidRDefault="0084232F" w:rsidP="0084232F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520BA">
              <w:rPr>
                <w:rFonts w:ascii="TH SarabunPSK" w:hAnsi="TH SarabunPSK" w:cs="TH SarabunPSK"/>
                <w:sz w:val="32"/>
                <w:szCs w:val="32"/>
              </w:rPr>
              <w:t>และส่วนต่อ</w:t>
            </w:r>
            <w:proofErr w:type="spellEnd"/>
          </w:p>
          <w:p w14:paraId="2EAE7B49" w14:textId="7FCCF69A" w:rsidR="0084232F" w:rsidRPr="00561921" w:rsidRDefault="0084232F" w:rsidP="0084232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A520BA">
              <w:rPr>
                <w:rFonts w:ascii="TH SarabunPSK" w:hAnsi="TH SarabunPSK" w:cs="TH SarabunPSK"/>
                <w:sz w:val="32"/>
                <w:szCs w:val="32"/>
              </w:rPr>
              <w:t>ประสานผู้ใช้</w:t>
            </w:r>
            <w:proofErr w:type="spellEnd"/>
          </w:p>
        </w:tc>
        <w:tc>
          <w:tcPr>
            <w:tcW w:w="1559" w:type="dxa"/>
          </w:tcPr>
          <w:p w14:paraId="76BC63ED" w14:textId="6759AAD4" w:rsidR="0084232F" w:rsidRPr="00F01A37" w:rsidRDefault="0084232F" w:rsidP="0084232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B0345">
              <w:rPr>
                <w:rFonts w:ascii="TH SarabunPSK" w:hAnsi="TH SarabunPSK" w:cs="TH SarabunPSK"/>
                <w:sz w:val="32"/>
                <w:szCs w:val="32"/>
              </w:rPr>
              <w:t>UX/UI Design</w:t>
            </w:r>
          </w:p>
        </w:tc>
        <w:tc>
          <w:tcPr>
            <w:tcW w:w="3974" w:type="dxa"/>
          </w:tcPr>
          <w:p w14:paraId="34527515" w14:textId="56AB2AFD" w:rsidR="0084232F" w:rsidRPr="00561921" w:rsidRDefault="0084232F" w:rsidP="0084232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ทักษะ</w:t>
            </w:r>
            <w:r w:rsidRPr="00D3257F">
              <w:rPr>
                <w:rFonts w:ascii="TH SarabunPSK" w:hAnsi="TH SarabunPSK" w:cs="TH SarabunPSK"/>
                <w:sz w:val="32"/>
                <w:szCs w:val="32"/>
                <w:cs/>
              </w:rPr>
              <w:t>การออกแบบให้ผู้ใช้งานมีประสบการณ์ที่ดี และอินเทอร์เฟซที่ใช้งานง่าย</w:t>
            </w:r>
          </w:p>
        </w:tc>
        <w:tc>
          <w:tcPr>
            <w:tcW w:w="1553" w:type="dxa"/>
          </w:tcPr>
          <w:p w14:paraId="5A627561" w14:textId="6E7EC935" w:rsidR="0084232F" w:rsidRPr="00561921" w:rsidRDefault="0084232F" w:rsidP="0084232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B0345">
              <w:rPr>
                <w:rFonts w:ascii="TH SarabunPSK" w:hAnsi="TH SarabunPSK" w:cs="TH SarabunPSK"/>
                <w:sz w:val="32"/>
                <w:szCs w:val="32"/>
              </w:rPr>
              <w:t>UX/UI Design</w:t>
            </w:r>
          </w:p>
        </w:tc>
        <w:tc>
          <w:tcPr>
            <w:tcW w:w="2268" w:type="dxa"/>
          </w:tcPr>
          <w:p w14:paraId="0E3DE069" w14:textId="56534502" w:rsidR="0084232F" w:rsidRDefault="0084232F" w:rsidP="0084232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84232F" w:rsidRPr="00561921" w14:paraId="5D50C5EE" w14:textId="77777777" w:rsidTr="008C5B12">
        <w:tc>
          <w:tcPr>
            <w:tcW w:w="1525" w:type="dxa"/>
          </w:tcPr>
          <w:p w14:paraId="7E65F5D0" w14:textId="6B60930D" w:rsidR="0084232F" w:rsidRPr="00561921" w:rsidRDefault="0084232F" w:rsidP="0084232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72B85">
              <w:rPr>
                <w:rFonts w:ascii="TH SarabunPSK" w:hAnsi="TH SarabunPSK" w:cs="TH SarabunPSK"/>
                <w:sz w:val="32"/>
                <w:szCs w:val="32"/>
                <w:cs/>
              </w:rPr>
              <w:t>วิศวกรรมข้อมูล</w:t>
            </w:r>
          </w:p>
        </w:tc>
        <w:tc>
          <w:tcPr>
            <w:tcW w:w="1559" w:type="dxa"/>
          </w:tcPr>
          <w:p w14:paraId="289418E9" w14:textId="43AC8FDF" w:rsidR="0084232F" w:rsidRPr="00F01A37" w:rsidRDefault="0084232F" w:rsidP="0084232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B0345">
              <w:rPr>
                <w:rFonts w:ascii="TH SarabunPSK" w:hAnsi="TH SarabunPSK" w:cs="TH SarabunPSK"/>
                <w:sz w:val="32"/>
                <w:szCs w:val="32"/>
              </w:rPr>
              <w:t>Data Engineering</w:t>
            </w:r>
          </w:p>
        </w:tc>
        <w:tc>
          <w:tcPr>
            <w:tcW w:w="3974" w:type="dxa"/>
          </w:tcPr>
          <w:p w14:paraId="548C6F25" w14:textId="7E4F3930" w:rsidR="0084232F" w:rsidRPr="00561921" w:rsidRDefault="0084232F" w:rsidP="0084232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ทักษะ</w:t>
            </w:r>
            <w:r w:rsidRPr="00F41878">
              <w:rPr>
                <w:rFonts w:ascii="TH SarabunPSK" w:hAnsi="TH SarabunPSK" w:cs="TH SarabunPSK"/>
                <w:sz w:val="32"/>
                <w:szCs w:val="32"/>
                <w:cs/>
              </w:rPr>
              <w:t>การออกแบบระบบจัดการข้อมูล เช่น การเก็บ รวบรวม แปลง และส่งข้อมูล</w:t>
            </w:r>
          </w:p>
        </w:tc>
        <w:tc>
          <w:tcPr>
            <w:tcW w:w="1553" w:type="dxa"/>
          </w:tcPr>
          <w:p w14:paraId="2A90C9BE" w14:textId="77A15DA7" w:rsidR="0084232F" w:rsidRPr="00561921" w:rsidRDefault="0084232F" w:rsidP="0084232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B0345">
              <w:rPr>
                <w:rFonts w:ascii="TH SarabunPSK" w:hAnsi="TH SarabunPSK" w:cs="TH SarabunPSK"/>
                <w:sz w:val="32"/>
                <w:szCs w:val="32"/>
              </w:rPr>
              <w:t>Data Engineering</w:t>
            </w:r>
          </w:p>
        </w:tc>
        <w:tc>
          <w:tcPr>
            <w:tcW w:w="2268" w:type="dxa"/>
          </w:tcPr>
          <w:p w14:paraId="0F9835B3" w14:textId="538B49FF" w:rsidR="0084232F" w:rsidRDefault="0084232F" w:rsidP="0084232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84232F" w:rsidRPr="00561921" w14:paraId="6E034055" w14:textId="77777777" w:rsidTr="008C5B12">
        <w:tc>
          <w:tcPr>
            <w:tcW w:w="1525" w:type="dxa"/>
          </w:tcPr>
          <w:p w14:paraId="4420909A" w14:textId="6B33690D" w:rsidR="0084232F" w:rsidRPr="00561921" w:rsidRDefault="0084232F" w:rsidP="0084232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53713">
              <w:rPr>
                <w:rFonts w:ascii="TH SarabunPSK" w:hAnsi="TH SarabunPSK" w:cs="TH SarabunPSK"/>
                <w:sz w:val="32"/>
                <w:szCs w:val="32"/>
                <w:cs/>
              </w:rPr>
              <w:t>วิทยาศาสตร์ข้อมูล</w:t>
            </w:r>
          </w:p>
        </w:tc>
        <w:tc>
          <w:tcPr>
            <w:tcW w:w="1559" w:type="dxa"/>
          </w:tcPr>
          <w:p w14:paraId="30582A9B" w14:textId="52A48424" w:rsidR="0084232F" w:rsidRPr="00F01A37" w:rsidRDefault="0084232F" w:rsidP="0084232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B0345">
              <w:rPr>
                <w:rFonts w:ascii="TH SarabunPSK" w:hAnsi="TH SarabunPSK" w:cs="TH SarabunPSK"/>
                <w:sz w:val="32"/>
                <w:szCs w:val="32"/>
              </w:rPr>
              <w:t>Data Science</w:t>
            </w:r>
          </w:p>
        </w:tc>
        <w:tc>
          <w:tcPr>
            <w:tcW w:w="3974" w:type="dxa"/>
          </w:tcPr>
          <w:p w14:paraId="41673ACD" w14:textId="2FC3659D" w:rsidR="0084232F" w:rsidRPr="00561921" w:rsidRDefault="0084232F" w:rsidP="0084232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ทักษะ</w:t>
            </w:r>
            <w:r w:rsidRPr="00D706EA">
              <w:rPr>
                <w:rFonts w:ascii="TH SarabunPSK" w:hAnsi="TH SarabunPSK" w:cs="TH SarabunPSK"/>
                <w:sz w:val="32"/>
                <w:szCs w:val="32"/>
                <w:cs/>
              </w:rPr>
              <w:t>การวิเคราะห์ข้อมูลเพื่อค้นหาแนวโน้ม รูปแบบ และการตัดสินใจด้วยข้อมูล</w:t>
            </w:r>
          </w:p>
        </w:tc>
        <w:tc>
          <w:tcPr>
            <w:tcW w:w="1553" w:type="dxa"/>
          </w:tcPr>
          <w:p w14:paraId="304790AF" w14:textId="79E9CF1E" w:rsidR="0084232F" w:rsidRPr="00561921" w:rsidRDefault="0084232F" w:rsidP="0084232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B0345">
              <w:rPr>
                <w:rFonts w:ascii="TH SarabunPSK" w:hAnsi="TH SarabunPSK" w:cs="TH SarabunPSK"/>
                <w:sz w:val="32"/>
                <w:szCs w:val="32"/>
              </w:rPr>
              <w:t>Data Science</w:t>
            </w:r>
          </w:p>
        </w:tc>
        <w:tc>
          <w:tcPr>
            <w:tcW w:w="2268" w:type="dxa"/>
          </w:tcPr>
          <w:p w14:paraId="4486449E" w14:textId="21A2A789" w:rsidR="0084232F" w:rsidRDefault="0084232F" w:rsidP="0084232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</w:tbl>
    <w:p w14:paraId="42F640BF" w14:textId="77777777" w:rsidR="00F356E4" w:rsidRDefault="00F356E4"/>
    <w:tbl>
      <w:tblPr>
        <w:tblStyle w:val="TableGrid"/>
        <w:tblW w:w="1087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25"/>
        <w:gridCol w:w="1559"/>
        <w:gridCol w:w="3974"/>
        <w:gridCol w:w="1553"/>
        <w:gridCol w:w="2268"/>
      </w:tblGrid>
      <w:tr w:rsidR="00B84DF8" w:rsidRPr="00561921" w14:paraId="26CDD42C" w14:textId="77777777" w:rsidTr="00F356E4">
        <w:tc>
          <w:tcPr>
            <w:tcW w:w="1525" w:type="dxa"/>
            <w:shd w:val="clear" w:color="auto" w:fill="BFBFBF" w:themeFill="background1" w:themeFillShade="BF"/>
            <w:vAlign w:val="center"/>
          </w:tcPr>
          <w:p w14:paraId="5D6D2013" w14:textId="54E4E284" w:rsidR="00F356E4" w:rsidRPr="00A520BA" w:rsidRDefault="00F356E4" w:rsidP="00F356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ภาษาไทย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3E7457B0" w14:textId="6BD2D5DD" w:rsidR="00F356E4" w:rsidRPr="00A520BA" w:rsidRDefault="00F356E4" w:rsidP="00F356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</w:p>
        </w:tc>
        <w:tc>
          <w:tcPr>
            <w:tcW w:w="3974" w:type="dxa"/>
            <w:shd w:val="clear" w:color="auto" w:fill="BFBFBF" w:themeFill="background1" w:themeFillShade="BF"/>
            <w:vAlign w:val="center"/>
          </w:tcPr>
          <w:p w14:paraId="1054CC2A" w14:textId="12637F6A" w:rsidR="00F356E4" w:rsidRPr="00A520BA" w:rsidRDefault="00F356E4" w:rsidP="00F356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53" w:type="dxa"/>
            <w:shd w:val="clear" w:color="auto" w:fill="BFBFBF" w:themeFill="background1" w:themeFillShade="BF"/>
          </w:tcPr>
          <w:p w14:paraId="202916D7" w14:textId="0E1BD037" w:rsidR="00F356E4" w:rsidRPr="00A520BA" w:rsidRDefault="00F356E4" w:rsidP="00F356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คำที่ใช้ในการสื่อสาร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635DF6B1" w14:textId="5C0F8520" w:rsidR="00F356E4" w:rsidRPr="00A520BA" w:rsidRDefault="00F356E4" w:rsidP="00F356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ประกอบด้วย</w:t>
            </w:r>
          </w:p>
        </w:tc>
      </w:tr>
      <w:tr w:rsidR="00F308AA" w:rsidRPr="00561921" w14:paraId="45B0E440" w14:textId="77777777" w:rsidTr="008C5B12">
        <w:tc>
          <w:tcPr>
            <w:tcW w:w="1525" w:type="dxa"/>
          </w:tcPr>
          <w:p w14:paraId="12405205" w14:textId="66623550" w:rsidR="00F308AA" w:rsidRPr="00AB1B9B" w:rsidRDefault="00F308AA" w:rsidP="00F308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F6D59">
              <w:rPr>
                <w:rFonts w:ascii="TH SarabunPSK" w:hAnsi="TH SarabunPSK" w:cs="TH SarabunPSK"/>
                <w:sz w:val="32"/>
                <w:szCs w:val="32"/>
                <w:cs/>
              </w:rPr>
              <w:t>การประมวลผลแบบคลาวด์</w:t>
            </w:r>
          </w:p>
        </w:tc>
        <w:tc>
          <w:tcPr>
            <w:tcW w:w="1559" w:type="dxa"/>
          </w:tcPr>
          <w:p w14:paraId="48974516" w14:textId="60A42BE8" w:rsidR="00F308AA" w:rsidRPr="001B0345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B0345">
              <w:rPr>
                <w:rFonts w:ascii="TH SarabunPSK" w:hAnsi="TH SarabunPSK" w:cs="TH SarabunPSK"/>
                <w:sz w:val="32"/>
                <w:szCs w:val="32"/>
              </w:rPr>
              <w:t>Cloud Computing</w:t>
            </w:r>
          </w:p>
        </w:tc>
        <w:tc>
          <w:tcPr>
            <w:tcW w:w="3974" w:type="dxa"/>
          </w:tcPr>
          <w:p w14:paraId="6E422A77" w14:textId="15354810" w:rsidR="00F308AA" w:rsidRDefault="00F308AA" w:rsidP="00F308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ทักษะ</w:t>
            </w:r>
            <w:r w:rsidRPr="00CD682A">
              <w:rPr>
                <w:rFonts w:ascii="TH SarabunPSK" w:hAnsi="TH SarabunPSK" w:cs="TH SarabunPSK"/>
                <w:sz w:val="32"/>
                <w:szCs w:val="32"/>
                <w:cs/>
              </w:rPr>
              <w:t>การใช้งานทรัพยากรคอมพิวเตอร์ผ่านอินเทอร์เน็ต เช่น เซิร์ฟเวอร์ ฐานข้อมูล</w:t>
            </w:r>
          </w:p>
        </w:tc>
        <w:tc>
          <w:tcPr>
            <w:tcW w:w="1553" w:type="dxa"/>
          </w:tcPr>
          <w:p w14:paraId="7B641063" w14:textId="381A4D0E" w:rsidR="00F308AA" w:rsidRPr="001B0345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B0345">
              <w:rPr>
                <w:rFonts w:ascii="TH SarabunPSK" w:hAnsi="TH SarabunPSK" w:cs="TH SarabunPSK"/>
                <w:sz w:val="32"/>
                <w:szCs w:val="32"/>
              </w:rPr>
              <w:t>Cloud Computing</w:t>
            </w:r>
          </w:p>
        </w:tc>
        <w:tc>
          <w:tcPr>
            <w:tcW w:w="2268" w:type="dxa"/>
          </w:tcPr>
          <w:p w14:paraId="48D59B3A" w14:textId="640AD140" w:rsidR="00F308AA" w:rsidRPr="00A520BA" w:rsidRDefault="00F308AA" w:rsidP="00F308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F308AA" w:rsidRPr="00561921" w14:paraId="5AA76A74" w14:textId="77777777" w:rsidTr="008C5B12">
        <w:tc>
          <w:tcPr>
            <w:tcW w:w="1525" w:type="dxa"/>
          </w:tcPr>
          <w:p w14:paraId="41B15BEC" w14:textId="0E0A62D0" w:rsidR="00F308AA" w:rsidRPr="00AB1B9B" w:rsidRDefault="00F308AA" w:rsidP="00F308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B39F2">
              <w:rPr>
                <w:rFonts w:ascii="TH SarabunPSK" w:hAnsi="TH SarabunPSK" w:cs="TH SarabunPSK"/>
                <w:sz w:val="32"/>
                <w:szCs w:val="32"/>
                <w:cs/>
              </w:rPr>
              <w:t>การพัฒนาอินเทอร์เน็ตของสรรพสิ่ง</w:t>
            </w:r>
          </w:p>
        </w:tc>
        <w:tc>
          <w:tcPr>
            <w:tcW w:w="1559" w:type="dxa"/>
          </w:tcPr>
          <w:p w14:paraId="4C203A23" w14:textId="3F7D81E1" w:rsidR="00F308AA" w:rsidRPr="001B0345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B0345">
              <w:rPr>
                <w:rFonts w:ascii="TH SarabunPSK" w:hAnsi="TH SarabunPSK" w:cs="TH SarabunPSK"/>
                <w:sz w:val="32"/>
                <w:szCs w:val="32"/>
              </w:rPr>
              <w:t>IoT Development</w:t>
            </w:r>
          </w:p>
        </w:tc>
        <w:tc>
          <w:tcPr>
            <w:tcW w:w="3974" w:type="dxa"/>
          </w:tcPr>
          <w:p w14:paraId="0B631C8C" w14:textId="4CEC770B" w:rsidR="00F308AA" w:rsidRDefault="00F308AA" w:rsidP="00F308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ทักษะ</w:t>
            </w:r>
            <w:r w:rsidRPr="001108F7">
              <w:rPr>
                <w:rFonts w:ascii="TH SarabunPSK" w:hAnsi="TH SarabunPSK" w:cs="TH SarabunPSK"/>
                <w:sz w:val="32"/>
                <w:szCs w:val="32"/>
                <w:cs/>
              </w:rPr>
              <w:t>การสร้างอุปกรณ์ที่เชื่อมต่อและสื่อสารกันผ่านอินเทอร์เน็ต เช่น สมาร์ทโฮม</w:t>
            </w:r>
          </w:p>
        </w:tc>
        <w:tc>
          <w:tcPr>
            <w:tcW w:w="1553" w:type="dxa"/>
          </w:tcPr>
          <w:p w14:paraId="744AD370" w14:textId="269FC6D3" w:rsidR="00F308AA" w:rsidRPr="001B0345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B0345">
              <w:rPr>
                <w:rFonts w:ascii="TH SarabunPSK" w:hAnsi="TH SarabunPSK" w:cs="TH SarabunPSK"/>
                <w:sz w:val="32"/>
                <w:szCs w:val="32"/>
              </w:rPr>
              <w:t>IoT Development</w:t>
            </w:r>
          </w:p>
        </w:tc>
        <w:tc>
          <w:tcPr>
            <w:tcW w:w="2268" w:type="dxa"/>
          </w:tcPr>
          <w:p w14:paraId="759E72CF" w14:textId="5A9B60B8" w:rsidR="00F308AA" w:rsidRPr="00A520BA" w:rsidRDefault="00F308AA" w:rsidP="00F308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7E51E728" w14:textId="77777777" w:rsidTr="008C5B12">
        <w:tc>
          <w:tcPr>
            <w:tcW w:w="1525" w:type="dxa"/>
          </w:tcPr>
          <w:p w14:paraId="02E16821" w14:textId="77777777" w:rsidR="00F41AAE" w:rsidRDefault="00AB1B9B" w:rsidP="00F356E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B1B9B">
              <w:rPr>
                <w:rFonts w:ascii="TH SarabunPSK" w:hAnsi="TH SarabunPSK" w:cs="TH SarabunPSK"/>
                <w:sz w:val="32"/>
                <w:szCs w:val="32"/>
                <w:cs/>
              </w:rPr>
              <w:t>ความมั่นคงปลอดภัย</w:t>
            </w:r>
            <w:r w:rsidR="00F41AAE">
              <w:rPr>
                <w:rFonts w:ascii="TH SarabunPSK" w:hAnsi="TH SarabunPSK" w:cs="TH SarabunPSK" w:hint="cs"/>
                <w:sz w:val="32"/>
                <w:szCs w:val="32"/>
                <w:cs/>
              </w:rPr>
              <w:t>ทาง</w:t>
            </w:r>
          </w:p>
          <w:p w14:paraId="2B673515" w14:textId="01A06F7B" w:rsidR="00A17A84" w:rsidRPr="00561921" w:rsidRDefault="00AB1B9B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B1B9B">
              <w:rPr>
                <w:rFonts w:ascii="TH SarabunPSK" w:hAnsi="TH SarabunPSK" w:cs="TH SarabunPSK"/>
                <w:sz w:val="32"/>
                <w:szCs w:val="32"/>
                <w:cs/>
              </w:rPr>
              <w:t>ไซเบอร์</w:t>
            </w:r>
          </w:p>
        </w:tc>
        <w:tc>
          <w:tcPr>
            <w:tcW w:w="1559" w:type="dxa"/>
          </w:tcPr>
          <w:p w14:paraId="316C3BE6" w14:textId="76D8926B" w:rsidR="00A17A84" w:rsidRPr="00F01A37" w:rsidRDefault="007C4A79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B0345">
              <w:rPr>
                <w:rFonts w:ascii="TH SarabunPSK" w:hAnsi="TH SarabunPSK" w:cs="TH SarabunPSK"/>
                <w:sz w:val="32"/>
                <w:szCs w:val="32"/>
              </w:rPr>
              <w:t>Cybersecurity</w:t>
            </w:r>
          </w:p>
        </w:tc>
        <w:tc>
          <w:tcPr>
            <w:tcW w:w="3974" w:type="dxa"/>
          </w:tcPr>
          <w:p w14:paraId="2042B528" w14:textId="3B586B97" w:rsidR="00A17A84" w:rsidRPr="00561921" w:rsidRDefault="00F3436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ทักษะก</w:t>
            </w:r>
            <w:r w:rsidRPr="00F3436A">
              <w:rPr>
                <w:rFonts w:ascii="TH SarabunPSK" w:hAnsi="TH SarabunPSK" w:cs="TH SarabunPSK"/>
                <w:sz w:val="32"/>
                <w:szCs w:val="32"/>
                <w:cs/>
              </w:rPr>
              <w:t>ารปกป้องระบบ เครือข่าย และข้อมูลจากการโจมตี</w:t>
            </w:r>
          </w:p>
        </w:tc>
        <w:tc>
          <w:tcPr>
            <w:tcW w:w="1553" w:type="dxa"/>
          </w:tcPr>
          <w:p w14:paraId="3A2C87C3" w14:textId="0B701F58" w:rsidR="00A17A84" w:rsidRPr="00561921" w:rsidRDefault="00864596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B0345">
              <w:rPr>
                <w:rFonts w:ascii="TH SarabunPSK" w:hAnsi="TH SarabunPSK" w:cs="TH SarabunPSK"/>
                <w:sz w:val="32"/>
                <w:szCs w:val="32"/>
              </w:rPr>
              <w:t>Cybersecurity</w:t>
            </w:r>
          </w:p>
        </w:tc>
        <w:tc>
          <w:tcPr>
            <w:tcW w:w="2268" w:type="dxa"/>
          </w:tcPr>
          <w:p w14:paraId="59612193" w14:textId="0986F7DA" w:rsidR="00A17A84" w:rsidRDefault="00F356E4" w:rsidP="00F356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40E1059E" w14:textId="77777777" w:rsidTr="008C5B12">
        <w:tc>
          <w:tcPr>
            <w:tcW w:w="1525" w:type="dxa"/>
          </w:tcPr>
          <w:p w14:paraId="21E0460D" w14:textId="2E3FD0B8" w:rsidR="00A17A84" w:rsidRPr="00561921" w:rsidRDefault="00657A77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7A77">
              <w:rPr>
                <w:rFonts w:ascii="TH SarabunPSK" w:hAnsi="TH SarabunPSK" w:cs="TH SarabunPSK"/>
                <w:sz w:val="32"/>
                <w:szCs w:val="32"/>
                <w:cs/>
              </w:rPr>
              <w:t>การพัฒนาเกม</w:t>
            </w:r>
          </w:p>
        </w:tc>
        <w:tc>
          <w:tcPr>
            <w:tcW w:w="1559" w:type="dxa"/>
          </w:tcPr>
          <w:p w14:paraId="33EC2F40" w14:textId="2D139AA3" w:rsidR="00A17A84" w:rsidRPr="00F01A37" w:rsidRDefault="007C4A79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B0345">
              <w:rPr>
                <w:rFonts w:ascii="TH SarabunPSK" w:hAnsi="TH SarabunPSK" w:cs="TH SarabunPSK"/>
                <w:sz w:val="32"/>
                <w:szCs w:val="32"/>
              </w:rPr>
              <w:t>Game Development</w:t>
            </w:r>
          </w:p>
        </w:tc>
        <w:tc>
          <w:tcPr>
            <w:tcW w:w="3974" w:type="dxa"/>
          </w:tcPr>
          <w:p w14:paraId="65598E74" w14:textId="6ACCC8E7" w:rsidR="00261182" w:rsidRPr="00261182" w:rsidRDefault="00261182" w:rsidP="002611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ทักษะ</w:t>
            </w:r>
            <w:r w:rsidRPr="00A520BA">
              <w:rPr>
                <w:rFonts w:ascii="TH SarabunPSK" w:hAnsi="TH SarabunPSK" w:cs="TH SarabunPSK"/>
                <w:sz w:val="32"/>
                <w:szCs w:val="32"/>
                <w:cs/>
              </w:rPr>
              <w:t>การออกแบบและสร้างเกมคอมพิวเตอร์ หรือเกมมือถือ</w:t>
            </w:r>
          </w:p>
          <w:p w14:paraId="06DD6B84" w14:textId="60B597C2" w:rsidR="00A17A84" w:rsidRPr="00561921" w:rsidRDefault="00A17A84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553" w:type="dxa"/>
          </w:tcPr>
          <w:p w14:paraId="77726271" w14:textId="3734331D" w:rsidR="00A17A84" w:rsidRPr="00561921" w:rsidRDefault="00864596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B0345">
              <w:rPr>
                <w:rFonts w:ascii="TH SarabunPSK" w:hAnsi="TH SarabunPSK" w:cs="TH SarabunPSK"/>
                <w:sz w:val="32"/>
                <w:szCs w:val="32"/>
              </w:rPr>
              <w:t>Game Development</w:t>
            </w:r>
          </w:p>
        </w:tc>
        <w:tc>
          <w:tcPr>
            <w:tcW w:w="2268" w:type="dxa"/>
          </w:tcPr>
          <w:p w14:paraId="7A3791CB" w14:textId="19DF2D4E" w:rsidR="00A17A84" w:rsidRDefault="00F356E4" w:rsidP="00F356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16649E2B" w14:textId="77777777" w:rsidTr="008C5B12">
        <w:tc>
          <w:tcPr>
            <w:tcW w:w="1525" w:type="dxa"/>
          </w:tcPr>
          <w:p w14:paraId="0EF9705A" w14:textId="71401625" w:rsidR="007C4A79" w:rsidRPr="00561921" w:rsidRDefault="00700E29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00E29">
              <w:rPr>
                <w:rFonts w:ascii="TH SarabunPSK" w:hAnsi="TH SarabunPSK" w:cs="TH SarabunPSK"/>
                <w:sz w:val="32"/>
                <w:szCs w:val="32"/>
                <w:cs/>
              </w:rPr>
              <w:t>การเขียนโปรแกรมเชิงวัตถุ</w:t>
            </w:r>
          </w:p>
        </w:tc>
        <w:tc>
          <w:tcPr>
            <w:tcW w:w="1559" w:type="dxa"/>
          </w:tcPr>
          <w:p w14:paraId="1257F707" w14:textId="4363A94B" w:rsidR="007C4A79" w:rsidRPr="00F01A37" w:rsidRDefault="007C4A79" w:rsidP="007C4A79">
            <w:pPr>
              <w:spacing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B0345">
              <w:rPr>
                <w:rFonts w:ascii="TH SarabunPSK" w:hAnsi="TH SarabunPSK" w:cs="TH SarabunPSK"/>
                <w:sz w:val="32"/>
                <w:szCs w:val="32"/>
              </w:rPr>
              <w:t>OOP</w:t>
            </w:r>
          </w:p>
        </w:tc>
        <w:tc>
          <w:tcPr>
            <w:tcW w:w="3974" w:type="dxa"/>
          </w:tcPr>
          <w:p w14:paraId="53AC8236" w14:textId="1BD56CFD" w:rsidR="007C4A79" w:rsidRPr="00561921" w:rsidRDefault="006E5115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5115">
              <w:rPr>
                <w:rFonts w:ascii="TH SarabunPSK" w:hAnsi="TH SarabunPSK" w:cs="TH SarabunPSK"/>
                <w:sz w:val="32"/>
                <w:szCs w:val="32"/>
                <w:cs/>
              </w:rPr>
              <w:t>แนวคิดการเขียนโปรแกรมโดยใช้ “อ็อบเจกต์” ซึ่งมีข้อมูลและฟังก์ชันของตนเอง</w:t>
            </w:r>
          </w:p>
        </w:tc>
        <w:tc>
          <w:tcPr>
            <w:tcW w:w="1553" w:type="dxa"/>
          </w:tcPr>
          <w:p w14:paraId="1C0C3413" w14:textId="353903C9" w:rsidR="007C4A79" w:rsidRPr="00561921" w:rsidRDefault="00864596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B0345">
              <w:rPr>
                <w:rFonts w:ascii="TH SarabunPSK" w:hAnsi="TH SarabunPSK" w:cs="TH SarabunPSK"/>
                <w:sz w:val="32"/>
                <w:szCs w:val="32"/>
              </w:rPr>
              <w:t>OOP</w:t>
            </w:r>
          </w:p>
        </w:tc>
        <w:tc>
          <w:tcPr>
            <w:tcW w:w="2268" w:type="dxa"/>
          </w:tcPr>
          <w:p w14:paraId="1B368A4E" w14:textId="21D9CB46" w:rsidR="007C4A79" w:rsidRDefault="00F356E4" w:rsidP="00F356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397FF666" w14:textId="77777777" w:rsidTr="008C5B12">
        <w:tc>
          <w:tcPr>
            <w:tcW w:w="1525" w:type="dxa"/>
          </w:tcPr>
          <w:p w14:paraId="0EC50BC3" w14:textId="7337D91B" w:rsidR="007C4A79" w:rsidRPr="00561921" w:rsidRDefault="00B21E79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21E79">
              <w:rPr>
                <w:rFonts w:ascii="TH SarabunPSK" w:hAnsi="TH SarabunPSK" w:cs="TH SarabunPSK"/>
                <w:sz w:val="32"/>
                <w:szCs w:val="32"/>
                <w:cs/>
              </w:rPr>
              <w:t>การค้นหาข้อมูลในฐานข้อมูล</w:t>
            </w:r>
          </w:p>
        </w:tc>
        <w:tc>
          <w:tcPr>
            <w:tcW w:w="1559" w:type="dxa"/>
          </w:tcPr>
          <w:p w14:paraId="3860DF7A" w14:textId="18312155" w:rsidR="007C4A79" w:rsidRPr="00F01A37" w:rsidRDefault="007C4A79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B0345">
              <w:rPr>
                <w:rFonts w:ascii="TH SarabunPSK" w:hAnsi="TH SarabunPSK" w:cs="TH SarabunPSK"/>
                <w:sz w:val="32"/>
                <w:szCs w:val="32"/>
              </w:rPr>
              <w:t>Database Query</w:t>
            </w:r>
          </w:p>
        </w:tc>
        <w:tc>
          <w:tcPr>
            <w:tcW w:w="3974" w:type="dxa"/>
          </w:tcPr>
          <w:p w14:paraId="776A2887" w14:textId="03E286C6" w:rsidR="007C4A79" w:rsidRPr="00561921" w:rsidRDefault="006E248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248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คำสั่งที่ใช้ดึงข้อมูลจากฐานข้อมูล เช่น </w:t>
            </w:r>
            <w:r w:rsidRPr="006E248A">
              <w:rPr>
                <w:rFonts w:ascii="TH SarabunPSK" w:hAnsi="TH SarabunPSK" w:cs="TH SarabunPSK"/>
                <w:sz w:val="32"/>
                <w:szCs w:val="32"/>
              </w:rPr>
              <w:t>SQL</w:t>
            </w:r>
          </w:p>
        </w:tc>
        <w:tc>
          <w:tcPr>
            <w:tcW w:w="1553" w:type="dxa"/>
          </w:tcPr>
          <w:p w14:paraId="3EA1C1BF" w14:textId="138E3182" w:rsidR="007C4A79" w:rsidRPr="00561921" w:rsidRDefault="0027550E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B0345">
              <w:rPr>
                <w:rFonts w:ascii="TH SarabunPSK" w:hAnsi="TH SarabunPSK" w:cs="TH SarabunPSK"/>
                <w:sz w:val="32"/>
                <w:szCs w:val="32"/>
              </w:rPr>
              <w:t>Database Query</w:t>
            </w:r>
          </w:p>
        </w:tc>
        <w:tc>
          <w:tcPr>
            <w:tcW w:w="2268" w:type="dxa"/>
          </w:tcPr>
          <w:p w14:paraId="5E929C38" w14:textId="3B581046" w:rsidR="007C4A79" w:rsidRDefault="00F356E4" w:rsidP="00F356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7E77BFDB" w14:textId="77777777" w:rsidTr="008C5B12">
        <w:tc>
          <w:tcPr>
            <w:tcW w:w="1525" w:type="dxa"/>
          </w:tcPr>
          <w:p w14:paraId="34387003" w14:textId="15A4AF1E" w:rsidR="007C4A79" w:rsidRPr="00561921" w:rsidRDefault="00DD2AB5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2AB5">
              <w:rPr>
                <w:rFonts w:ascii="TH SarabunPSK" w:hAnsi="TH SarabunPSK" w:cs="TH SarabunPSK"/>
                <w:sz w:val="32"/>
                <w:szCs w:val="32"/>
                <w:cs/>
              </w:rPr>
              <w:t>การออกแบบเว็บ</w:t>
            </w:r>
            <w:r w:rsidR="00A50ADA">
              <w:rPr>
                <w:rFonts w:ascii="TH SarabunPSK" w:hAnsi="TH SarabunPSK" w:cs="TH SarabunPSK" w:hint="cs"/>
                <w:sz w:val="32"/>
                <w:szCs w:val="32"/>
                <w:cs/>
              </w:rPr>
              <w:t>แบบ</w:t>
            </w:r>
            <w:r w:rsidRPr="00DD2AB5">
              <w:rPr>
                <w:rFonts w:ascii="TH SarabunPSK" w:hAnsi="TH SarabunPSK" w:cs="TH SarabunPSK"/>
                <w:sz w:val="32"/>
                <w:szCs w:val="32"/>
                <w:cs/>
              </w:rPr>
              <w:t>ตอบสนอง</w:t>
            </w:r>
          </w:p>
        </w:tc>
        <w:tc>
          <w:tcPr>
            <w:tcW w:w="1559" w:type="dxa"/>
          </w:tcPr>
          <w:p w14:paraId="742DFEB9" w14:textId="226E8222" w:rsidR="007C4A79" w:rsidRPr="00F01A37" w:rsidRDefault="007C4A79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B0345">
              <w:rPr>
                <w:rFonts w:ascii="TH SarabunPSK" w:hAnsi="TH SarabunPSK" w:cs="TH SarabunPSK"/>
                <w:sz w:val="32"/>
                <w:szCs w:val="32"/>
              </w:rPr>
              <w:t>Responsive Web Design</w:t>
            </w:r>
          </w:p>
        </w:tc>
        <w:tc>
          <w:tcPr>
            <w:tcW w:w="3974" w:type="dxa"/>
          </w:tcPr>
          <w:p w14:paraId="23920508" w14:textId="4649AA49" w:rsidR="007C4A79" w:rsidRPr="00561921" w:rsidRDefault="00637E45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37E45">
              <w:rPr>
                <w:rFonts w:ascii="TH SarabunPSK" w:hAnsi="TH SarabunPSK" w:cs="TH SarabunPSK"/>
                <w:sz w:val="32"/>
                <w:szCs w:val="32"/>
                <w:cs/>
              </w:rPr>
              <w:t>การออกแบบเว็บไซต์ให้แสดงผลได้ดีในทุกขนาดหน้าจอ</w:t>
            </w:r>
          </w:p>
        </w:tc>
        <w:tc>
          <w:tcPr>
            <w:tcW w:w="1553" w:type="dxa"/>
          </w:tcPr>
          <w:p w14:paraId="33D7C71E" w14:textId="2920308B" w:rsidR="007C4A79" w:rsidRPr="00561921" w:rsidRDefault="0027550E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B0345">
              <w:rPr>
                <w:rFonts w:ascii="TH SarabunPSK" w:hAnsi="TH SarabunPSK" w:cs="TH SarabunPSK"/>
                <w:sz w:val="32"/>
                <w:szCs w:val="32"/>
              </w:rPr>
              <w:t>Responsive Web Design</w:t>
            </w:r>
          </w:p>
        </w:tc>
        <w:tc>
          <w:tcPr>
            <w:tcW w:w="2268" w:type="dxa"/>
          </w:tcPr>
          <w:p w14:paraId="77FEA11D" w14:textId="3C753116" w:rsidR="007C4A79" w:rsidRDefault="00F356E4" w:rsidP="00F356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6653BD65" w14:textId="77777777" w:rsidTr="008C5B12">
        <w:tc>
          <w:tcPr>
            <w:tcW w:w="1525" w:type="dxa"/>
          </w:tcPr>
          <w:p w14:paraId="75BD64E0" w14:textId="15B8929E" w:rsidR="007C4A79" w:rsidRPr="00561921" w:rsidRDefault="00436412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36412">
              <w:rPr>
                <w:rFonts w:ascii="TH SarabunPSK" w:hAnsi="TH SarabunPSK" w:cs="TH SarabunPSK"/>
                <w:sz w:val="32"/>
                <w:szCs w:val="32"/>
                <w:cs/>
              </w:rPr>
              <w:t>การควบคุมเวอร์ชัน</w:t>
            </w:r>
          </w:p>
        </w:tc>
        <w:tc>
          <w:tcPr>
            <w:tcW w:w="1559" w:type="dxa"/>
          </w:tcPr>
          <w:p w14:paraId="7DD3CE6C" w14:textId="241A8849" w:rsidR="007C4A79" w:rsidRPr="00F01A37" w:rsidRDefault="007C4A79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B0345">
              <w:rPr>
                <w:rFonts w:ascii="TH SarabunPSK" w:hAnsi="TH SarabunPSK" w:cs="TH SarabunPSK"/>
                <w:sz w:val="32"/>
                <w:szCs w:val="32"/>
              </w:rPr>
              <w:t>Version Control</w:t>
            </w:r>
          </w:p>
        </w:tc>
        <w:tc>
          <w:tcPr>
            <w:tcW w:w="3974" w:type="dxa"/>
          </w:tcPr>
          <w:p w14:paraId="41A2F866" w14:textId="6795A378" w:rsidR="007C4A79" w:rsidRPr="00561921" w:rsidRDefault="00C2363C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2363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ระบบที่ช่วยจัดการและติดตามการเปลี่ยนแปลงของโค้ดโปรแกรม เช่น </w:t>
            </w:r>
            <w:r w:rsidRPr="00C2363C">
              <w:rPr>
                <w:rFonts w:ascii="TH SarabunPSK" w:hAnsi="TH SarabunPSK" w:cs="TH SarabunPSK"/>
                <w:sz w:val="32"/>
                <w:szCs w:val="32"/>
              </w:rPr>
              <w:t xml:space="preserve">Git, SVN </w:t>
            </w:r>
            <w:r w:rsidRPr="00C2363C">
              <w:rPr>
                <w:rFonts w:ascii="TH SarabunPSK" w:hAnsi="TH SarabunPSK" w:cs="TH SarabunPSK"/>
                <w:sz w:val="32"/>
                <w:szCs w:val="32"/>
                <w:cs/>
              </w:rPr>
              <w:t>เป็นต้น</w:t>
            </w:r>
          </w:p>
        </w:tc>
        <w:tc>
          <w:tcPr>
            <w:tcW w:w="1553" w:type="dxa"/>
          </w:tcPr>
          <w:p w14:paraId="242041F0" w14:textId="1B1F03FD" w:rsidR="007C4A79" w:rsidRPr="00561921" w:rsidRDefault="0027550E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B0345">
              <w:rPr>
                <w:rFonts w:ascii="TH SarabunPSK" w:hAnsi="TH SarabunPSK" w:cs="TH SarabunPSK"/>
                <w:sz w:val="32"/>
                <w:szCs w:val="32"/>
              </w:rPr>
              <w:t>Version Control</w:t>
            </w:r>
          </w:p>
        </w:tc>
        <w:tc>
          <w:tcPr>
            <w:tcW w:w="2268" w:type="dxa"/>
          </w:tcPr>
          <w:p w14:paraId="048E68B6" w14:textId="76E8E2CB" w:rsidR="007C4A79" w:rsidRDefault="00F356E4" w:rsidP="00F356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29FFF420" w14:textId="77777777" w:rsidTr="008C5B12">
        <w:tc>
          <w:tcPr>
            <w:tcW w:w="1525" w:type="dxa"/>
          </w:tcPr>
          <w:p w14:paraId="7EBA6770" w14:textId="2E757D10" w:rsidR="007C4A79" w:rsidRPr="00561921" w:rsidRDefault="00C0718F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E3F3F">
              <w:rPr>
                <w:rFonts w:ascii="TH SarabunPSK" w:hAnsi="TH SarabunPSK" w:cs="TH SarabunPSK"/>
                <w:sz w:val="32"/>
                <w:szCs w:val="32"/>
                <w:cs/>
              </w:rPr>
              <w:t>การแสดงผลข้อมูล</w:t>
            </w:r>
          </w:p>
        </w:tc>
        <w:tc>
          <w:tcPr>
            <w:tcW w:w="1559" w:type="dxa"/>
          </w:tcPr>
          <w:p w14:paraId="501F2341" w14:textId="2B2C71BD" w:rsidR="007C4A79" w:rsidRPr="00F01A37" w:rsidRDefault="007C4A79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B0345">
              <w:rPr>
                <w:rFonts w:ascii="TH SarabunPSK" w:hAnsi="TH SarabunPSK" w:cs="TH SarabunPSK"/>
                <w:sz w:val="32"/>
                <w:szCs w:val="32"/>
              </w:rPr>
              <w:t>Data Visualization</w:t>
            </w:r>
          </w:p>
        </w:tc>
        <w:tc>
          <w:tcPr>
            <w:tcW w:w="3974" w:type="dxa"/>
          </w:tcPr>
          <w:p w14:paraId="55986049" w14:textId="47B898F3" w:rsidR="007C4A79" w:rsidRPr="00561921" w:rsidRDefault="00C0718F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0718F">
              <w:rPr>
                <w:rFonts w:ascii="TH SarabunPSK" w:hAnsi="TH SarabunPSK" w:cs="TH SarabunPSK"/>
                <w:sz w:val="32"/>
                <w:szCs w:val="32"/>
                <w:cs/>
              </w:rPr>
              <w:t>การนำเสนอข้อมูลในรูปแบบกราฟ แผนภูมิ หรือแผนภาพ เพื่อให้เข้าใจข้อมูลได้ง่ายขึ้น</w:t>
            </w:r>
          </w:p>
        </w:tc>
        <w:tc>
          <w:tcPr>
            <w:tcW w:w="1553" w:type="dxa"/>
          </w:tcPr>
          <w:p w14:paraId="51B2AB08" w14:textId="1FB5813E" w:rsidR="007C4A79" w:rsidRPr="00561921" w:rsidRDefault="00A057EC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B0345">
              <w:rPr>
                <w:rFonts w:ascii="TH SarabunPSK" w:hAnsi="TH SarabunPSK" w:cs="TH SarabunPSK"/>
                <w:sz w:val="32"/>
                <w:szCs w:val="32"/>
              </w:rPr>
              <w:t>Data Visualization</w:t>
            </w:r>
          </w:p>
        </w:tc>
        <w:tc>
          <w:tcPr>
            <w:tcW w:w="2268" w:type="dxa"/>
          </w:tcPr>
          <w:p w14:paraId="4E583BEE" w14:textId="5F5182BA" w:rsidR="007C4A79" w:rsidRDefault="00F356E4" w:rsidP="00F356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1F0ECFC5" w14:textId="77777777" w:rsidTr="008C5B12">
        <w:tc>
          <w:tcPr>
            <w:tcW w:w="1525" w:type="dxa"/>
          </w:tcPr>
          <w:p w14:paraId="48659C8A" w14:textId="57730409" w:rsidR="007C4A79" w:rsidRPr="00561921" w:rsidRDefault="005A6352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A635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การเชื่อมต่อ </w:t>
            </w:r>
            <w:r w:rsidRPr="005A6352">
              <w:rPr>
                <w:rFonts w:ascii="TH SarabunPSK" w:hAnsi="TH SarabunPSK" w:cs="TH SarabunPSK"/>
                <w:sz w:val="32"/>
                <w:szCs w:val="32"/>
              </w:rPr>
              <w:t>API</w:t>
            </w:r>
          </w:p>
        </w:tc>
        <w:tc>
          <w:tcPr>
            <w:tcW w:w="1559" w:type="dxa"/>
          </w:tcPr>
          <w:p w14:paraId="7D3333BE" w14:textId="50CB9685" w:rsidR="007C4A79" w:rsidRPr="00F01A37" w:rsidRDefault="007C4A79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B0345">
              <w:rPr>
                <w:rFonts w:ascii="TH SarabunPSK" w:hAnsi="TH SarabunPSK" w:cs="TH SarabunPSK"/>
                <w:sz w:val="32"/>
                <w:szCs w:val="32"/>
              </w:rPr>
              <w:t>API Integration</w:t>
            </w:r>
          </w:p>
        </w:tc>
        <w:tc>
          <w:tcPr>
            <w:tcW w:w="3974" w:type="dxa"/>
          </w:tcPr>
          <w:p w14:paraId="30550985" w14:textId="72A7EA3B" w:rsidR="007C4A79" w:rsidRPr="00561921" w:rsidRDefault="00F368FE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368FE">
              <w:rPr>
                <w:rFonts w:ascii="TH SarabunPSK" w:hAnsi="TH SarabunPSK" w:cs="TH SarabunPSK"/>
                <w:sz w:val="32"/>
                <w:szCs w:val="32"/>
                <w:cs/>
              </w:rPr>
              <w:t>การนำข้อมูลหรือบริการจากระบบอื่นมาใช้งานร่วมกัน</w:t>
            </w:r>
          </w:p>
        </w:tc>
        <w:tc>
          <w:tcPr>
            <w:tcW w:w="1553" w:type="dxa"/>
          </w:tcPr>
          <w:p w14:paraId="495AF2C8" w14:textId="3AAA302C" w:rsidR="007C4A79" w:rsidRPr="00561921" w:rsidRDefault="00A057EC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B0345">
              <w:rPr>
                <w:rFonts w:ascii="TH SarabunPSK" w:hAnsi="TH SarabunPSK" w:cs="TH SarabunPSK"/>
                <w:sz w:val="32"/>
                <w:szCs w:val="32"/>
              </w:rPr>
              <w:t>API Integration</w:t>
            </w:r>
          </w:p>
        </w:tc>
        <w:tc>
          <w:tcPr>
            <w:tcW w:w="2268" w:type="dxa"/>
          </w:tcPr>
          <w:p w14:paraId="4120B6BA" w14:textId="5510F282" w:rsidR="007C4A79" w:rsidRDefault="00F356E4" w:rsidP="00F356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7124F58D" w14:textId="77777777" w:rsidTr="008C5B12">
        <w:tc>
          <w:tcPr>
            <w:tcW w:w="1525" w:type="dxa"/>
          </w:tcPr>
          <w:p w14:paraId="39833EF1" w14:textId="18405C5D" w:rsidR="007C4A79" w:rsidRPr="00561921" w:rsidRDefault="00701C3D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01C3D">
              <w:rPr>
                <w:rFonts w:ascii="TH SarabunPSK" w:hAnsi="TH SarabunPSK" w:cs="TH SarabunPSK"/>
                <w:sz w:val="32"/>
                <w:szCs w:val="32"/>
                <w:cs/>
              </w:rPr>
              <w:t>การรวมโค้ดอัตโนมัติ</w:t>
            </w:r>
          </w:p>
        </w:tc>
        <w:tc>
          <w:tcPr>
            <w:tcW w:w="1559" w:type="dxa"/>
          </w:tcPr>
          <w:p w14:paraId="7B127DD6" w14:textId="5117055D" w:rsidR="007C4A79" w:rsidRPr="00F01A37" w:rsidRDefault="007C4A79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B0345">
              <w:rPr>
                <w:rFonts w:ascii="TH SarabunPSK" w:hAnsi="TH SarabunPSK" w:cs="TH SarabunPSK"/>
                <w:sz w:val="32"/>
                <w:szCs w:val="32"/>
              </w:rPr>
              <w:t>Continuous Integration</w:t>
            </w:r>
          </w:p>
        </w:tc>
        <w:tc>
          <w:tcPr>
            <w:tcW w:w="3974" w:type="dxa"/>
          </w:tcPr>
          <w:p w14:paraId="0F72763A" w14:textId="761755E3" w:rsidR="007C4A79" w:rsidRPr="00561921" w:rsidRDefault="00CB063C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B063C">
              <w:rPr>
                <w:rFonts w:ascii="TH SarabunPSK" w:hAnsi="TH SarabunPSK" w:cs="TH SarabunPSK"/>
                <w:sz w:val="32"/>
                <w:szCs w:val="32"/>
                <w:cs/>
              </w:rPr>
              <w:t>แนวทางในการพัฒนาให้ทีมรวมโค้ดได้รวดเร็วและมั่นใจ</w:t>
            </w:r>
          </w:p>
        </w:tc>
        <w:tc>
          <w:tcPr>
            <w:tcW w:w="1553" w:type="dxa"/>
          </w:tcPr>
          <w:p w14:paraId="352E4FBC" w14:textId="13A70EC6" w:rsidR="007C4A79" w:rsidRPr="00561921" w:rsidRDefault="00BA605D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B0345">
              <w:rPr>
                <w:rFonts w:ascii="TH SarabunPSK" w:hAnsi="TH SarabunPSK" w:cs="TH SarabunPSK"/>
                <w:sz w:val="32"/>
                <w:szCs w:val="32"/>
              </w:rPr>
              <w:t>Continuous Integration</w:t>
            </w:r>
          </w:p>
        </w:tc>
        <w:tc>
          <w:tcPr>
            <w:tcW w:w="2268" w:type="dxa"/>
          </w:tcPr>
          <w:p w14:paraId="4CB5AFC5" w14:textId="20E238A1" w:rsidR="007C4A79" w:rsidRDefault="00F356E4" w:rsidP="00F356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</w:tbl>
    <w:p w14:paraId="2328074F" w14:textId="77777777" w:rsidR="00F86B99" w:rsidRDefault="00F86B99"/>
    <w:tbl>
      <w:tblPr>
        <w:tblStyle w:val="TableGrid"/>
        <w:tblW w:w="1087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25"/>
        <w:gridCol w:w="1559"/>
        <w:gridCol w:w="3974"/>
        <w:gridCol w:w="1553"/>
        <w:gridCol w:w="2268"/>
      </w:tblGrid>
      <w:tr w:rsidR="00B84DF8" w:rsidRPr="00561921" w14:paraId="49DC59CB" w14:textId="77777777" w:rsidTr="00F86B99">
        <w:tc>
          <w:tcPr>
            <w:tcW w:w="1525" w:type="dxa"/>
            <w:shd w:val="clear" w:color="auto" w:fill="BFBFBF" w:themeFill="background1" w:themeFillShade="BF"/>
            <w:vAlign w:val="center"/>
          </w:tcPr>
          <w:p w14:paraId="68BEAA07" w14:textId="1172EFD5" w:rsidR="00F86B99" w:rsidRPr="00A520BA" w:rsidRDefault="00F86B99" w:rsidP="00F86B9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ภาษาไทย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758DADB3" w14:textId="01676DD0" w:rsidR="00F86B99" w:rsidRPr="00A520BA" w:rsidRDefault="00F86B99" w:rsidP="00F86B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</w:p>
        </w:tc>
        <w:tc>
          <w:tcPr>
            <w:tcW w:w="3974" w:type="dxa"/>
            <w:shd w:val="clear" w:color="auto" w:fill="BFBFBF" w:themeFill="background1" w:themeFillShade="BF"/>
            <w:vAlign w:val="center"/>
          </w:tcPr>
          <w:p w14:paraId="574DA017" w14:textId="77EC7736" w:rsidR="00F86B99" w:rsidRPr="00A520BA" w:rsidRDefault="00F86B99" w:rsidP="00F86B9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53" w:type="dxa"/>
            <w:shd w:val="clear" w:color="auto" w:fill="BFBFBF" w:themeFill="background1" w:themeFillShade="BF"/>
          </w:tcPr>
          <w:p w14:paraId="58037A21" w14:textId="45A64ABA" w:rsidR="00F86B99" w:rsidRPr="00A520BA" w:rsidRDefault="00F86B99" w:rsidP="00F86B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คำที่ใช้ในการสื่อสาร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187133C9" w14:textId="178DAD65" w:rsidR="00F86B99" w:rsidRPr="00A520BA" w:rsidRDefault="00F86B99" w:rsidP="00F86B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ประกอบด้วย</w:t>
            </w:r>
          </w:p>
        </w:tc>
      </w:tr>
      <w:tr w:rsidR="00F308AA" w:rsidRPr="00561921" w14:paraId="3B33DCF2" w14:textId="77777777" w:rsidTr="008C5B12">
        <w:tc>
          <w:tcPr>
            <w:tcW w:w="1525" w:type="dxa"/>
          </w:tcPr>
          <w:p w14:paraId="43FEB373" w14:textId="77777777" w:rsidR="00F308AA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66459">
              <w:rPr>
                <w:rFonts w:ascii="TH SarabunPSK" w:hAnsi="TH SarabunPSK" w:cs="TH SarabunPSK"/>
                <w:sz w:val="32"/>
                <w:szCs w:val="32"/>
                <w:cs/>
              </w:rPr>
              <w:t>การใช้</w:t>
            </w:r>
          </w:p>
          <w:p w14:paraId="7E9B0407" w14:textId="1D3729CE" w:rsidR="00F308AA" w:rsidRPr="00831D61" w:rsidRDefault="00F308AA" w:rsidP="00F308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66459">
              <w:rPr>
                <w:rFonts w:ascii="TH SarabunPSK" w:hAnsi="TH SarabunPSK" w:cs="TH SarabunPSK"/>
                <w:sz w:val="32"/>
                <w:szCs w:val="32"/>
                <w:cs/>
              </w:rPr>
              <w:t>คอนเทนเนอร์</w:t>
            </w:r>
          </w:p>
        </w:tc>
        <w:tc>
          <w:tcPr>
            <w:tcW w:w="1559" w:type="dxa"/>
          </w:tcPr>
          <w:p w14:paraId="684B944F" w14:textId="77777777" w:rsidR="00F308AA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Containeriza</w:t>
            </w:r>
            <w:proofErr w:type="spellEnd"/>
          </w:p>
          <w:p w14:paraId="1BF66BB1" w14:textId="368577B0" w:rsidR="00F308AA" w:rsidRPr="001B0345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tion</w:t>
            </w:r>
            <w:proofErr w:type="spellEnd"/>
          </w:p>
        </w:tc>
        <w:tc>
          <w:tcPr>
            <w:tcW w:w="3974" w:type="dxa"/>
          </w:tcPr>
          <w:p w14:paraId="578E3566" w14:textId="394D5E60" w:rsidR="00F308AA" w:rsidRPr="005F7556" w:rsidRDefault="00F308AA" w:rsidP="00F308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16778">
              <w:rPr>
                <w:rFonts w:ascii="TH SarabunPSK" w:hAnsi="TH SarabunPSK" w:cs="TH SarabunPSK"/>
                <w:sz w:val="32"/>
                <w:szCs w:val="32"/>
                <w:cs/>
              </w:rPr>
              <w:t>แนวทางในการบรรจุแอปพลิเคชันและส่วนประกอบทั้งหมด (เช่น โค้ด ไลบรารี การตั้งค่า) ไว้ใน</w:t>
            </w:r>
            <w:r w:rsidRPr="00E14727">
              <w:rPr>
                <w:rFonts w:ascii="TH SarabunPSK" w:hAnsi="TH SarabunPSK" w:cs="TH SarabunPSK"/>
                <w:sz w:val="32"/>
                <w:szCs w:val="32"/>
                <w:cs/>
              </w:rPr>
              <w:t>คอนเทนเนอร์</w:t>
            </w:r>
            <w:r w:rsidRPr="00E16778">
              <w:rPr>
                <w:rFonts w:ascii="TH SarabunPSK" w:hAnsi="TH SarabunPSK" w:cs="TH SarabunPSK"/>
                <w:sz w:val="32"/>
                <w:szCs w:val="32"/>
                <w:cs/>
              </w:rPr>
              <w:t>เพื่อให้สามารถรันแอปได้ในทุกสภาพแวดล้อมอย่างสม่ำเสมอ โดยไม่ต้องกังวลเรื่องความแตกต่างของระบบ</w:t>
            </w:r>
          </w:p>
        </w:tc>
        <w:tc>
          <w:tcPr>
            <w:tcW w:w="1553" w:type="dxa"/>
          </w:tcPr>
          <w:p w14:paraId="682A4EA2" w14:textId="77777777" w:rsidR="00F308AA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Containeriza</w:t>
            </w:r>
            <w:proofErr w:type="spellEnd"/>
          </w:p>
          <w:p w14:paraId="05A36A91" w14:textId="3A177AD0" w:rsidR="00F308AA" w:rsidRPr="001B0345" w:rsidRDefault="00F308AA" w:rsidP="00F308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tion</w:t>
            </w:r>
            <w:proofErr w:type="spellEnd"/>
          </w:p>
        </w:tc>
        <w:tc>
          <w:tcPr>
            <w:tcW w:w="2268" w:type="dxa"/>
          </w:tcPr>
          <w:p w14:paraId="693BEE5A" w14:textId="31CF4EDC" w:rsidR="00F308AA" w:rsidRPr="00A520BA" w:rsidRDefault="00F308AA" w:rsidP="00F308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0152EBB6" w14:textId="77777777" w:rsidTr="008C5B12">
        <w:tc>
          <w:tcPr>
            <w:tcW w:w="1525" w:type="dxa"/>
          </w:tcPr>
          <w:p w14:paraId="3ED2BAE4" w14:textId="13CB6CA6" w:rsidR="007C4A79" w:rsidRPr="00561921" w:rsidRDefault="00831D61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31D61">
              <w:rPr>
                <w:rFonts w:ascii="TH SarabunPSK" w:hAnsi="TH SarabunPSK" w:cs="TH SarabunPSK"/>
                <w:sz w:val="32"/>
                <w:szCs w:val="32"/>
                <w:cs/>
              </w:rPr>
              <w:t>การทดสอบ</w:t>
            </w:r>
          </w:p>
        </w:tc>
        <w:tc>
          <w:tcPr>
            <w:tcW w:w="1559" w:type="dxa"/>
          </w:tcPr>
          <w:p w14:paraId="355886B5" w14:textId="629EBFA6" w:rsidR="007C4A79" w:rsidRPr="00F01A37" w:rsidRDefault="007C4A79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B0345">
              <w:rPr>
                <w:rFonts w:ascii="TH SarabunPSK" w:hAnsi="TH SarabunPSK" w:cs="TH SarabunPSK"/>
                <w:sz w:val="32"/>
                <w:szCs w:val="32"/>
              </w:rPr>
              <w:t>Testing</w:t>
            </w:r>
          </w:p>
        </w:tc>
        <w:tc>
          <w:tcPr>
            <w:tcW w:w="3974" w:type="dxa"/>
          </w:tcPr>
          <w:p w14:paraId="2034AB57" w14:textId="65A09425" w:rsidR="007C4A79" w:rsidRPr="00561921" w:rsidRDefault="005F7556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F7556">
              <w:rPr>
                <w:rFonts w:ascii="TH SarabunPSK" w:hAnsi="TH SarabunPSK" w:cs="TH SarabunPSK"/>
                <w:sz w:val="32"/>
                <w:szCs w:val="32"/>
                <w:cs/>
              </w:rPr>
              <w:t>กระบวนการตรวจสอบว่าโปรแกรมทำงานถูกต้องตามที่ออกแบบไว้ เช่น การทดสอบหน่วย การทดสอบระบบ ฯลฯ</w:t>
            </w:r>
          </w:p>
        </w:tc>
        <w:tc>
          <w:tcPr>
            <w:tcW w:w="1553" w:type="dxa"/>
          </w:tcPr>
          <w:p w14:paraId="1F9DFD6D" w14:textId="4DC3470A" w:rsidR="007C4A79" w:rsidRPr="00561921" w:rsidRDefault="00BA605D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B0345">
              <w:rPr>
                <w:rFonts w:ascii="TH SarabunPSK" w:hAnsi="TH SarabunPSK" w:cs="TH SarabunPSK"/>
                <w:sz w:val="32"/>
                <w:szCs w:val="32"/>
              </w:rPr>
              <w:t>Testing</w:t>
            </w:r>
          </w:p>
        </w:tc>
        <w:tc>
          <w:tcPr>
            <w:tcW w:w="2268" w:type="dxa"/>
          </w:tcPr>
          <w:p w14:paraId="0B1009C1" w14:textId="21A34238" w:rsidR="007C4A79" w:rsidRDefault="00F86B99" w:rsidP="00F86B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5080BDC0" w14:textId="77777777" w:rsidTr="008C5B12">
        <w:tc>
          <w:tcPr>
            <w:tcW w:w="1525" w:type="dxa"/>
          </w:tcPr>
          <w:p w14:paraId="626848B0" w14:textId="41B04968" w:rsidR="007C4A79" w:rsidRPr="00561921" w:rsidRDefault="001C0D54" w:rsidP="0033224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C0D54">
              <w:rPr>
                <w:rFonts w:ascii="TH SarabunPSK" w:hAnsi="TH SarabunPSK" w:cs="TH SarabunPSK"/>
                <w:sz w:val="32"/>
                <w:szCs w:val="32"/>
                <w:cs/>
              </w:rPr>
              <w:t>เทคนิคเฉพาะของเฟรมเวิร์ก</w:t>
            </w:r>
          </w:p>
        </w:tc>
        <w:tc>
          <w:tcPr>
            <w:tcW w:w="1559" w:type="dxa"/>
          </w:tcPr>
          <w:p w14:paraId="55B96A05" w14:textId="0E6E3A2D" w:rsidR="007C4A79" w:rsidRPr="00F01A37" w:rsidRDefault="007C4A79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24AF3">
              <w:rPr>
                <w:rFonts w:ascii="TH SarabunPSK" w:hAnsi="TH SarabunPSK" w:cs="TH SarabunPSK"/>
                <w:sz w:val="32"/>
                <w:szCs w:val="32"/>
              </w:rPr>
              <w:t>Framework-Specific Techniques</w:t>
            </w:r>
          </w:p>
        </w:tc>
        <w:tc>
          <w:tcPr>
            <w:tcW w:w="3974" w:type="dxa"/>
          </w:tcPr>
          <w:p w14:paraId="452512BD" w14:textId="29119BEE" w:rsidR="007C4A79" w:rsidRPr="00561921" w:rsidRDefault="002B57E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B57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วิธีการหรือแนวทางที่ใช้เฉพาะกับเฟรมเวิร์ก เช่น </w:t>
            </w:r>
            <w:r w:rsidRPr="002B57EA">
              <w:rPr>
                <w:rFonts w:ascii="TH SarabunPSK" w:hAnsi="TH SarabunPSK" w:cs="TH SarabunPSK"/>
                <w:sz w:val="32"/>
                <w:szCs w:val="32"/>
              </w:rPr>
              <w:t xml:space="preserve">React Hooks, Laravel Eloquent </w:t>
            </w:r>
            <w:r w:rsidRPr="002B57EA">
              <w:rPr>
                <w:rFonts w:ascii="TH SarabunPSK" w:hAnsi="TH SarabunPSK" w:cs="TH SarabunPSK"/>
                <w:sz w:val="32"/>
                <w:szCs w:val="32"/>
                <w:cs/>
              </w:rPr>
              <w:t>เป็นต้น</w:t>
            </w:r>
          </w:p>
        </w:tc>
        <w:tc>
          <w:tcPr>
            <w:tcW w:w="1553" w:type="dxa"/>
          </w:tcPr>
          <w:p w14:paraId="3A4CBD18" w14:textId="06751F05" w:rsidR="007C4A79" w:rsidRPr="00561921" w:rsidRDefault="00BA605D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24AF3">
              <w:rPr>
                <w:rFonts w:ascii="TH SarabunPSK" w:hAnsi="TH SarabunPSK" w:cs="TH SarabunPSK"/>
                <w:sz w:val="32"/>
                <w:szCs w:val="32"/>
              </w:rPr>
              <w:t>Framework-Specific Techniques</w:t>
            </w:r>
          </w:p>
        </w:tc>
        <w:tc>
          <w:tcPr>
            <w:tcW w:w="2268" w:type="dxa"/>
          </w:tcPr>
          <w:p w14:paraId="2CFF12CB" w14:textId="0F302DFF" w:rsidR="007C4A79" w:rsidRDefault="00F86B99" w:rsidP="00F86B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46CE754B" w14:textId="77777777" w:rsidTr="008C5B12">
        <w:tc>
          <w:tcPr>
            <w:tcW w:w="1525" w:type="dxa"/>
          </w:tcPr>
          <w:p w14:paraId="218D902B" w14:textId="77777777" w:rsidR="00645CC1" w:rsidRDefault="00645CC1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52F83CA" w14:textId="77777777" w:rsidR="00645CC1" w:rsidRDefault="00645CC1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FD7E2FD" w14:textId="77777777" w:rsidR="00645CC1" w:rsidRDefault="00645CC1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448F30C" w14:textId="77777777" w:rsidR="00645CC1" w:rsidRDefault="00645CC1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E997327" w14:textId="77777777" w:rsidR="00645CC1" w:rsidRDefault="00645CC1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CB9D3B" w14:textId="77777777" w:rsidR="00645CC1" w:rsidRDefault="00645CC1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626593B" w14:textId="77777777" w:rsidR="00645CC1" w:rsidRDefault="00645CC1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2D096F8" w14:textId="77777777" w:rsidR="00645CC1" w:rsidRDefault="00645CC1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449626A" w14:textId="77777777" w:rsidR="00645CC1" w:rsidRDefault="00645CC1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86EC6C" w14:textId="5B70A315" w:rsidR="005D536F" w:rsidRPr="00561921" w:rsidRDefault="005D536F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ทักษะย่อย</w:t>
            </w:r>
          </w:p>
        </w:tc>
        <w:tc>
          <w:tcPr>
            <w:tcW w:w="1559" w:type="dxa"/>
          </w:tcPr>
          <w:p w14:paraId="5316D95F" w14:textId="77777777" w:rsidR="00083C28" w:rsidRDefault="00083C28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F31C122" w14:textId="77777777" w:rsidR="00083C28" w:rsidRDefault="00083C28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4249C8" w14:textId="77777777" w:rsidR="00083C28" w:rsidRDefault="00083C28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674BB37" w14:textId="77777777" w:rsidR="00083C28" w:rsidRDefault="00083C28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171CDC" w14:textId="77777777" w:rsidR="00083C28" w:rsidRDefault="00083C28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2107A3D" w14:textId="77777777" w:rsidR="00083C28" w:rsidRDefault="00083C28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24D3DDD" w14:textId="77777777" w:rsidR="00083C28" w:rsidRDefault="00083C28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7987F65" w14:textId="77777777" w:rsidR="00083C28" w:rsidRDefault="00083C28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CE70B66" w14:textId="77777777" w:rsidR="00083C28" w:rsidRDefault="00083C28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E28A334" w14:textId="119871B1" w:rsidR="005D536F" w:rsidRPr="00A24AF3" w:rsidRDefault="005D536F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Sub</w:t>
            </w:r>
            <w:r w:rsidR="00C2783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F86B99" w:rsidRPr="00A520BA">
              <w:rPr>
                <w:rFonts w:ascii="TH SarabunPSK" w:hAnsi="TH SarabunPSK" w:cs="TH SarabunPSK" w:hint="cs"/>
                <w:sz w:val="32"/>
                <w:szCs w:val="32"/>
              </w:rPr>
              <w:t>Skill</w:t>
            </w:r>
          </w:p>
        </w:tc>
        <w:tc>
          <w:tcPr>
            <w:tcW w:w="3974" w:type="dxa"/>
          </w:tcPr>
          <w:p w14:paraId="7D6EA42F" w14:textId="77777777" w:rsidR="00083C28" w:rsidRDefault="00083C28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0000F0A" w14:textId="77777777" w:rsidR="00083C28" w:rsidRDefault="00083C28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9DB699" w14:textId="77777777" w:rsidR="00083C28" w:rsidRDefault="00083C28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2A1EB63" w14:textId="77777777" w:rsidR="00083C28" w:rsidRDefault="00083C28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BF25EC3" w14:textId="77777777" w:rsidR="00083C28" w:rsidRDefault="00083C28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25EA5CB" w14:textId="77777777" w:rsidR="00083C28" w:rsidRDefault="00083C28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BE3D98D" w14:textId="77777777" w:rsidR="00083C28" w:rsidRDefault="00083C28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A333466" w14:textId="77777777" w:rsidR="00083C28" w:rsidRDefault="00083C28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03E8C02" w14:textId="77777777" w:rsidR="00083C28" w:rsidRDefault="00083C28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809F607" w14:textId="7A8DEA83" w:rsidR="005D536F" w:rsidRPr="00561921" w:rsidRDefault="00C86024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>ทักษะที่แยกย่อยออกมาจากทักษะ</w:t>
            </w:r>
            <w:r w:rsidR="00A65233"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หมวดหมู่</w:t>
            </w:r>
            <w:r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  <w:r w:rsidR="00A65233"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942849"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>ซึ่งเป็น</w:t>
            </w:r>
            <w:r w:rsidR="00A65233"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ความสามารถเฉพาะด้านของนิสิต</w:t>
            </w:r>
            <w:r w:rsidR="00846785"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>ใน</w:t>
            </w:r>
            <w:r w:rsidR="001D6AE0"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>ทักษะหมวดหมู่หลัก</w:t>
            </w:r>
            <w:r w:rsidR="00892AF9"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>นั้นๆ</w:t>
            </w:r>
          </w:p>
        </w:tc>
        <w:tc>
          <w:tcPr>
            <w:tcW w:w="1553" w:type="dxa"/>
          </w:tcPr>
          <w:p w14:paraId="75EC06A4" w14:textId="77777777" w:rsidR="00083C28" w:rsidRDefault="00083C28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FAC314" w14:textId="77777777" w:rsidR="00083C28" w:rsidRDefault="00083C28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FCE82E1" w14:textId="77777777" w:rsidR="00083C28" w:rsidRDefault="00083C28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CFA74C1" w14:textId="77777777" w:rsidR="00083C28" w:rsidRDefault="00083C28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1804BCC" w14:textId="77777777" w:rsidR="00083C28" w:rsidRDefault="00083C28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0168175" w14:textId="77777777" w:rsidR="00083C28" w:rsidRDefault="00083C28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AD1CB1" w14:textId="77777777" w:rsidR="00083C28" w:rsidRDefault="00083C28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4578AE1" w14:textId="77777777" w:rsidR="00083C28" w:rsidRDefault="00083C28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1F2204F" w14:textId="77777777" w:rsidR="00083C28" w:rsidRDefault="00083C28" w:rsidP="00F86B9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1305937" w14:textId="6CD1190B" w:rsidR="005D536F" w:rsidRPr="00561921" w:rsidRDefault="002F63C7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Sub-</w:t>
            </w:r>
            <w:r w:rsidR="00F86B99" w:rsidRPr="00A520BA">
              <w:rPr>
                <w:rFonts w:ascii="TH SarabunPSK" w:hAnsi="TH SarabunPSK" w:cs="TH SarabunPSK" w:hint="cs"/>
                <w:sz w:val="32"/>
                <w:szCs w:val="32"/>
              </w:rPr>
              <w:t>Skill</w:t>
            </w:r>
          </w:p>
        </w:tc>
        <w:tc>
          <w:tcPr>
            <w:tcW w:w="2268" w:type="dxa"/>
          </w:tcPr>
          <w:p w14:paraId="1EDD3663" w14:textId="77777777" w:rsidR="005D536F" w:rsidRDefault="00892AF9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="00F00F7A" w:rsidRPr="00F00F7A">
              <w:rPr>
                <w:rFonts w:ascii="TH SarabunPSK" w:hAnsi="TH SarabunPSK" w:cs="TH SarabunPSK"/>
                <w:sz w:val="32"/>
                <w:szCs w:val="32"/>
              </w:rPr>
              <w:t>Python</w:t>
            </w:r>
          </w:p>
          <w:p w14:paraId="381582A2" w14:textId="77777777" w:rsidR="00EA56AA" w:rsidRDefault="00EA56AA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2. </w:t>
            </w:r>
            <w:r w:rsidR="00484A07" w:rsidRPr="00484A07">
              <w:rPr>
                <w:rFonts w:ascii="TH SarabunPSK" w:hAnsi="TH SarabunPSK" w:cs="TH SarabunPSK"/>
                <w:sz w:val="32"/>
                <w:szCs w:val="32"/>
              </w:rPr>
              <w:t>C++</w:t>
            </w:r>
          </w:p>
          <w:p w14:paraId="56277CED" w14:textId="77777777" w:rsidR="00484A07" w:rsidRDefault="00484A07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3. </w:t>
            </w:r>
            <w:r w:rsidRPr="00484A07">
              <w:rPr>
                <w:rFonts w:ascii="TH SarabunPSK" w:hAnsi="TH SarabunPSK" w:cs="TH SarabunPSK"/>
                <w:sz w:val="32"/>
                <w:szCs w:val="32"/>
              </w:rPr>
              <w:t>Java</w:t>
            </w:r>
          </w:p>
          <w:p w14:paraId="2E981E16" w14:textId="77777777" w:rsidR="00484A07" w:rsidRDefault="00484A07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4. </w:t>
            </w:r>
            <w:r w:rsidRPr="00484A07">
              <w:rPr>
                <w:rFonts w:ascii="TH SarabunPSK" w:hAnsi="TH SarabunPSK" w:cs="TH SarabunPSK"/>
                <w:sz w:val="32"/>
                <w:szCs w:val="32"/>
              </w:rPr>
              <w:t>JavaScript</w:t>
            </w:r>
          </w:p>
          <w:p w14:paraId="4A1EB492" w14:textId="77777777" w:rsidR="00484A07" w:rsidRDefault="00484A07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5. </w:t>
            </w:r>
            <w:r w:rsidRPr="00484A07">
              <w:rPr>
                <w:rFonts w:ascii="TH SarabunPSK" w:hAnsi="TH SarabunPSK" w:cs="TH SarabunPSK"/>
                <w:sz w:val="32"/>
                <w:szCs w:val="32"/>
              </w:rPr>
              <w:t>HTML</w:t>
            </w:r>
          </w:p>
          <w:p w14:paraId="069F4973" w14:textId="77777777" w:rsidR="00484A07" w:rsidRDefault="00484A07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6. </w:t>
            </w:r>
            <w:r w:rsidRPr="00484A07">
              <w:rPr>
                <w:rFonts w:ascii="TH SarabunPSK" w:hAnsi="TH SarabunPSK" w:cs="TH SarabunPSK"/>
                <w:sz w:val="32"/>
                <w:szCs w:val="32"/>
              </w:rPr>
              <w:t>CSS</w:t>
            </w:r>
          </w:p>
          <w:p w14:paraId="6E293CB5" w14:textId="77777777" w:rsidR="00484A07" w:rsidRDefault="00484A07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7. </w:t>
            </w:r>
            <w:r w:rsidRPr="00484A07">
              <w:rPr>
                <w:rFonts w:ascii="TH SarabunPSK" w:hAnsi="TH SarabunPSK" w:cs="TH SarabunPSK"/>
                <w:sz w:val="32"/>
                <w:szCs w:val="32"/>
              </w:rPr>
              <w:t>Laravel</w:t>
            </w:r>
          </w:p>
          <w:p w14:paraId="2A2B4FF8" w14:textId="77777777" w:rsidR="00484A07" w:rsidRDefault="00484A07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8. </w:t>
            </w:r>
            <w:r w:rsidRPr="00484A07">
              <w:rPr>
                <w:rFonts w:ascii="TH SarabunPSK" w:hAnsi="TH SarabunPSK" w:cs="TH SarabunPSK"/>
                <w:sz w:val="32"/>
                <w:szCs w:val="32"/>
              </w:rPr>
              <w:t>React</w:t>
            </w:r>
          </w:p>
          <w:p w14:paraId="1DB193C6" w14:textId="77777777" w:rsidR="00484A07" w:rsidRDefault="00484A07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9. </w:t>
            </w:r>
            <w:r w:rsidR="00FF39DE" w:rsidRPr="00FF39DE">
              <w:rPr>
                <w:rFonts w:ascii="TH SarabunPSK" w:hAnsi="TH SarabunPSK" w:cs="TH SarabunPSK"/>
                <w:sz w:val="32"/>
                <w:szCs w:val="32"/>
              </w:rPr>
              <w:t>Vue</w:t>
            </w:r>
          </w:p>
          <w:p w14:paraId="4D2C11A5" w14:textId="77777777" w:rsidR="00C57EB1" w:rsidRDefault="00C57EB1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10. </w:t>
            </w:r>
            <w:r w:rsidRPr="00C57EB1">
              <w:rPr>
                <w:rFonts w:ascii="TH SarabunPSK" w:hAnsi="TH SarabunPSK" w:cs="TH SarabunPSK"/>
                <w:sz w:val="32"/>
                <w:szCs w:val="32"/>
              </w:rPr>
              <w:t>Flutter</w:t>
            </w:r>
          </w:p>
          <w:p w14:paraId="1A8FF2B5" w14:textId="77777777" w:rsidR="00C57EB1" w:rsidRDefault="00C57EB1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11. </w:t>
            </w:r>
            <w:r w:rsidRPr="00C57EB1">
              <w:rPr>
                <w:rFonts w:ascii="TH SarabunPSK" w:hAnsi="TH SarabunPSK" w:cs="TH SarabunPSK"/>
                <w:sz w:val="32"/>
                <w:szCs w:val="32"/>
              </w:rPr>
              <w:t>React Native</w:t>
            </w:r>
          </w:p>
          <w:p w14:paraId="6B0A3106" w14:textId="77777777" w:rsidR="00C57EB1" w:rsidRDefault="00C57EB1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12. </w:t>
            </w:r>
            <w:r w:rsidRPr="00C57EB1">
              <w:rPr>
                <w:rFonts w:ascii="TH SarabunPSK" w:hAnsi="TH SarabunPSK" w:cs="TH SarabunPSK"/>
                <w:sz w:val="32"/>
                <w:szCs w:val="32"/>
              </w:rPr>
              <w:t>Figma</w:t>
            </w:r>
          </w:p>
          <w:p w14:paraId="4DF9F638" w14:textId="77777777" w:rsidR="00C57EB1" w:rsidRDefault="00C57EB1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13. </w:t>
            </w:r>
            <w:r w:rsidRPr="00C57EB1">
              <w:rPr>
                <w:rFonts w:ascii="TH SarabunPSK" w:hAnsi="TH SarabunPSK" w:cs="TH SarabunPSK"/>
                <w:sz w:val="32"/>
                <w:szCs w:val="32"/>
              </w:rPr>
              <w:t>Adobe XD</w:t>
            </w:r>
          </w:p>
          <w:p w14:paraId="75D7071B" w14:textId="77777777" w:rsidR="00C57EB1" w:rsidRDefault="00C57EB1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14. </w:t>
            </w:r>
            <w:r w:rsidRPr="00C57EB1">
              <w:rPr>
                <w:rFonts w:ascii="TH SarabunPSK" w:hAnsi="TH SarabunPSK" w:cs="TH SarabunPSK"/>
                <w:sz w:val="32"/>
                <w:szCs w:val="32"/>
              </w:rPr>
              <w:t>ETL</w:t>
            </w:r>
          </w:p>
          <w:p w14:paraId="158AE9C7" w14:textId="77777777" w:rsidR="00C57EB1" w:rsidRDefault="00C57EB1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15. </w:t>
            </w:r>
            <w:r w:rsidRPr="00C57EB1">
              <w:rPr>
                <w:rFonts w:ascii="TH SarabunPSK" w:hAnsi="TH SarabunPSK" w:cs="TH SarabunPSK"/>
                <w:sz w:val="32"/>
                <w:szCs w:val="32"/>
              </w:rPr>
              <w:t>Pipeline</w:t>
            </w:r>
          </w:p>
          <w:p w14:paraId="6648127E" w14:textId="77777777" w:rsidR="00C57EB1" w:rsidRDefault="00C57EB1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16. </w:t>
            </w:r>
            <w:r w:rsidRPr="00C57EB1">
              <w:rPr>
                <w:rFonts w:ascii="TH SarabunPSK" w:hAnsi="TH SarabunPSK" w:cs="TH SarabunPSK"/>
                <w:sz w:val="32"/>
                <w:szCs w:val="32"/>
              </w:rPr>
              <w:t>SQL</w:t>
            </w:r>
          </w:p>
          <w:p w14:paraId="36BEF8A7" w14:textId="77777777" w:rsidR="00C57EB1" w:rsidRDefault="00C57EB1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17. </w:t>
            </w:r>
            <w:r w:rsidRPr="00C57EB1">
              <w:rPr>
                <w:rFonts w:ascii="TH SarabunPSK" w:hAnsi="TH SarabunPSK" w:cs="TH SarabunPSK"/>
                <w:sz w:val="32"/>
                <w:szCs w:val="32"/>
              </w:rPr>
              <w:t>Machine Learning</w:t>
            </w:r>
          </w:p>
          <w:p w14:paraId="13375178" w14:textId="77777777" w:rsidR="00C57EB1" w:rsidRDefault="00C57EB1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18. </w:t>
            </w:r>
            <w:r w:rsidRPr="00C57EB1">
              <w:rPr>
                <w:rFonts w:ascii="TH SarabunPSK" w:hAnsi="TH SarabunPSK" w:cs="TH SarabunPSK"/>
                <w:sz w:val="32"/>
                <w:szCs w:val="32"/>
              </w:rPr>
              <w:t>Statistics</w:t>
            </w:r>
          </w:p>
          <w:p w14:paraId="67798A53" w14:textId="77777777" w:rsidR="00C57EB1" w:rsidRDefault="00C57EB1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19. </w:t>
            </w:r>
            <w:r w:rsidRPr="00C57EB1">
              <w:rPr>
                <w:rFonts w:ascii="TH SarabunPSK" w:hAnsi="TH SarabunPSK" w:cs="TH SarabunPSK"/>
                <w:sz w:val="32"/>
                <w:szCs w:val="32"/>
              </w:rPr>
              <w:t>AWS</w:t>
            </w:r>
          </w:p>
          <w:p w14:paraId="26DB5166" w14:textId="0177FDEB" w:rsidR="006D3489" w:rsidRDefault="00C57EB1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20. </w:t>
            </w:r>
            <w:r w:rsidRPr="00C57EB1">
              <w:rPr>
                <w:rFonts w:ascii="TH SarabunPSK" w:hAnsi="TH SarabunPSK" w:cs="TH SarabunPSK"/>
                <w:sz w:val="32"/>
                <w:szCs w:val="32"/>
              </w:rPr>
              <w:t>Azure</w:t>
            </w:r>
          </w:p>
        </w:tc>
      </w:tr>
      <w:tr w:rsidR="00B84DF8" w:rsidRPr="00561921" w14:paraId="4B2336AD" w14:textId="77777777" w:rsidTr="00F05183">
        <w:tc>
          <w:tcPr>
            <w:tcW w:w="1525" w:type="dxa"/>
            <w:shd w:val="clear" w:color="auto" w:fill="BFBFBF" w:themeFill="background1" w:themeFillShade="BF"/>
            <w:vAlign w:val="center"/>
          </w:tcPr>
          <w:p w14:paraId="24FFA431" w14:textId="01042189" w:rsidR="00F05183" w:rsidRPr="00A520BA" w:rsidRDefault="00F05183" w:rsidP="00F051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ภาษาไทย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7E4AAEB5" w14:textId="168745E3" w:rsidR="00F05183" w:rsidRPr="00A520BA" w:rsidRDefault="00F05183" w:rsidP="00F051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</w:p>
        </w:tc>
        <w:tc>
          <w:tcPr>
            <w:tcW w:w="3974" w:type="dxa"/>
            <w:shd w:val="clear" w:color="auto" w:fill="BFBFBF" w:themeFill="background1" w:themeFillShade="BF"/>
            <w:vAlign w:val="center"/>
          </w:tcPr>
          <w:p w14:paraId="121D5DD4" w14:textId="5E90C305" w:rsidR="00F05183" w:rsidRPr="00A520BA" w:rsidRDefault="00F05183" w:rsidP="00F051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53" w:type="dxa"/>
            <w:shd w:val="clear" w:color="auto" w:fill="BFBFBF" w:themeFill="background1" w:themeFillShade="BF"/>
          </w:tcPr>
          <w:p w14:paraId="0BA53C1A" w14:textId="72968CF0" w:rsidR="00F05183" w:rsidRPr="00A520BA" w:rsidRDefault="00F05183" w:rsidP="00F051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คำที่ใช้ในการสื่อสาร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5CFF59C1" w14:textId="14A9CDEC" w:rsidR="00F05183" w:rsidRPr="00A520BA" w:rsidRDefault="00F05183" w:rsidP="00F051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ประกอบด้วย</w:t>
            </w:r>
          </w:p>
        </w:tc>
      </w:tr>
      <w:tr w:rsidR="00645CC1" w:rsidRPr="00561921" w14:paraId="6988C979" w14:textId="77777777" w:rsidTr="008C5B12">
        <w:tc>
          <w:tcPr>
            <w:tcW w:w="1525" w:type="dxa"/>
          </w:tcPr>
          <w:p w14:paraId="40C3B16A" w14:textId="77777777" w:rsidR="00083C28" w:rsidRDefault="00083C28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B2A087B" w14:textId="77777777" w:rsidR="00083C28" w:rsidRDefault="00083C28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9A6E96F" w14:textId="77777777" w:rsidR="00083C28" w:rsidRDefault="00083C28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CAD1E20" w14:textId="77777777" w:rsidR="00083C28" w:rsidRDefault="00083C28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7A0D05" w14:textId="77777777" w:rsidR="00083C28" w:rsidRDefault="00083C28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6E491A4" w14:textId="77777777" w:rsidR="00083C28" w:rsidRDefault="00083C28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B36698" w14:textId="77777777" w:rsidR="00083C28" w:rsidRDefault="00083C28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D70DD32" w14:textId="77777777" w:rsidR="00083C28" w:rsidRDefault="00083C28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F1F752B" w14:textId="77777777" w:rsidR="004E4C8B" w:rsidRDefault="004E4C8B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BDCF918" w14:textId="77777777" w:rsidR="00CB5751" w:rsidRDefault="00CB575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8A16C8E" w14:textId="77777777" w:rsidR="002E5E65" w:rsidRDefault="002E5E65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7B3430B" w14:textId="77777777" w:rsidR="002E5E65" w:rsidRDefault="002E5E65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6B745CA" w14:textId="0AA36992" w:rsidR="00645CC1" w:rsidRPr="00A520BA" w:rsidRDefault="00645CC1" w:rsidP="00F051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ทักษ</w:t>
            </w: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ะ</w:t>
            </w: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ย่อย</w:t>
            </w:r>
          </w:p>
        </w:tc>
        <w:tc>
          <w:tcPr>
            <w:tcW w:w="1559" w:type="dxa"/>
          </w:tcPr>
          <w:p w14:paraId="2ABB5D60" w14:textId="77777777" w:rsidR="00CB5751" w:rsidRDefault="00CB575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0390BFE" w14:textId="77777777" w:rsidR="00CB5751" w:rsidRDefault="00CB575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9E452D4" w14:textId="77777777" w:rsidR="00CB5751" w:rsidRDefault="00CB575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C9FAB7D" w14:textId="77777777" w:rsidR="00CB5751" w:rsidRDefault="00CB575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74BF79" w14:textId="77777777" w:rsidR="00CB5751" w:rsidRDefault="00CB575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14D55F1" w14:textId="77777777" w:rsidR="00CB5751" w:rsidRDefault="00CB575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3C70286" w14:textId="77777777" w:rsidR="00CB5751" w:rsidRDefault="00CB575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CA6F6A9" w14:textId="77777777" w:rsidR="00CB5751" w:rsidRDefault="00CB575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D01695E" w14:textId="77777777" w:rsidR="00CB5751" w:rsidRDefault="00CB575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FEA9AB" w14:textId="77777777" w:rsidR="00CB5751" w:rsidRDefault="00CB575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040B4F5" w14:textId="77777777" w:rsidR="002E5E65" w:rsidRDefault="002E5E65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D7351CD" w14:textId="77777777" w:rsidR="002E5E65" w:rsidRDefault="002E5E65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FFD4A72" w14:textId="4A562E24" w:rsidR="00645CC1" w:rsidRPr="00A520BA" w:rsidRDefault="00645CC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Sub-Skill</w:t>
            </w:r>
          </w:p>
        </w:tc>
        <w:tc>
          <w:tcPr>
            <w:tcW w:w="3974" w:type="dxa"/>
          </w:tcPr>
          <w:p w14:paraId="6111F8E7" w14:textId="77777777" w:rsidR="00CB5751" w:rsidRDefault="00CB575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A7C8029" w14:textId="77777777" w:rsidR="00CB5751" w:rsidRDefault="00CB575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1C2D783" w14:textId="77777777" w:rsidR="00CB5751" w:rsidRDefault="00CB575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E153249" w14:textId="77777777" w:rsidR="00CB5751" w:rsidRDefault="00CB575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CE7837E" w14:textId="77777777" w:rsidR="00CB5751" w:rsidRDefault="00CB575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3D93A81" w14:textId="77777777" w:rsidR="00CB5751" w:rsidRDefault="00CB575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6A2DB5D" w14:textId="77777777" w:rsidR="00CB5751" w:rsidRDefault="00CB575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BC5A591" w14:textId="77777777" w:rsidR="00CB5751" w:rsidRDefault="00CB575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DCD1D70" w14:textId="77777777" w:rsidR="00CB5751" w:rsidRDefault="00CB575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CD3EBDC" w14:textId="77777777" w:rsidR="00CB5751" w:rsidRDefault="00CB575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9FE1030" w14:textId="77777777" w:rsidR="002E5E65" w:rsidRDefault="002E5E65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6E0062" w14:textId="77777777" w:rsidR="002E5E65" w:rsidRDefault="002E5E65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31DDF30" w14:textId="10EF065E" w:rsidR="00645CC1" w:rsidRPr="00A520BA" w:rsidRDefault="00645CC1" w:rsidP="00F051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ทักษะที่แยกย่อยออกมาจากทักษะหมวดหมู่หลัก ซึ่งเป็นความสามารถเฉพาะด้านของนิสิตในทักษะหมวดหมู่หลักนั้นๆ</w:t>
            </w:r>
          </w:p>
        </w:tc>
        <w:tc>
          <w:tcPr>
            <w:tcW w:w="1553" w:type="dxa"/>
          </w:tcPr>
          <w:p w14:paraId="554428AA" w14:textId="77777777" w:rsidR="00CB5751" w:rsidRDefault="00CB575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55EC364" w14:textId="77777777" w:rsidR="00CB5751" w:rsidRDefault="00CB575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01E5EA0" w14:textId="77777777" w:rsidR="00CB5751" w:rsidRDefault="00CB575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DEF91CC" w14:textId="77777777" w:rsidR="00CB5751" w:rsidRDefault="00CB575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24B0CAA" w14:textId="77777777" w:rsidR="00CB5751" w:rsidRDefault="00CB575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512A540" w14:textId="77777777" w:rsidR="00CB5751" w:rsidRDefault="00CB575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F2D3827" w14:textId="77777777" w:rsidR="00CB5751" w:rsidRDefault="00CB575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A50D518" w14:textId="77777777" w:rsidR="00CB5751" w:rsidRDefault="00CB575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02DD33" w14:textId="77777777" w:rsidR="00CB5751" w:rsidRDefault="00CB575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8C0DFD3" w14:textId="77777777" w:rsidR="00CB5751" w:rsidRDefault="00CB575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EC6490" w14:textId="77777777" w:rsidR="002E5E65" w:rsidRDefault="002E5E65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6B9E480" w14:textId="77777777" w:rsidR="002E5E65" w:rsidRDefault="002E5E65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C08244F" w14:textId="1184E440" w:rsidR="00645CC1" w:rsidRPr="00A520BA" w:rsidRDefault="00645CC1" w:rsidP="00F051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Sub-Skill</w:t>
            </w:r>
          </w:p>
        </w:tc>
        <w:tc>
          <w:tcPr>
            <w:tcW w:w="2268" w:type="dxa"/>
          </w:tcPr>
          <w:p w14:paraId="23E314A9" w14:textId="77777777" w:rsidR="002E5E65" w:rsidRDefault="002E5E65" w:rsidP="002E5E6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21. </w:t>
            </w:r>
            <w:r w:rsidRPr="00C57EB1">
              <w:rPr>
                <w:rFonts w:ascii="TH SarabunPSK" w:hAnsi="TH SarabunPSK" w:cs="TH SarabunPSK"/>
                <w:sz w:val="32"/>
                <w:szCs w:val="32"/>
              </w:rPr>
              <w:t>GCP</w:t>
            </w:r>
          </w:p>
          <w:p w14:paraId="599C58A8" w14:textId="77777777" w:rsidR="002E5E65" w:rsidRDefault="002E5E65" w:rsidP="002E5E6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22. </w:t>
            </w:r>
            <w:r w:rsidRPr="00C57EB1">
              <w:rPr>
                <w:rFonts w:ascii="TH SarabunPSK" w:hAnsi="TH SarabunPSK" w:cs="TH SarabunPSK"/>
                <w:sz w:val="32"/>
                <w:szCs w:val="32"/>
              </w:rPr>
              <w:t>Arduino</w:t>
            </w:r>
          </w:p>
          <w:p w14:paraId="7654879A" w14:textId="5E0206E3" w:rsidR="002E5E65" w:rsidRDefault="002E5E65" w:rsidP="002E5E6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23. </w:t>
            </w:r>
            <w:r w:rsidRPr="00C57EB1">
              <w:rPr>
                <w:rFonts w:ascii="TH SarabunPSK" w:hAnsi="TH SarabunPSK" w:cs="TH SarabunPSK"/>
                <w:sz w:val="32"/>
                <w:szCs w:val="32"/>
              </w:rPr>
              <w:t>Raspberry Pi</w:t>
            </w:r>
          </w:p>
          <w:p w14:paraId="0653872D" w14:textId="77777777" w:rsidR="00645CC1" w:rsidRPr="00A520BA" w:rsidRDefault="00645CC1" w:rsidP="00645C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24. Penetration Testing</w:t>
            </w:r>
          </w:p>
          <w:p w14:paraId="4D758823" w14:textId="77777777" w:rsidR="00645CC1" w:rsidRPr="00A520BA" w:rsidRDefault="00645CC1" w:rsidP="00645C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25. Network Security</w:t>
            </w:r>
          </w:p>
          <w:p w14:paraId="30F488CC" w14:textId="77777777" w:rsidR="00645CC1" w:rsidRPr="00A520BA" w:rsidRDefault="00645CC1" w:rsidP="00645C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26. Unity</w:t>
            </w:r>
          </w:p>
          <w:p w14:paraId="3030CB09" w14:textId="77777777" w:rsidR="00645CC1" w:rsidRPr="00A520BA" w:rsidRDefault="00645CC1" w:rsidP="00645C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27. Unreal Engine</w:t>
            </w:r>
          </w:p>
          <w:p w14:paraId="5AE9D256" w14:textId="77777777" w:rsidR="00645CC1" w:rsidRPr="00A520BA" w:rsidRDefault="00645CC1" w:rsidP="00645C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28. Inheritance</w:t>
            </w:r>
          </w:p>
          <w:p w14:paraId="573724AD" w14:textId="77777777" w:rsidR="00645CC1" w:rsidRPr="00A520BA" w:rsidRDefault="00645CC1" w:rsidP="00645C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29. Polymorphism</w:t>
            </w:r>
          </w:p>
          <w:p w14:paraId="7986EF37" w14:textId="77777777" w:rsidR="00645CC1" w:rsidRPr="00A520BA" w:rsidRDefault="00645CC1" w:rsidP="00645C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30. SQL</w:t>
            </w:r>
          </w:p>
          <w:p w14:paraId="4894002D" w14:textId="77777777" w:rsidR="00645CC1" w:rsidRPr="00A520BA" w:rsidRDefault="00645CC1" w:rsidP="00645C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31. NoSQL</w:t>
            </w:r>
          </w:p>
          <w:p w14:paraId="70D7871A" w14:textId="77777777" w:rsidR="00645CC1" w:rsidRPr="00A520BA" w:rsidRDefault="00645CC1" w:rsidP="00645C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32. Git</w:t>
            </w:r>
          </w:p>
          <w:p w14:paraId="1766D899" w14:textId="77777777" w:rsidR="00645CC1" w:rsidRPr="00A520BA" w:rsidRDefault="00645CC1" w:rsidP="00645C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33. GitHub</w:t>
            </w:r>
          </w:p>
          <w:p w14:paraId="5F902B7D" w14:textId="77777777" w:rsidR="00645CC1" w:rsidRPr="00A520BA" w:rsidRDefault="00645CC1" w:rsidP="00645C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34. Matplotlib</w:t>
            </w:r>
          </w:p>
          <w:p w14:paraId="38E1464F" w14:textId="77777777" w:rsidR="00645CC1" w:rsidRPr="00A520BA" w:rsidRDefault="00645CC1" w:rsidP="00645C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35. Power BI</w:t>
            </w:r>
          </w:p>
          <w:p w14:paraId="35530DC1" w14:textId="77777777" w:rsidR="00645CC1" w:rsidRPr="00A520BA" w:rsidRDefault="00645CC1" w:rsidP="00645C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36. REST</w:t>
            </w:r>
          </w:p>
          <w:p w14:paraId="4E4382C6" w14:textId="77777777" w:rsidR="00645CC1" w:rsidRPr="00A520BA" w:rsidRDefault="00645CC1" w:rsidP="00645C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 xml:space="preserve">37. </w:t>
            </w:r>
            <w:proofErr w:type="spellStart"/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GraphQL</w:t>
            </w:r>
            <w:proofErr w:type="spellEnd"/>
          </w:p>
          <w:p w14:paraId="0EFCC1B8" w14:textId="77777777" w:rsidR="00645CC1" w:rsidRPr="00A520BA" w:rsidRDefault="00645CC1" w:rsidP="00645C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38. Docker</w:t>
            </w:r>
          </w:p>
          <w:p w14:paraId="11A076E1" w14:textId="77777777" w:rsidR="00645CC1" w:rsidRPr="00A520BA" w:rsidRDefault="00645CC1" w:rsidP="00645C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39. Kubernetes</w:t>
            </w:r>
          </w:p>
          <w:p w14:paraId="53FD50B5" w14:textId="77777777" w:rsidR="00645CC1" w:rsidRPr="00A520BA" w:rsidRDefault="00645CC1" w:rsidP="00645C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40. Jenkins</w:t>
            </w:r>
          </w:p>
          <w:p w14:paraId="380E07B8" w14:textId="77777777" w:rsidR="00645CC1" w:rsidRPr="00A520BA" w:rsidRDefault="00645CC1" w:rsidP="00645C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41. GitLab CI</w:t>
            </w:r>
          </w:p>
          <w:p w14:paraId="0D4B0121" w14:textId="77777777" w:rsidR="00645CC1" w:rsidRPr="00A520BA" w:rsidRDefault="00645CC1" w:rsidP="00645C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42. Unit Testing</w:t>
            </w:r>
          </w:p>
          <w:p w14:paraId="1176F5F4" w14:textId="77777777" w:rsidR="00645CC1" w:rsidRPr="00A520BA" w:rsidRDefault="00645CC1" w:rsidP="00645C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43. Integration Testing</w:t>
            </w:r>
          </w:p>
          <w:p w14:paraId="1BC65681" w14:textId="77777777" w:rsidR="00645CC1" w:rsidRPr="00A520BA" w:rsidRDefault="00645CC1" w:rsidP="00645C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44. Laravel Eloquent</w:t>
            </w:r>
          </w:p>
          <w:p w14:paraId="2F65A572" w14:textId="22F14392" w:rsidR="00645CC1" w:rsidRPr="00A520BA" w:rsidRDefault="00645CC1" w:rsidP="00645C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45. React Hooks</w:t>
            </w:r>
          </w:p>
        </w:tc>
      </w:tr>
      <w:tr w:rsidR="001D13AB" w:rsidRPr="00561921" w14:paraId="341A41FB" w14:textId="77777777" w:rsidTr="008C5B12">
        <w:tc>
          <w:tcPr>
            <w:tcW w:w="1525" w:type="dxa"/>
          </w:tcPr>
          <w:p w14:paraId="220D8687" w14:textId="52163F9A" w:rsidR="00F95226" w:rsidRDefault="008A4880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A4880">
              <w:rPr>
                <w:rFonts w:ascii="TH SarabunPSK" w:hAnsi="TH SarabunPSK" w:cs="TH SarabunPSK"/>
                <w:sz w:val="32"/>
                <w:szCs w:val="32"/>
                <w:cs/>
              </w:rPr>
              <w:t>ภาษาไพธอน</w:t>
            </w:r>
          </w:p>
        </w:tc>
        <w:tc>
          <w:tcPr>
            <w:tcW w:w="1559" w:type="dxa"/>
          </w:tcPr>
          <w:p w14:paraId="7BEEACED" w14:textId="7CA7AC2B" w:rsidR="00F95226" w:rsidRDefault="00CD4183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183">
              <w:rPr>
                <w:rFonts w:ascii="TH SarabunPSK" w:hAnsi="TH SarabunPSK" w:cs="TH SarabunPSK"/>
                <w:sz w:val="32"/>
                <w:szCs w:val="32"/>
              </w:rPr>
              <w:t>Python</w:t>
            </w:r>
          </w:p>
        </w:tc>
        <w:tc>
          <w:tcPr>
            <w:tcW w:w="3974" w:type="dxa"/>
          </w:tcPr>
          <w:p w14:paraId="0E6CEFAB" w14:textId="2B551B14" w:rsidR="00F95226" w:rsidRPr="009D7163" w:rsidRDefault="009D7163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D7163">
              <w:rPr>
                <w:rFonts w:ascii="TH SarabunPSK" w:hAnsi="TH SarabunPSK" w:cs="TH SarabunPSK"/>
                <w:sz w:val="32"/>
                <w:szCs w:val="32"/>
                <w:cs/>
              </w:rPr>
              <w:t>ภาษาเขียนโปรแกรมที่อ่านง่าย ใช้งานกว้างขวาง</w:t>
            </w:r>
          </w:p>
        </w:tc>
        <w:tc>
          <w:tcPr>
            <w:tcW w:w="1553" w:type="dxa"/>
          </w:tcPr>
          <w:p w14:paraId="0433386F" w14:textId="5E848772" w:rsidR="00F95226" w:rsidRDefault="009E2034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D4183">
              <w:rPr>
                <w:rFonts w:ascii="TH SarabunPSK" w:hAnsi="TH SarabunPSK" w:cs="TH SarabunPSK"/>
                <w:sz w:val="32"/>
                <w:szCs w:val="32"/>
              </w:rPr>
              <w:t>Python</w:t>
            </w:r>
          </w:p>
        </w:tc>
        <w:tc>
          <w:tcPr>
            <w:tcW w:w="2268" w:type="dxa"/>
          </w:tcPr>
          <w:p w14:paraId="3C08AE7A" w14:textId="46614656" w:rsidR="00F95226" w:rsidRDefault="00F05183" w:rsidP="00F051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</w:tbl>
    <w:p w14:paraId="40C5FA4F" w14:textId="77777777" w:rsidR="0033224E" w:rsidRDefault="0033224E"/>
    <w:tbl>
      <w:tblPr>
        <w:tblStyle w:val="TableGrid"/>
        <w:tblW w:w="1087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25"/>
        <w:gridCol w:w="1559"/>
        <w:gridCol w:w="3974"/>
        <w:gridCol w:w="1553"/>
        <w:gridCol w:w="2268"/>
      </w:tblGrid>
      <w:tr w:rsidR="00B84DF8" w:rsidRPr="00561921" w14:paraId="7CA13F72" w14:textId="77777777" w:rsidTr="0033224E">
        <w:tc>
          <w:tcPr>
            <w:tcW w:w="1525" w:type="dxa"/>
            <w:shd w:val="clear" w:color="auto" w:fill="BFBFBF" w:themeFill="background1" w:themeFillShade="BF"/>
            <w:vAlign w:val="center"/>
          </w:tcPr>
          <w:p w14:paraId="011298BB" w14:textId="65CD2BED" w:rsidR="0033224E" w:rsidRPr="00A520BA" w:rsidRDefault="0033224E" w:rsidP="0033224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ภาษาไทย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4179FAB3" w14:textId="0B1B1764" w:rsidR="0033224E" w:rsidRPr="00A520BA" w:rsidRDefault="0033224E" w:rsidP="003322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</w:p>
        </w:tc>
        <w:tc>
          <w:tcPr>
            <w:tcW w:w="3974" w:type="dxa"/>
            <w:shd w:val="clear" w:color="auto" w:fill="BFBFBF" w:themeFill="background1" w:themeFillShade="BF"/>
            <w:vAlign w:val="center"/>
          </w:tcPr>
          <w:p w14:paraId="7F938AC7" w14:textId="295D0736" w:rsidR="0033224E" w:rsidRPr="00A520BA" w:rsidRDefault="0033224E" w:rsidP="0033224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53" w:type="dxa"/>
            <w:shd w:val="clear" w:color="auto" w:fill="BFBFBF" w:themeFill="background1" w:themeFillShade="BF"/>
          </w:tcPr>
          <w:p w14:paraId="5A3FF338" w14:textId="70EA58B6" w:rsidR="0033224E" w:rsidRPr="00A520BA" w:rsidRDefault="0033224E" w:rsidP="003322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คำที่ใช้ในการสื่อสาร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6262A001" w14:textId="695A43DD" w:rsidR="0033224E" w:rsidRPr="00A520BA" w:rsidRDefault="0033224E" w:rsidP="003322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ประกอบด้วย</w:t>
            </w:r>
          </w:p>
        </w:tc>
      </w:tr>
      <w:tr w:rsidR="006C37C6" w:rsidRPr="00561921" w14:paraId="2BB7BDD0" w14:textId="77777777" w:rsidTr="008C5B12">
        <w:tc>
          <w:tcPr>
            <w:tcW w:w="1525" w:type="dxa"/>
          </w:tcPr>
          <w:p w14:paraId="3DEDC402" w14:textId="77777777" w:rsidR="006C37C6" w:rsidRDefault="006C37C6" w:rsidP="006C37C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ภาษาซีพลัส</w:t>
            </w:r>
          </w:p>
          <w:p w14:paraId="62BBC2CF" w14:textId="65854BBA" w:rsidR="006C37C6" w:rsidRPr="00B16158" w:rsidRDefault="006C37C6" w:rsidP="006C37C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พลัส</w:t>
            </w:r>
          </w:p>
        </w:tc>
        <w:tc>
          <w:tcPr>
            <w:tcW w:w="1559" w:type="dxa"/>
          </w:tcPr>
          <w:p w14:paraId="582D6DF1" w14:textId="45B717F4" w:rsidR="006C37C6" w:rsidRPr="00D04EBD" w:rsidRDefault="006C37C6" w:rsidP="006C37C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C++</w:t>
            </w:r>
          </w:p>
        </w:tc>
        <w:tc>
          <w:tcPr>
            <w:tcW w:w="3974" w:type="dxa"/>
          </w:tcPr>
          <w:p w14:paraId="61DFA239" w14:textId="1C1ECF5F" w:rsidR="006C37C6" w:rsidRPr="006A781F" w:rsidRDefault="006C37C6" w:rsidP="006C37C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400FF">
              <w:rPr>
                <w:rFonts w:ascii="TH SarabunPSK" w:hAnsi="TH SarabunPSK" w:cs="TH SarabunPSK"/>
                <w:sz w:val="32"/>
                <w:szCs w:val="32"/>
                <w:cs/>
              </w:rPr>
              <w:t>ภาษาโปรแกรมที่เร็วและใช้ในระบบฝังตัว เกม</w:t>
            </w:r>
          </w:p>
        </w:tc>
        <w:tc>
          <w:tcPr>
            <w:tcW w:w="1553" w:type="dxa"/>
          </w:tcPr>
          <w:p w14:paraId="5B5F3F38" w14:textId="65064048" w:rsidR="006C37C6" w:rsidRPr="00C400FF" w:rsidRDefault="006C37C6" w:rsidP="006C37C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C++</w:t>
            </w:r>
          </w:p>
        </w:tc>
        <w:tc>
          <w:tcPr>
            <w:tcW w:w="2268" w:type="dxa"/>
          </w:tcPr>
          <w:p w14:paraId="7009315D" w14:textId="3BDD0304" w:rsidR="006C37C6" w:rsidRPr="00A520BA" w:rsidRDefault="006C37C6" w:rsidP="006C37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7A709775" w14:textId="77777777" w:rsidTr="008C5B12">
        <w:tc>
          <w:tcPr>
            <w:tcW w:w="1525" w:type="dxa"/>
          </w:tcPr>
          <w:p w14:paraId="3E179F53" w14:textId="55B40E23" w:rsidR="00F95226" w:rsidRDefault="00B16158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16158">
              <w:rPr>
                <w:rFonts w:ascii="TH SarabunPSK" w:hAnsi="TH SarabunPSK" w:cs="TH SarabunPSK"/>
                <w:sz w:val="32"/>
                <w:szCs w:val="32"/>
                <w:cs/>
              </w:rPr>
              <w:t>ภาษาจาวา</w:t>
            </w:r>
          </w:p>
        </w:tc>
        <w:tc>
          <w:tcPr>
            <w:tcW w:w="1559" w:type="dxa"/>
          </w:tcPr>
          <w:p w14:paraId="2B47F790" w14:textId="11421E18" w:rsidR="00F95226" w:rsidRDefault="00D04EBD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Java</w:t>
            </w:r>
          </w:p>
        </w:tc>
        <w:tc>
          <w:tcPr>
            <w:tcW w:w="3974" w:type="dxa"/>
          </w:tcPr>
          <w:p w14:paraId="02F122F0" w14:textId="3787FF0E" w:rsidR="00F95226" w:rsidRPr="006A781F" w:rsidRDefault="00C400FF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ภาษาโปรแกรมที่ใช้แพร่หลาย โดยเฉพาะ </w:t>
            </w:r>
            <w:r w:rsidRPr="006A781F">
              <w:rPr>
                <w:rFonts w:ascii="TH SarabunPSK" w:hAnsi="TH SarabunPSK" w:cs="TH SarabunPSK"/>
                <w:sz w:val="32"/>
                <w:szCs w:val="32"/>
              </w:rPr>
              <w:t>Android</w:t>
            </w:r>
          </w:p>
        </w:tc>
        <w:tc>
          <w:tcPr>
            <w:tcW w:w="1553" w:type="dxa"/>
          </w:tcPr>
          <w:p w14:paraId="77D5F992" w14:textId="2E5173F7" w:rsidR="00F95226" w:rsidRDefault="009E2034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400FF">
              <w:rPr>
                <w:rFonts w:ascii="TH SarabunPSK" w:hAnsi="TH SarabunPSK" w:cs="TH SarabunPSK"/>
                <w:sz w:val="32"/>
                <w:szCs w:val="32"/>
              </w:rPr>
              <w:t>Java</w:t>
            </w:r>
          </w:p>
        </w:tc>
        <w:tc>
          <w:tcPr>
            <w:tcW w:w="2268" w:type="dxa"/>
          </w:tcPr>
          <w:p w14:paraId="66D45292" w14:textId="103570F2" w:rsidR="00F95226" w:rsidRDefault="0033224E" w:rsidP="003322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0B0448ED" w14:textId="77777777" w:rsidTr="008C5B12">
        <w:tc>
          <w:tcPr>
            <w:tcW w:w="1525" w:type="dxa"/>
          </w:tcPr>
          <w:p w14:paraId="1DC5F887" w14:textId="27E9CF10" w:rsidR="00F95226" w:rsidRDefault="000548D8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548D8">
              <w:rPr>
                <w:rFonts w:ascii="TH SarabunPSK" w:hAnsi="TH SarabunPSK" w:cs="TH SarabunPSK"/>
                <w:sz w:val="32"/>
                <w:szCs w:val="32"/>
                <w:cs/>
              </w:rPr>
              <w:t>ภาษาจาวาสคริปต์</w:t>
            </w:r>
          </w:p>
        </w:tc>
        <w:tc>
          <w:tcPr>
            <w:tcW w:w="1559" w:type="dxa"/>
          </w:tcPr>
          <w:p w14:paraId="4EDC07DE" w14:textId="5B942CDC" w:rsidR="00F95226" w:rsidRDefault="00D04EBD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JavaScript</w:t>
            </w:r>
          </w:p>
        </w:tc>
        <w:tc>
          <w:tcPr>
            <w:tcW w:w="3974" w:type="dxa"/>
          </w:tcPr>
          <w:p w14:paraId="6A26ABA8" w14:textId="7AE3DBC2" w:rsidR="00F95226" w:rsidRPr="006A781F" w:rsidRDefault="00740D4F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ภาษาโปรแกรม</w:t>
            </w:r>
            <w:r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</w:t>
            </w:r>
            <w:r w:rsidR="0046563B"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ใช้สร้างความโต้ตอบในเว็บไซต์</w:t>
            </w:r>
          </w:p>
        </w:tc>
        <w:tc>
          <w:tcPr>
            <w:tcW w:w="1553" w:type="dxa"/>
          </w:tcPr>
          <w:p w14:paraId="68944E54" w14:textId="05DAA1A7" w:rsidR="00F95226" w:rsidRDefault="009E2034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JavaScript</w:t>
            </w:r>
          </w:p>
        </w:tc>
        <w:tc>
          <w:tcPr>
            <w:tcW w:w="2268" w:type="dxa"/>
          </w:tcPr>
          <w:p w14:paraId="1C8DE7DA" w14:textId="6D3AABE2" w:rsidR="00F95226" w:rsidRDefault="0033224E" w:rsidP="003322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44E6D01D" w14:textId="77777777" w:rsidTr="008C5B12">
        <w:tc>
          <w:tcPr>
            <w:tcW w:w="1525" w:type="dxa"/>
          </w:tcPr>
          <w:p w14:paraId="42A6787F" w14:textId="1A871926" w:rsidR="00F95226" w:rsidRDefault="001519E3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519E3">
              <w:rPr>
                <w:rFonts w:ascii="TH SarabunPSK" w:hAnsi="TH SarabunPSK" w:cs="TH SarabunPSK"/>
                <w:sz w:val="32"/>
                <w:szCs w:val="32"/>
                <w:cs/>
              </w:rPr>
              <w:t>ภาษา</w:t>
            </w:r>
            <w:r w:rsidR="003430CA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เอชทีเอ็มแอล</w:t>
            </w:r>
          </w:p>
        </w:tc>
        <w:tc>
          <w:tcPr>
            <w:tcW w:w="1559" w:type="dxa"/>
          </w:tcPr>
          <w:p w14:paraId="07698B4A" w14:textId="3F76E489" w:rsidR="00F95226" w:rsidRDefault="00D04EBD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HTML</w:t>
            </w:r>
          </w:p>
        </w:tc>
        <w:tc>
          <w:tcPr>
            <w:tcW w:w="3974" w:type="dxa"/>
          </w:tcPr>
          <w:p w14:paraId="77113F9D" w14:textId="4DFA4504" w:rsidR="00F95226" w:rsidRPr="006A781F" w:rsidRDefault="00740D4F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519E3">
              <w:rPr>
                <w:rFonts w:ascii="TH SarabunPSK" w:hAnsi="TH SarabunPSK" w:cs="TH SarabunPSK"/>
                <w:sz w:val="32"/>
                <w:szCs w:val="32"/>
                <w:cs/>
              </w:rPr>
              <w:t>ภาษา</w:t>
            </w:r>
            <w:r w:rsidR="00194B72" w:rsidRPr="001519E3">
              <w:rPr>
                <w:rFonts w:ascii="TH SarabunPSK" w:hAnsi="TH SarabunPSK" w:cs="TH SarabunPSK"/>
                <w:sz w:val="32"/>
                <w:szCs w:val="32"/>
                <w:cs/>
              </w:rPr>
              <w:t>มาร์กอัปสำหรับเว็บไซต์</w:t>
            </w:r>
            <w:r w:rsidR="003430CA"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5745D3"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ใช้กำหนดโครงสร้างของหน้าเว็บ</w:t>
            </w:r>
          </w:p>
        </w:tc>
        <w:tc>
          <w:tcPr>
            <w:tcW w:w="1553" w:type="dxa"/>
          </w:tcPr>
          <w:p w14:paraId="6BC270E7" w14:textId="2F782BC2" w:rsidR="00F95226" w:rsidRDefault="009E2034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HTML</w:t>
            </w:r>
          </w:p>
        </w:tc>
        <w:tc>
          <w:tcPr>
            <w:tcW w:w="2268" w:type="dxa"/>
          </w:tcPr>
          <w:p w14:paraId="1D724C53" w14:textId="7EE0F13D" w:rsidR="00F95226" w:rsidRDefault="0033224E" w:rsidP="003322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2080353A" w14:textId="77777777" w:rsidTr="008C5B12">
        <w:tc>
          <w:tcPr>
            <w:tcW w:w="1525" w:type="dxa"/>
          </w:tcPr>
          <w:p w14:paraId="0288B0F4" w14:textId="11CEB7A0" w:rsidR="00F95226" w:rsidRDefault="00515671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15671">
              <w:rPr>
                <w:rFonts w:ascii="TH SarabunPSK" w:hAnsi="TH SarabunPSK" w:cs="TH SarabunPSK"/>
                <w:sz w:val="32"/>
                <w:szCs w:val="32"/>
                <w:cs/>
              </w:rPr>
              <w:t>ภาษา</w:t>
            </w:r>
            <w:r w:rsidR="003430CA">
              <w:rPr>
                <w:rFonts w:ascii="TH SarabunPSK" w:hAnsi="TH SarabunPSK" w:cs="TH SarabunPSK" w:hint="cs"/>
                <w:sz w:val="32"/>
                <w:szCs w:val="32"/>
                <w:cs/>
              </w:rPr>
              <w:t>ซีเอสเอส</w:t>
            </w:r>
          </w:p>
        </w:tc>
        <w:tc>
          <w:tcPr>
            <w:tcW w:w="1559" w:type="dxa"/>
          </w:tcPr>
          <w:p w14:paraId="50F92FC5" w14:textId="61B7A828" w:rsidR="00F95226" w:rsidRDefault="00D04EBD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CSS</w:t>
            </w:r>
          </w:p>
        </w:tc>
        <w:tc>
          <w:tcPr>
            <w:tcW w:w="3974" w:type="dxa"/>
          </w:tcPr>
          <w:p w14:paraId="02AA7C14" w14:textId="55458CCC" w:rsidR="00F95226" w:rsidRPr="006A781F" w:rsidRDefault="00740D4F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15671">
              <w:rPr>
                <w:rFonts w:ascii="TH SarabunPSK" w:hAnsi="TH SarabunPSK" w:cs="TH SarabunPSK"/>
                <w:sz w:val="32"/>
                <w:szCs w:val="32"/>
                <w:cs/>
              </w:rPr>
              <w:t>ภาษา</w:t>
            </w:r>
            <w:r w:rsidR="003430CA" w:rsidRPr="00515671">
              <w:rPr>
                <w:rFonts w:ascii="TH SarabunPSK" w:hAnsi="TH SarabunPSK" w:cs="TH SarabunPSK"/>
                <w:sz w:val="32"/>
                <w:szCs w:val="32"/>
                <w:cs/>
              </w:rPr>
              <w:t>สำหรับจัดรูปแบบเว็บไซต์</w:t>
            </w:r>
            <w:r w:rsidR="003430CA"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49217D"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ใช้ตกแต่งสี ขนาด และรูปแบบของหน้าเว็บ</w:t>
            </w:r>
          </w:p>
        </w:tc>
        <w:tc>
          <w:tcPr>
            <w:tcW w:w="1553" w:type="dxa"/>
          </w:tcPr>
          <w:p w14:paraId="6166B7C5" w14:textId="30336BC6" w:rsidR="00F95226" w:rsidRDefault="009E2034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CSS</w:t>
            </w:r>
          </w:p>
        </w:tc>
        <w:tc>
          <w:tcPr>
            <w:tcW w:w="2268" w:type="dxa"/>
          </w:tcPr>
          <w:p w14:paraId="3CA4FCBA" w14:textId="16939FD5" w:rsidR="00F95226" w:rsidRDefault="0033224E" w:rsidP="003322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0C8DB000" w14:textId="77777777" w:rsidTr="008C5B12">
        <w:tc>
          <w:tcPr>
            <w:tcW w:w="1525" w:type="dxa"/>
          </w:tcPr>
          <w:p w14:paraId="76164E56" w14:textId="545B1892" w:rsidR="00F95226" w:rsidRDefault="003430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ลาลาเวล</w:t>
            </w:r>
          </w:p>
        </w:tc>
        <w:tc>
          <w:tcPr>
            <w:tcW w:w="1559" w:type="dxa"/>
          </w:tcPr>
          <w:p w14:paraId="50C835FF" w14:textId="2E733082" w:rsidR="00F95226" w:rsidRDefault="00D04EBD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Laravel</w:t>
            </w:r>
          </w:p>
        </w:tc>
        <w:tc>
          <w:tcPr>
            <w:tcW w:w="3974" w:type="dxa"/>
          </w:tcPr>
          <w:p w14:paraId="2BCC621D" w14:textId="3D6143B9" w:rsidR="00F95226" w:rsidRPr="006A781F" w:rsidRDefault="003430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94B7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เฟรมเวิร์ก </w:t>
            </w:r>
            <w:r w:rsidRPr="00194B72">
              <w:rPr>
                <w:rFonts w:ascii="TH SarabunPSK" w:hAnsi="TH SarabunPSK" w:cs="TH SarabunPSK"/>
                <w:sz w:val="32"/>
                <w:szCs w:val="32"/>
              </w:rPr>
              <w:t>PHP</w:t>
            </w: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16552"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ใช้พัฒนาเว็บไซต์อย่างมีโครงสร้าง</w:t>
            </w:r>
          </w:p>
        </w:tc>
        <w:tc>
          <w:tcPr>
            <w:tcW w:w="1553" w:type="dxa"/>
          </w:tcPr>
          <w:p w14:paraId="5ADCAA48" w14:textId="3FBA4A8B" w:rsidR="00F95226" w:rsidRDefault="009E2034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Laravel</w:t>
            </w:r>
          </w:p>
        </w:tc>
        <w:tc>
          <w:tcPr>
            <w:tcW w:w="2268" w:type="dxa"/>
          </w:tcPr>
          <w:p w14:paraId="5E7D6B63" w14:textId="38676CCC" w:rsidR="00F95226" w:rsidRDefault="0033224E" w:rsidP="003322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0B4358AD" w14:textId="77777777" w:rsidTr="008C5B12">
        <w:tc>
          <w:tcPr>
            <w:tcW w:w="1525" w:type="dxa"/>
          </w:tcPr>
          <w:p w14:paraId="3F9BDECA" w14:textId="490670DD" w:rsidR="00F95226" w:rsidRDefault="003430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รีแอค</w:t>
            </w:r>
          </w:p>
        </w:tc>
        <w:tc>
          <w:tcPr>
            <w:tcW w:w="1559" w:type="dxa"/>
          </w:tcPr>
          <w:p w14:paraId="59BEB33D" w14:textId="7D290D51" w:rsidR="00F95226" w:rsidRDefault="00D04EBD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React</w:t>
            </w:r>
          </w:p>
        </w:tc>
        <w:tc>
          <w:tcPr>
            <w:tcW w:w="3974" w:type="dxa"/>
          </w:tcPr>
          <w:p w14:paraId="03EF0C6C" w14:textId="7671BF26" w:rsidR="00F95226" w:rsidRPr="006A781F" w:rsidRDefault="00740D4F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976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ไลบรารีสร้าง </w:t>
            </w:r>
            <w:r w:rsidRPr="0099762B">
              <w:rPr>
                <w:rFonts w:ascii="TH SarabunPSK" w:hAnsi="TH SarabunPSK" w:cs="TH SarabunPSK"/>
                <w:sz w:val="32"/>
                <w:szCs w:val="32"/>
              </w:rPr>
              <w:t xml:space="preserve">UI </w:t>
            </w:r>
            <w:r w:rsidRPr="0099762B">
              <w:rPr>
                <w:rFonts w:ascii="TH SarabunPSK" w:hAnsi="TH SarabunPSK" w:cs="TH SarabunPSK"/>
                <w:sz w:val="32"/>
                <w:szCs w:val="32"/>
                <w:cs/>
              </w:rPr>
              <w:t>เว็บ</w:t>
            </w:r>
            <w:r w:rsidR="008E2F65"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พัฒนาโดย </w:t>
            </w:r>
            <w:r w:rsidR="008E2F65" w:rsidRPr="006A781F">
              <w:rPr>
                <w:rFonts w:ascii="TH SarabunPSK" w:hAnsi="TH SarabunPSK" w:cs="TH SarabunPSK"/>
                <w:sz w:val="32"/>
                <w:szCs w:val="32"/>
              </w:rPr>
              <w:t xml:space="preserve">Facebook </w:t>
            </w:r>
            <w:r w:rsidR="008E2F65"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ใช้งานง่ายและเร็ว</w:t>
            </w:r>
          </w:p>
        </w:tc>
        <w:tc>
          <w:tcPr>
            <w:tcW w:w="1553" w:type="dxa"/>
          </w:tcPr>
          <w:p w14:paraId="04BC35DF" w14:textId="68CA9880" w:rsidR="00F95226" w:rsidRDefault="009E2034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React</w:t>
            </w:r>
          </w:p>
        </w:tc>
        <w:tc>
          <w:tcPr>
            <w:tcW w:w="2268" w:type="dxa"/>
          </w:tcPr>
          <w:p w14:paraId="436B6D0D" w14:textId="72C58D59" w:rsidR="00F95226" w:rsidRDefault="0033224E" w:rsidP="003322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472691A7" w14:textId="77777777" w:rsidTr="008C5B12">
        <w:tc>
          <w:tcPr>
            <w:tcW w:w="1525" w:type="dxa"/>
          </w:tcPr>
          <w:p w14:paraId="59CEB8B0" w14:textId="28736920" w:rsidR="00F95226" w:rsidRDefault="003430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วิว</w:t>
            </w:r>
          </w:p>
        </w:tc>
        <w:tc>
          <w:tcPr>
            <w:tcW w:w="1559" w:type="dxa"/>
          </w:tcPr>
          <w:p w14:paraId="6A900D34" w14:textId="2359DCA6" w:rsidR="00F95226" w:rsidRDefault="00D04EBD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Vue</w:t>
            </w:r>
          </w:p>
        </w:tc>
        <w:tc>
          <w:tcPr>
            <w:tcW w:w="3974" w:type="dxa"/>
          </w:tcPr>
          <w:p w14:paraId="335778DB" w14:textId="258828F3" w:rsidR="00F95226" w:rsidRPr="006A781F" w:rsidRDefault="00517798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4C4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เฟรมเวิร์ก </w:t>
            </w:r>
            <w:r w:rsidRPr="00B54C4F">
              <w:rPr>
                <w:rFonts w:ascii="TH SarabunPSK" w:hAnsi="TH SarabunPSK" w:cs="TH SarabunPSK"/>
                <w:sz w:val="32"/>
                <w:szCs w:val="32"/>
              </w:rPr>
              <w:t>UI</w:t>
            </w: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เหมาะกับเว็บขนาดเล็กถึงกลาง</w:t>
            </w:r>
          </w:p>
        </w:tc>
        <w:tc>
          <w:tcPr>
            <w:tcW w:w="1553" w:type="dxa"/>
          </w:tcPr>
          <w:p w14:paraId="3DC431CA" w14:textId="3F4956D1" w:rsidR="00F95226" w:rsidRDefault="009E2034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Vue</w:t>
            </w:r>
          </w:p>
        </w:tc>
        <w:tc>
          <w:tcPr>
            <w:tcW w:w="2268" w:type="dxa"/>
          </w:tcPr>
          <w:p w14:paraId="2AB6F01F" w14:textId="1FCC74DD" w:rsidR="00F95226" w:rsidRDefault="0033224E" w:rsidP="003322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10759D68" w14:textId="77777777" w:rsidTr="008C5B12">
        <w:tc>
          <w:tcPr>
            <w:tcW w:w="1525" w:type="dxa"/>
          </w:tcPr>
          <w:p w14:paraId="4A864528" w14:textId="05ADD635" w:rsidR="00F95226" w:rsidRDefault="003430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ฟลัตเตอร์</w:t>
            </w:r>
          </w:p>
        </w:tc>
        <w:tc>
          <w:tcPr>
            <w:tcW w:w="1559" w:type="dxa"/>
          </w:tcPr>
          <w:p w14:paraId="1C17F9A2" w14:textId="03F2BE63" w:rsidR="00F95226" w:rsidRDefault="00D04EBD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Flutter</w:t>
            </w:r>
          </w:p>
        </w:tc>
        <w:tc>
          <w:tcPr>
            <w:tcW w:w="3974" w:type="dxa"/>
          </w:tcPr>
          <w:p w14:paraId="5ED0771E" w14:textId="7B30326F" w:rsidR="00F95226" w:rsidRPr="006A781F" w:rsidRDefault="003430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75A68">
              <w:rPr>
                <w:rFonts w:ascii="TH SarabunPSK" w:hAnsi="TH SarabunPSK" w:cs="TH SarabunPSK"/>
                <w:sz w:val="32"/>
                <w:szCs w:val="32"/>
                <w:cs/>
              </w:rPr>
              <w:t>เฟรมเวิร์กสร้างแอปข้ามแพลตฟอร์ม</w:t>
            </w:r>
            <w:r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1D6E82"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ใช้ภาษา </w:t>
            </w:r>
            <w:r w:rsidR="001D6E82" w:rsidRPr="006A781F">
              <w:rPr>
                <w:rFonts w:ascii="TH SarabunPSK" w:hAnsi="TH SarabunPSK" w:cs="TH SarabunPSK"/>
                <w:sz w:val="32"/>
                <w:szCs w:val="32"/>
              </w:rPr>
              <w:t xml:space="preserve">Dart </w:t>
            </w:r>
            <w:r w:rsidR="001D6E82"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พัฒนาแอปทั้ง </w:t>
            </w:r>
            <w:r w:rsidR="001D6E82" w:rsidRPr="006A781F">
              <w:rPr>
                <w:rFonts w:ascii="TH SarabunPSK" w:hAnsi="TH SarabunPSK" w:cs="TH SarabunPSK"/>
                <w:sz w:val="32"/>
                <w:szCs w:val="32"/>
              </w:rPr>
              <w:t xml:space="preserve">iOS </w:t>
            </w:r>
            <w:r w:rsidR="001D6E82"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 </w:t>
            </w:r>
            <w:r w:rsidR="001D6E82" w:rsidRPr="006A781F">
              <w:rPr>
                <w:rFonts w:ascii="TH SarabunPSK" w:hAnsi="TH SarabunPSK" w:cs="TH SarabunPSK"/>
                <w:sz w:val="32"/>
                <w:szCs w:val="32"/>
              </w:rPr>
              <w:t>Android</w:t>
            </w:r>
          </w:p>
        </w:tc>
        <w:tc>
          <w:tcPr>
            <w:tcW w:w="1553" w:type="dxa"/>
          </w:tcPr>
          <w:p w14:paraId="7E76ADBC" w14:textId="7B94747A" w:rsidR="00F95226" w:rsidRDefault="009E2034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Flutter</w:t>
            </w:r>
          </w:p>
        </w:tc>
        <w:tc>
          <w:tcPr>
            <w:tcW w:w="2268" w:type="dxa"/>
          </w:tcPr>
          <w:p w14:paraId="29F3FE75" w14:textId="01ABFA8F" w:rsidR="00F95226" w:rsidRDefault="0033224E" w:rsidP="003322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6EE9271D" w14:textId="77777777" w:rsidTr="008C5B12">
        <w:tc>
          <w:tcPr>
            <w:tcW w:w="1525" w:type="dxa"/>
          </w:tcPr>
          <w:p w14:paraId="43FA624A" w14:textId="32925798" w:rsidR="00F95226" w:rsidRDefault="003430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รีแอคเนที</w:t>
            </w:r>
            <w:r w:rsidR="003039FA">
              <w:rPr>
                <w:rFonts w:ascii="TH SarabunPSK" w:hAnsi="TH SarabunPSK" w:cs="TH SarabunPSK" w:hint="cs"/>
                <w:sz w:val="32"/>
                <w:szCs w:val="32"/>
                <w:cs/>
              </w:rPr>
              <w:t>ฟ</w:t>
            </w:r>
          </w:p>
        </w:tc>
        <w:tc>
          <w:tcPr>
            <w:tcW w:w="1559" w:type="dxa"/>
          </w:tcPr>
          <w:p w14:paraId="779985EC" w14:textId="566CF7E3" w:rsidR="00F95226" w:rsidRDefault="00D04EBD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React Native</w:t>
            </w:r>
          </w:p>
        </w:tc>
        <w:tc>
          <w:tcPr>
            <w:tcW w:w="3974" w:type="dxa"/>
          </w:tcPr>
          <w:p w14:paraId="57B3B528" w14:textId="4145991B" w:rsidR="00F95226" w:rsidRPr="006A781F" w:rsidRDefault="003039F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66A9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เฟรมเวิร์กสร้างแอปมือถือด้วย </w:t>
            </w:r>
            <w:r w:rsidRPr="00E66A9C">
              <w:rPr>
                <w:rFonts w:ascii="TH SarabunPSK" w:hAnsi="TH SarabunPSK" w:cs="TH SarabunPSK"/>
                <w:sz w:val="32"/>
                <w:szCs w:val="32"/>
              </w:rPr>
              <w:t>React</w:t>
            </w: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1F1DDD"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เขียนโค้ดครั้งเดียวใช้ได้ทั้ง </w:t>
            </w:r>
            <w:r w:rsidR="001F1DDD" w:rsidRPr="006A781F">
              <w:rPr>
                <w:rFonts w:ascii="TH SarabunPSK" w:hAnsi="TH SarabunPSK" w:cs="TH SarabunPSK"/>
                <w:sz w:val="32"/>
                <w:szCs w:val="32"/>
              </w:rPr>
              <w:t xml:space="preserve">Android </w:t>
            </w:r>
            <w:r w:rsidR="001F1DDD"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 </w:t>
            </w:r>
            <w:r w:rsidR="001F1DDD" w:rsidRPr="006A781F">
              <w:rPr>
                <w:rFonts w:ascii="TH SarabunPSK" w:hAnsi="TH SarabunPSK" w:cs="TH SarabunPSK"/>
                <w:sz w:val="32"/>
                <w:szCs w:val="32"/>
              </w:rPr>
              <w:t>iOS</w:t>
            </w:r>
          </w:p>
        </w:tc>
        <w:tc>
          <w:tcPr>
            <w:tcW w:w="1553" w:type="dxa"/>
          </w:tcPr>
          <w:p w14:paraId="24399421" w14:textId="09456363" w:rsidR="00F95226" w:rsidRDefault="009E2034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React Native</w:t>
            </w:r>
          </w:p>
        </w:tc>
        <w:tc>
          <w:tcPr>
            <w:tcW w:w="2268" w:type="dxa"/>
          </w:tcPr>
          <w:p w14:paraId="4FF46C3C" w14:textId="3DB8033C" w:rsidR="00F95226" w:rsidRDefault="0033224E" w:rsidP="003322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0ADABED3" w14:textId="77777777" w:rsidTr="008C5B12">
        <w:tc>
          <w:tcPr>
            <w:tcW w:w="1525" w:type="dxa"/>
          </w:tcPr>
          <w:p w14:paraId="6161D498" w14:textId="17CB9792" w:rsidR="00F95226" w:rsidRDefault="00D27606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ฟิกม่า</w:t>
            </w:r>
          </w:p>
        </w:tc>
        <w:tc>
          <w:tcPr>
            <w:tcW w:w="1559" w:type="dxa"/>
          </w:tcPr>
          <w:p w14:paraId="0125A5D0" w14:textId="7A26CB8E" w:rsidR="00F95226" w:rsidRDefault="00D04EBD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Figma</w:t>
            </w:r>
          </w:p>
        </w:tc>
        <w:tc>
          <w:tcPr>
            <w:tcW w:w="3974" w:type="dxa"/>
          </w:tcPr>
          <w:p w14:paraId="1C56C0D5" w14:textId="2A870E4C" w:rsidR="00F95226" w:rsidRPr="006A781F" w:rsidRDefault="008A768F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เครื่องมือออกแบบ </w:t>
            </w:r>
            <w:r w:rsidRPr="006A781F">
              <w:rPr>
                <w:rFonts w:ascii="TH SarabunPSK" w:hAnsi="TH SarabunPSK" w:cs="TH SarabunPSK"/>
                <w:sz w:val="32"/>
                <w:szCs w:val="32"/>
              </w:rPr>
              <w:t xml:space="preserve">UI </w:t>
            </w: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ออนไลน์</w:t>
            </w:r>
          </w:p>
        </w:tc>
        <w:tc>
          <w:tcPr>
            <w:tcW w:w="1553" w:type="dxa"/>
          </w:tcPr>
          <w:p w14:paraId="47305B8F" w14:textId="46027234" w:rsidR="00F95226" w:rsidRDefault="009E2034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Figma</w:t>
            </w:r>
          </w:p>
        </w:tc>
        <w:tc>
          <w:tcPr>
            <w:tcW w:w="2268" w:type="dxa"/>
          </w:tcPr>
          <w:p w14:paraId="25355A6D" w14:textId="72C9C04C" w:rsidR="00F95226" w:rsidRDefault="0033224E" w:rsidP="003322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5594E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580BE1DA" w14:textId="77777777" w:rsidTr="008C5B12">
        <w:tc>
          <w:tcPr>
            <w:tcW w:w="1525" w:type="dxa"/>
          </w:tcPr>
          <w:p w14:paraId="521B44D3" w14:textId="129C6303" w:rsidR="00F95226" w:rsidRDefault="00D27606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อะโดบี เอกซ์ดี</w:t>
            </w:r>
          </w:p>
        </w:tc>
        <w:tc>
          <w:tcPr>
            <w:tcW w:w="1559" w:type="dxa"/>
          </w:tcPr>
          <w:p w14:paraId="7B2C291E" w14:textId="37E1929D" w:rsidR="00F95226" w:rsidRDefault="00D04EBD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Adobe XD</w:t>
            </w:r>
          </w:p>
        </w:tc>
        <w:tc>
          <w:tcPr>
            <w:tcW w:w="3974" w:type="dxa"/>
          </w:tcPr>
          <w:p w14:paraId="68325543" w14:textId="6826B209" w:rsidR="00F95226" w:rsidRPr="006A781F" w:rsidRDefault="002006BB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โปรแกรมออกแบบ </w:t>
            </w:r>
            <w:r w:rsidRPr="006A781F">
              <w:rPr>
                <w:rFonts w:ascii="TH SarabunPSK" w:hAnsi="TH SarabunPSK" w:cs="TH SarabunPSK"/>
                <w:sz w:val="32"/>
                <w:szCs w:val="32"/>
              </w:rPr>
              <w:t>UX/UI</w:t>
            </w:r>
          </w:p>
        </w:tc>
        <w:tc>
          <w:tcPr>
            <w:tcW w:w="1553" w:type="dxa"/>
          </w:tcPr>
          <w:p w14:paraId="6DFDE4CC" w14:textId="66E4194B" w:rsidR="00F95226" w:rsidRDefault="009E2034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Adobe XD</w:t>
            </w:r>
          </w:p>
        </w:tc>
        <w:tc>
          <w:tcPr>
            <w:tcW w:w="2268" w:type="dxa"/>
          </w:tcPr>
          <w:p w14:paraId="403F50CF" w14:textId="40E30A09" w:rsidR="00F95226" w:rsidRDefault="0033224E" w:rsidP="003322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5594E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445435C9" w14:textId="77777777" w:rsidTr="008C5B12">
        <w:tc>
          <w:tcPr>
            <w:tcW w:w="1525" w:type="dxa"/>
          </w:tcPr>
          <w:p w14:paraId="02DCA131" w14:textId="6CB40108" w:rsidR="00F95226" w:rsidRDefault="00D27606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อีทีแอล</w:t>
            </w:r>
          </w:p>
        </w:tc>
        <w:tc>
          <w:tcPr>
            <w:tcW w:w="1559" w:type="dxa"/>
          </w:tcPr>
          <w:p w14:paraId="65207B03" w14:textId="5D104D69" w:rsidR="00F95226" w:rsidRDefault="00D04EBD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ETL</w:t>
            </w:r>
          </w:p>
        </w:tc>
        <w:tc>
          <w:tcPr>
            <w:tcW w:w="3974" w:type="dxa"/>
          </w:tcPr>
          <w:p w14:paraId="2A1C145C" w14:textId="6D750567" w:rsidR="00F95226" w:rsidRPr="006A781F" w:rsidRDefault="00606D4E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>ทักษะ</w:t>
            </w:r>
            <w:r w:rsidR="00F278C9"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กระบวนการดึง แปลง และโหลดข้อมูล</w:t>
            </w:r>
          </w:p>
        </w:tc>
        <w:tc>
          <w:tcPr>
            <w:tcW w:w="1553" w:type="dxa"/>
          </w:tcPr>
          <w:p w14:paraId="1245D7FB" w14:textId="57AB3B5F" w:rsidR="00F95226" w:rsidRDefault="009E2034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ETL</w:t>
            </w:r>
          </w:p>
        </w:tc>
        <w:tc>
          <w:tcPr>
            <w:tcW w:w="2268" w:type="dxa"/>
          </w:tcPr>
          <w:p w14:paraId="1C7B6166" w14:textId="6104E0CC" w:rsidR="00F95226" w:rsidRDefault="0033224E" w:rsidP="003322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5594E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01FD1FE4" w14:textId="77777777" w:rsidTr="008C5B12">
        <w:tc>
          <w:tcPr>
            <w:tcW w:w="1525" w:type="dxa"/>
          </w:tcPr>
          <w:p w14:paraId="03B1EF03" w14:textId="7CF51249" w:rsidR="00F95226" w:rsidRDefault="00323A63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ไปป์ไลน์</w:t>
            </w:r>
          </w:p>
        </w:tc>
        <w:tc>
          <w:tcPr>
            <w:tcW w:w="1559" w:type="dxa"/>
          </w:tcPr>
          <w:p w14:paraId="5C2AEEC6" w14:textId="03D148F8" w:rsidR="00F95226" w:rsidRDefault="00D04EBD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Pipeline</w:t>
            </w:r>
          </w:p>
        </w:tc>
        <w:tc>
          <w:tcPr>
            <w:tcW w:w="3974" w:type="dxa"/>
          </w:tcPr>
          <w:p w14:paraId="761713F8" w14:textId="4EC14D0B" w:rsidR="00F95226" w:rsidRPr="006A781F" w:rsidRDefault="00F9639C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>ทักษะ</w:t>
            </w: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การไหลของข้อมูลผ่านขั้นตอนต่าง ๆ อย่างเป็นระบบ</w:t>
            </w:r>
          </w:p>
        </w:tc>
        <w:tc>
          <w:tcPr>
            <w:tcW w:w="1553" w:type="dxa"/>
          </w:tcPr>
          <w:p w14:paraId="6E65FC77" w14:textId="5F117F48" w:rsidR="00F95226" w:rsidRDefault="009E2034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Pipeline</w:t>
            </w:r>
          </w:p>
        </w:tc>
        <w:tc>
          <w:tcPr>
            <w:tcW w:w="2268" w:type="dxa"/>
          </w:tcPr>
          <w:p w14:paraId="5993464F" w14:textId="1330D0AC" w:rsidR="00F95226" w:rsidRDefault="0033224E" w:rsidP="003322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5594E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45238F01" w14:textId="77777777" w:rsidTr="008C5B12">
        <w:tc>
          <w:tcPr>
            <w:tcW w:w="1525" w:type="dxa"/>
          </w:tcPr>
          <w:p w14:paraId="79C180D5" w14:textId="15EFFDD0" w:rsidR="00F95226" w:rsidRDefault="004004F3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เอสคิวแอล</w:t>
            </w:r>
          </w:p>
        </w:tc>
        <w:tc>
          <w:tcPr>
            <w:tcW w:w="1559" w:type="dxa"/>
          </w:tcPr>
          <w:p w14:paraId="0F7866CA" w14:textId="19A27EA3" w:rsidR="00F95226" w:rsidRDefault="00D04EBD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SQL</w:t>
            </w:r>
          </w:p>
        </w:tc>
        <w:tc>
          <w:tcPr>
            <w:tcW w:w="3974" w:type="dxa"/>
          </w:tcPr>
          <w:p w14:paraId="190C0D28" w14:textId="1D1A6424" w:rsidR="00F95226" w:rsidRPr="006A781F" w:rsidRDefault="004004F3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ภาษาสำหรับจัดการฐานข้อมูลเชิงสัมพันธ์</w:t>
            </w:r>
            <w:r w:rsidR="00EA35BE"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EA35BE"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ใช้ในการอ่าน เขียน แก้ไข และลบข้อมูลในฐานข้อมูล</w:t>
            </w:r>
          </w:p>
        </w:tc>
        <w:tc>
          <w:tcPr>
            <w:tcW w:w="1553" w:type="dxa"/>
          </w:tcPr>
          <w:p w14:paraId="7E616CBA" w14:textId="3D4CC9D8" w:rsidR="00F95226" w:rsidRDefault="009E2034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SQL</w:t>
            </w:r>
          </w:p>
        </w:tc>
        <w:tc>
          <w:tcPr>
            <w:tcW w:w="2268" w:type="dxa"/>
          </w:tcPr>
          <w:p w14:paraId="7A951A6C" w14:textId="52C212CD" w:rsidR="00F95226" w:rsidRDefault="0033224E" w:rsidP="003322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5594E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15604153" w14:textId="77777777" w:rsidTr="008C5B12">
        <w:tc>
          <w:tcPr>
            <w:tcW w:w="1525" w:type="dxa"/>
          </w:tcPr>
          <w:p w14:paraId="03FB3A4A" w14:textId="77777777" w:rsidR="00D62323" w:rsidRDefault="002B5AE0" w:rsidP="0033224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B5AE0">
              <w:rPr>
                <w:rFonts w:ascii="TH SarabunPSK" w:hAnsi="TH SarabunPSK" w:cs="TH SarabunPSK"/>
                <w:sz w:val="32"/>
                <w:szCs w:val="32"/>
                <w:cs/>
              </w:rPr>
              <w:t>การเรียนรู้</w:t>
            </w:r>
          </w:p>
          <w:p w14:paraId="1A5C3993" w14:textId="23796A99" w:rsidR="00F95226" w:rsidRDefault="002B5AE0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B5AE0">
              <w:rPr>
                <w:rFonts w:ascii="TH SarabunPSK" w:hAnsi="TH SarabunPSK" w:cs="TH SarabunPSK"/>
                <w:sz w:val="32"/>
                <w:szCs w:val="32"/>
                <w:cs/>
              </w:rPr>
              <w:t>ของเครื่อง</w:t>
            </w:r>
          </w:p>
        </w:tc>
        <w:tc>
          <w:tcPr>
            <w:tcW w:w="1559" w:type="dxa"/>
          </w:tcPr>
          <w:p w14:paraId="5F197BA4" w14:textId="032C2670" w:rsidR="00F95226" w:rsidRDefault="00D04EBD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Machine Learning</w:t>
            </w:r>
          </w:p>
        </w:tc>
        <w:tc>
          <w:tcPr>
            <w:tcW w:w="3974" w:type="dxa"/>
          </w:tcPr>
          <w:p w14:paraId="6FA9281A" w14:textId="4B8D772F" w:rsidR="00F95226" w:rsidRPr="006A781F" w:rsidRDefault="00361A73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สาขาหนึ่งของ </w:t>
            </w:r>
            <w:r w:rsidRPr="006A781F">
              <w:rPr>
                <w:rFonts w:ascii="TH SarabunPSK" w:hAnsi="TH SarabunPSK" w:cs="TH SarabunPSK"/>
                <w:sz w:val="32"/>
                <w:szCs w:val="32"/>
              </w:rPr>
              <w:t xml:space="preserve">AI </w:t>
            </w: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ที่ทำให้คอมพิวเตอร์เรียนรู้จากข้อมูลและทำงานโดยไม่ต้องเขียนโปรแกรมแบบตายตัว</w:t>
            </w:r>
          </w:p>
        </w:tc>
        <w:tc>
          <w:tcPr>
            <w:tcW w:w="1553" w:type="dxa"/>
          </w:tcPr>
          <w:p w14:paraId="4774725E" w14:textId="45E83165" w:rsidR="00F95226" w:rsidRDefault="009E2034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Machine Learning</w:t>
            </w:r>
          </w:p>
        </w:tc>
        <w:tc>
          <w:tcPr>
            <w:tcW w:w="2268" w:type="dxa"/>
          </w:tcPr>
          <w:p w14:paraId="595462D4" w14:textId="7A5824C6" w:rsidR="00F95226" w:rsidRDefault="0033224E" w:rsidP="0033224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5594E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</w:tbl>
    <w:p w14:paraId="58B28F77" w14:textId="77777777" w:rsidR="00FA15CC" w:rsidRDefault="00FA15CC"/>
    <w:tbl>
      <w:tblPr>
        <w:tblStyle w:val="TableGrid"/>
        <w:tblW w:w="1087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25"/>
        <w:gridCol w:w="1559"/>
        <w:gridCol w:w="3974"/>
        <w:gridCol w:w="1553"/>
        <w:gridCol w:w="2268"/>
      </w:tblGrid>
      <w:tr w:rsidR="004C3B57" w:rsidRPr="00561921" w14:paraId="5115A522" w14:textId="77777777" w:rsidTr="00FA15CC">
        <w:tc>
          <w:tcPr>
            <w:tcW w:w="1525" w:type="dxa"/>
            <w:shd w:val="clear" w:color="auto" w:fill="BFBFBF" w:themeFill="background1" w:themeFillShade="BF"/>
            <w:vAlign w:val="center"/>
          </w:tcPr>
          <w:p w14:paraId="5D9E3259" w14:textId="28BD80C8" w:rsidR="00FA15CC" w:rsidRPr="00A520BA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ภาษาไทย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18FE5B86" w14:textId="09022FEB" w:rsidR="00FA15CC" w:rsidRPr="00A520BA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</w:p>
        </w:tc>
        <w:tc>
          <w:tcPr>
            <w:tcW w:w="3974" w:type="dxa"/>
            <w:shd w:val="clear" w:color="auto" w:fill="BFBFBF" w:themeFill="background1" w:themeFillShade="BF"/>
            <w:vAlign w:val="center"/>
          </w:tcPr>
          <w:p w14:paraId="7109D953" w14:textId="33F50F7E" w:rsidR="00FA15CC" w:rsidRPr="00A520BA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53" w:type="dxa"/>
            <w:shd w:val="clear" w:color="auto" w:fill="BFBFBF" w:themeFill="background1" w:themeFillShade="BF"/>
          </w:tcPr>
          <w:p w14:paraId="21E34774" w14:textId="5B60310C" w:rsidR="00FA15CC" w:rsidRPr="00A520BA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คำที่ใช้ในการสื่อสาร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27390230" w14:textId="14467A82" w:rsidR="00FA15CC" w:rsidRPr="0095594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ประกอบด้วย</w:t>
            </w:r>
          </w:p>
        </w:tc>
      </w:tr>
      <w:tr w:rsidR="001D13AB" w:rsidRPr="00561921" w14:paraId="40096706" w14:textId="77777777" w:rsidTr="008C5B12">
        <w:tc>
          <w:tcPr>
            <w:tcW w:w="1525" w:type="dxa"/>
          </w:tcPr>
          <w:p w14:paraId="525A6E17" w14:textId="1E718CC4" w:rsidR="00F95226" w:rsidRDefault="009E2034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สถิติ</w:t>
            </w:r>
          </w:p>
        </w:tc>
        <w:tc>
          <w:tcPr>
            <w:tcW w:w="1559" w:type="dxa"/>
          </w:tcPr>
          <w:p w14:paraId="723E38FA" w14:textId="5F171B3A" w:rsidR="00F95226" w:rsidRDefault="00D04EBD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Statistics</w:t>
            </w:r>
          </w:p>
        </w:tc>
        <w:tc>
          <w:tcPr>
            <w:tcW w:w="3974" w:type="dxa"/>
          </w:tcPr>
          <w:p w14:paraId="581CB9BE" w14:textId="43186D7F" w:rsidR="00F95226" w:rsidRPr="006A781F" w:rsidRDefault="009E2034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การรวบรวม วิเคราะห์ ตีความ และนำเสนอข้อมูลในเชิงตัวเลขเพื่อหาความสัมพันธ์หรือแนวโน้ม</w:t>
            </w:r>
          </w:p>
        </w:tc>
        <w:tc>
          <w:tcPr>
            <w:tcW w:w="1553" w:type="dxa"/>
          </w:tcPr>
          <w:p w14:paraId="610E8FA7" w14:textId="77BBC5EE" w:rsidR="00F95226" w:rsidRDefault="009E2034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Statistics</w:t>
            </w:r>
          </w:p>
        </w:tc>
        <w:tc>
          <w:tcPr>
            <w:tcW w:w="2268" w:type="dxa"/>
          </w:tcPr>
          <w:p w14:paraId="06A9ED83" w14:textId="2287CC1F" w:rsidR="00F95226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5594E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11989310" w14:textId="77777777" w:rsidTr="008C5B12">
        <w:tc>
          <w:tcPr>
            <w:tcW w:w="1525" w:type="dxa"/>
          </w:tcPr>
          <w:p w14:paraId="1F630964" w14:textId="4FE90DD0" w:rsidR="00F95226" w:rsidRDefault="00F06C5B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บริการคลาวด์จาก </w:t>
            </w:r>
            <w:r w:rsidRPr="006A781F">
              <w:rPr>
                <w:rFonts w:ascii="TH SarabunPSK" w:hAnsi="TH SarabunPSK" w:cs="TH SarabunPSK"/>
                <w:sz w:val="32"/>
                <w:szCs w:val="32"/>
              </w:rPr>
              <w:t>Amazon</w:t>
            </w:r>
          </w:p>
        </w:tc>
        <w:tc>
          <w:tcPr>
            <w:tcW w:w="1559" w:type="dxa"/>
          </w:tcPr>
          <w:p w14:paraId="356BF508" w14:textId="41AE36DE" w:rsidR="00F95226" w:rsidRDefault="00CF0911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F0911">
              <w:rPr>
                <w:rFonts w:ascii="TH SarabunPSK" w:hAnsi="TH SarabunPSK" w:cs="TH SarabunPSK"/>
                <w:sz w:val="32"/>
                <w:szCs w:val="32"/>
              </w:rPr>
              <w:t>Amazon Web Services</w:t>
            </w:r>
          </w:p>
        </w:tc>
        <w:tc>
          <w:tcPr>
            <w:tcW w:w="3974" w:type="dxa"/>
          </w:tcPr>
          <w:p w14:paraId="09A3F420" w14:textId="20B0BBCB" w:rsidR="00F95226" w:rsidRPr="006A781F" w:rsidRDefault="00E45FE9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บริการคลาวด์จาก </w:t>
            </w:r>
            <w:r w:rsidRPr="006A781F">
              <w:rPr>
                <w:rFonts w:ascii="TH SarabunPSK" w:hAnsi="TH SarabunPSK" w:cs="TH SarabunPSK"/>
                <w:sz w:val="32"/>
                <w:szCs w:val="32"/>
              </w:rPr>
              <w:t>Amazon</w:t>
            </w:r>
          </w:p>
        </w:tc>
        <w:tc>
          <w:tcPr>
            <w:tcW w:w="1553" w:type="dxa"/>
          </w:tcPr>
          <w:p w14:paraId="71D91649" w14:textId="7AB40B09" w:rsidR="00F95226" w:rsidRDefault="00F06C5B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AWS</w:t>
            </w:r>
          </w:p>
        </w:tc>
        <w:tc>
          <w:tcPr>
            <w:tcW w:w="2268" w:type="dxa"/>
          </w:tcPr>
          <w:p w14:paraId="3038E43C" w14:textId="4EAE9568" w:rsidR="00F95226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5594E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22026650" w14:textId="77777777" w:rsidTr="008C5B12">
        <w:tc>
          <w:tcPr>
            <w:tcW w:w="1525" w:type="dxa"/>
          </w:tcPr>
          <w:p w14:paraId="4C490880" w14:textId="437D9305" w:rsidR="00F95226" w:rsidRDefault="00C9181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9181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บริการคลาวด์จาก </w:t>
            </w:r>
            <w:r w:rsidRPr="00C9181A">
              <w:rPr>
                <w:rFonts w:ascii="TH SarabunPSK" w:hAnsi="TH SarabunPSK" w:cs="TH SarabunPSK"/>
                <w:sz w:val="32"/>
                <w:szCs w:val="32"/>
              </w:rPr>
              <w:t>Microsoft</w:t>
            </w:r>
          </w:p>
        </w:tc>
        <w:tc>
          <w:tcPr>
            <w:tcW w:w="1559" w:type="dxa"/>
          </w:tcPr>
          <w:p w14:paraId="28D80000" w14:textId="37DB7BBD" w:rsidR="00F95226" w:rsidRDefault="006335F7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35F7">
              <w:rPr>
                <w:rFonts w:ascii="TH SarabunPSK" w:hAnsi="TH SarabunPSK" w:cs="TH SarabunPSK"/>
                <w:sz w:val="32"/>
                <w:szCs w:val="32"/>
              </w:rPr>
              <w:t>Microsoft Azure</w:t>
            </w:r>
          </w:p>
        </w:tc>
        <w:tc>
          <w:tcPr>
            <w:tcW w:w="3974" w:type="dxa"/>
          </w:tcPr>
          <w:p w14:paraId="0184D041" w14:textId="380A747D" w:rsidR="00F95226" w:rsidRPr="006A781F" w:rsidRDefault="001C3FF7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9181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บริการคลาวด์จาก </w:t>
            </w:r>
            <w:r w:rsidRPr="00C9181A">
              <w:rPr>
                <w:rFonts w:ascii="TH SarabunPSK" w:hAnsi="TH SarabunPSK" w:cs="TH SarabunPSK"/>
                <w:sz w:val="32"/>
                <w:szCs w:val="32"/>
              </w:rPr>
              <w:t>Microsoft</w:t>
            </w:r>
          </w:p>
        </w:tc>
        <w:tc>
          <w:tcPr>
            <w:tcW w:w="1553" w:type="dxa"/>
          </w:tcPr>
          <w:p w14:paraId="5F35EF54" w14:textId="56A8977E" w:rsidR="00F95226" w:rsidRDefault="006335F7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335F7">
              <w:rPr>
                <w:rFonts w:ascii="TH SarabunPSK" w:hAnsi="TH SarabunPSK" w:cs="TH SarabunPSK"/>
                <w:sz w:val="32"/>
                <w:szCs w:val="32"/>
              </w:rPr>
              <w:t>Azure</w:t>
            </w:r>
          </w:p>
        </w:tc>
        <w:tc>
          <w:tcPr>
            <w:tcW w:w="2268" w:type="dxa"/>
          </w:tcPr>
          <w:p w14:paraId="332B5FAE" w14:textId="1AA68FF3" w:rsidR="00F95226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5594E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5FAB60FC" w14:textId="77777777" w:rsidTr="008C5B12">
        <w:tc>
          <w:tcPr>
            <w:tcW w:w="1525" w:type="dxa"/>
          </w:tcPr>
          <w:p w14:paraId="0B51F570" w14:textId="764BDC9F" w:rsidR="00F95226" w:rsidRDefault="001C3FF7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</w:t>
            </w:r>
            <w:r w:rsidRPr="001C3F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ริการคลาวด์จาก </w:t>
            </w:r>
            <w:r w:rsidRPr="001C3FF7">
              <w:rPr>
                <w:rFonts w:ascii="TH SarabunPSK" w:hAnsi="TH SarabunPSK" w:cs="TH SarabunPSK"/>
                <w:sz w:val="32"/>
                <w:szCs w:val="32"/>
              </w:rPr>
              <w:t>Google</w:t>
            </w:r>
          </w:p>
        </w:tc>
        <w:tc>
          <w:tcPr>
            <w:tcW w:w="1559" w:type="dxa"/>
          </w:tcPr>
          <w:p w14:paraId="62419178" w14:textId="0CC2692E" w:rsidR="00F95226" w:rsidRDefault="00CF15D9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F15D9">
              <w:rPr>
                <w:rFonts w:ascii="TH SarabunPSK" w:hAnsi="TH SarabunPSK" w:cs="TH SarabunPSK"/>
                <w:sz w:val="32"/>
                <w:szCs w:val="32"/>
              </w:rPr>
              <w:t xml:space="preserve">Google Cloud Platform </w:t>
            </w:r>
          </w:p>
        </w:tc>
        <w:tc>
          <w:tcPr>
            <w:tcW w:w="3974" w:type="dxa"/>
          </w:tcPr>
          <w:p w14:paraId="087682E3" w14:textId="7ED4DD32" w:rsidR="00F95226" w:rsidRPr="006A781F" w:rsidRDefault="001C3FF7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>บ</w:t>
            </w: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ริการคลาวด์จาก </w:t>
            </w:r>
            <w:r w:rsidRPr="006A781F">
              <w:rPr>
                <w:rFonts w:ascii="TH SarabunPSK" w:hAnsi="TH SarabunPSK" w:cs="TH SarabunPSK"/>
                <w:sz w:val="32"/>
                <w:szCs w:val="32"/>
              </w:rPr>
              <w:t>Google</w:t>
            </w:r>
          </w:p>
        </w:tc>
        <w:tc>
          <w:tcPr>
            <w:tcW w:w="1553" w:type="dxa"/>
          </w:tcPr>
          <w:p w14:paraId="4587ED38" w14:textId="1949CBA7" w:rsidR="00F95226" w:rsidRDefault="00CF15D9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GCP</w:t>
            </w:r>
          </w:p>
        </w:tc>
        <w:tc>
          <w:tcPr>
            <w:tcW w:w="2268" w:type="dxa"/>
          </w:tcPr>
          <w:p w14:paraId="0AA46460" w14:textId="02ED169A" w:rsidR="00F95226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5594E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4BE44BB3" w14:textId="77777777" w:rsidTr="008C5B12">
        <w:tc>
          <w:tcPr>
            <w:tcW w:w="1525" w:type="dxa"/>
          </w:tcPr>
          <w:p w14:paraId="3B480D5E" w14:textId="44685F1C" w:rsidR="00FA4909" w:rsidRPr="00FA4909" w:rsidRDefault="001C3A9A" w:rsidP="00FA4909">
            <w:pPr>
              <w:rPr>
                <w:rFonts w:ascii="TH SarabunPSK" w:hAnsi="TH SarabunPSK" w:cs="TH SarabunPSK"/>
                <w:vanish/>
                <w:sz w:val="32"/>
                <w:szCs w:val="32"/>
              </w:rPr>
            </w:pPr>
            <w:r w:rsidRPr="00FA4909">
              <w:rPr>
                <w:rFonts w:ascii="TH SarabunPSK" w:hAnsi="TH SarabunPSK" w:cs="TH SarabunPSK"/>
                <w:sz w:val="32"/>
                <w:szCs w:val="32"/>
                <w:cs/>
              </w:rPr>
              <w:t>อาร์ดูอิโน</w:t>
            </w:r>
          </w:p>
          <w:p w14:paraId="2999B7BB" w14:textId="77777777" w:rsidR="00F95226" w:rsidRDefault="00F95226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559" w:type="dxa"/>
          </w:tcPr>
          <w:p w14:paraId="092A3D68" w14:textId="3C7AC55B" w:rsidR="00F95226" w:rsidRDefault="00D04EBD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Arduino</w:t>
            </w:r>
          </w:p>
        </w:tc>
        <w:tc>
          <w:tcPr>
            <w:tcW w:w="3974" w:type="dxa"/>
          </w:tcPr>
          <w:p w14:paraId="3482624C" w14:textId="1B92F9DD" w:rsidR="00F95226" w:rsidRPr="006A781F" w:rsidRDefault="00B64468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บอร์ดไมโครคอนโทรลเลอร์</w:t>
            </w:r>
            <w:r w:rsidR="001A29E5"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1A29E5"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ใช้พัฒนาอุปกรณ์อิเล็กทรอนิกส์แบบง่าย</w:t>
            </w:r>
          </w:p>
        </w:tc>
        <w:tc>
          <w:tcPr>
            <w:tcW w:w="1553" w:type="dxa"/>
          </w:tcPr>
          <w:p w14:paraId="0901DB33" w14:textId="192975BB" w:rsidR="00F95226" w:rsidRDefault="008006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Arduino</w:t>
            </w:r>
          </w:p>
        </w:tc>
        <w:tc>
          <w:tcPr>
            <w:tcW w:w="2268" w:type="dxa"/>
          </w:tcPr>
          <w:p w14:paraId="2742E1FC" w14:textId="5C88C3B2" w:rsidR="00F95226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5594E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5C5EA1D8" w14:textId="77777777" w:rsidTr="008C5B12">
        <w:tc>
          <w:tcPr>
            <w:tcW w:w="1525" w:type="dxa"/>
          </w:tcPr>
          <w:p w14:paraId="3C1C2DA4" w14:textId="3F86BEAE" w:rsidR="00F95226" w:rsidRDefault="001C3A9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C3A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ราสพ์เบอร์รี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พีไอ</w:t>
            </w:r>
          </w:p>
        </w:tc>
        <w:tc>
          <w:tcPr>
            <w:tcW w:w="1559" w:type="dxa"/>
          </w:tcPr>
          <w:p w14:paraId="200FBFAD" w14:textId="5EAA1271" w:rsidR="00F95226" w:rsidRDefault="00D04EBD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Raspberry Pi</w:t>
            </w:r>
          </w:p>
        </w:tc>
        <w:tc>
          <w:tcPr>
            <w:tcW w:w="3974" w:type="dxa"/>
          </w:tcPr>
          <w:p w14:paraId="165B5854" w14:textId="471D47D7" w:rsidR="00A24079" w:rsidRPr="006A781F" w:rsidRDefault="002B56FD" w:rsidP="00A2407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คอมพิวเตอร์ขนาดเล็ก</w:t>
            </w:r>
            <w:r w:rsidR="00A24079"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ใ</w:t>
            </w:r>
            <w:r w:rsidR="00A24079" w:rsidRPr="00A520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ช้เรียนรู้การเขียนโปรแกรมหรือควบคุมอุปกรณ์ </w:t>
            </w:r>
            <w:r w:rsidR="00A24079" w:rsidRPr="00A520BA">
              <w:rPr>
                <w:rFonts w:ascii="TH SarabunPSK" w:hAnsi="TH SarabunPSK" w:cs="TH SarabunPSK"/>
                <w:sz w:val="32"/>
                <w:szCs w:val="32"/>
              </w:rPr>
              <w:t>IoT</w:t>
            </w:r>
          </w:p>
          <w:p w14:paraId="1739142F" w14:textId="5684E37E" w:rsidR="00F95226" w:rsidRPr="006A781F" w:rsidRDefault="00F95226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553" w:type="dxa"/>
          </w:tcPr>
          <w:p w14:paraId="03C81BBB" w14:textId="33965196" w:rsidR="00F95226" w:rsidRDefault="008006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Raspberry Pi</w:t>
            </w:r>
          </w:p>
        </w:tc>
        <w:tc>
          <w:tcPr>
            <w:tcW w:w="2268" w:type="dxa"/>
          </w:tcPr>
          <w:p w14:paraId="2EDC8171" w14:textId="05C874E3" w:rsidR="00F95226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5594E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76FB1B71" w14:textId="77777777" w:rsidTr="008C5B12">
        <w:tc>
          <w:tcPr>
            <w:tcW w:w="1525" w:type="dxa"/>
          </w:tcPr>
          <w:p w14:paraId="00EDF32D" w14:textId="686B2B9D" w:rsidR="00F95226" w:rsidRDefault="00D40C15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0C15">
              <w:rPr>
                <w:rFonts w:ascii="TH SarabunPSK" w:hAnsi="TH SarabunPSK" w:cs="TH SarabunPSK"/>
                <w:sz w:val="32"/>
                <w:szCs w:val="32"/>
                <w:cs/>
              </w:rPr>
              <w:t>การทดสอบเจาะระบบ</w:t>
            </w:r>
          </w:p>
        </w:tc>
        <w:tc>
          <w:tcPr>
            <w:tcW w:w="1559" w:type="dxa"/>
          </w:tcPr>
          <w:p w14:paraId="4396AB43" w14:textId="7FB5CA32" w:rsidR="00F95226" w:rsidRDefault="00D04EBD" w:rsidP="00D04E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Penetration Testing</w:t>
            </w:r>
          </w:p>
        </w:tc>
        <w:tc>
          <w:tcPr>
            <w:tcW w:w="3974" w:type="dxa"/>
          </w:tcPr>
          <w:p w14:paraId="0634FFBD" w14:textId="21C1324D" w:rsidR="00F95226" w:rsidRPr="006A781F" w:rsidRDefault="006F21B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</w:t>
            </w: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ทดสอบความปลอดภัยของระบบ</w:t>
            </w:r>
            <w:r w:rsidR="004168B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โดยจำลองการโจมตี</w:t>
            </w:r>
          </w:p>
        </w:tc>
        <w:tc>
          <w:tcPr>
            <w:tcW w:w="1553" w:type="dxa"/>
          </w:tcPr>
          <w:p w14:paraId="3A439ECC" w14:textId="183279D8" w:rsidR="00F95226" w:rsidRDefault="008006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Penetration Testing</w:t>
            </w:r>
          </w:p>
        </w:tc>
        <w:tc>
          <w:tcPr>
            <w:tcW w:w="2268" w:type="dxa"/>
          </w:tcPr>
          <w:p w14:paraId="4F2FC73C" w14:textId="7638DE2F" w:rsidR="00F95226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5594E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576E3F73" w14:textId="77777777" w:rsidTr="008C5B12">
        <w:tc>
          <w:tcPr>
            <w:tcW w:w="1525" w:type="dxa"/>
          </w:tcPr>
          <w:p w14:paraId="1164CB57" w14:textId="08BE26EC" w:rsidR="00F95226" w:rsidRDefault="00B90D60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0D60">
              <w:rPr>
                <w:rFonts w:ascii="TH SarabunPSK" w:hAnsi="TH SarabunPSK" w:cs="TH SarabunPSK"/>
                <w:sz w:val="32"/>
                <w:szCs w:val="32"/>
                <w:cs/>
              </w:rPr>
              <w:t>ความปลอดภัยของเครือข่าย</w:t>
            </w:r>
          </w:p>
        </w:tc>
        <w:tc>
          <w:tcPr>
            <w:tcW w:w="1559" w:type="dxa"/>
          </w:tcPr>
          <w:p w14:paraId="62D97928" w14:textId="79E1EC49" w:rsidR="00F95226" w:rsidRDefault="00D04EBD" w:rsidP="00D04E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Network Security</w:t>
            </w:r>
          </w:p>
        </w:tc>
        <w:tc>
          <w:tcPr>
            <w:tcW w:w="3974" w:type="dxa"/>
          </w:tcPr>
          <w:p w14:paraId="4C09E858" w14:textId="5A430F1B" w:rsidR="00F95226" w:rsidRPr="006A781F" w:rsidRDefault="005B3449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การป้องกันการเข้าถึงระบบเครือข่ายโดยไม่ได้รับอนุญาต</w:t>
            </w:r>
          </w:p>
        </w:tc>
        <w:tc>
          <w:tcPr>
            <w:tcW w:w="1553" w:type="dxa"/>
          </w:tcPr>
          <w:p w14:paraId="332358A1" w14:textId="63790418" w:rsidR="00F95226" w:rsidRDefault="008006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Network Security</w:t>
            </w:r>
          </w:p>
        </w:tc>
        <w:tc>
          <w:tcPr>
            <w:tcW w:w="2268" w:type="dxa"/>
          </w:tcPr>
          <w:p w14:paraId="6E0BD81A" w14:textId="5BC86AF0" w:rsidR="00F95226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8387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4937387B" w14:textId="77777777" w:rsidTr="008C5B12">
        <w:tc>
          <w:tcPr>
            <w:tcW w:w="1525" w:type="dxa"/>
          </w:tcPr>
          <w:p w14:paraId="7D8AF919" w14:textId="106CD53B" w:rsidR="00F95226" w:rsidRDefault="0056769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76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ยูนิตี้ </w:t>
            </w:r>
          </w:p>
        </w:tc>
        <w:tc>
          <w:tcPr>
            <w:tcW w:w="1559" w:type="dxa"/>
          </w:tcPr>
          <w:p w14:paraId="57832E37" w14:textId="01207847" w:rsidR="00F95226" w:rsidRDefault="00D04EBD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Unity</w:t>
            </w:r>
          </w:p>
        </w:tc>
        <w:tc>
          <w:tcPr>
            <w:tcW w:w="3974" w:type="dxa"/>
          </w:tcPr>
          <w:p w14:paraId="5E90D0AA" w14:textId="66F8F927" w:rsidR="00F95226" w:rsidRPr="006A781F" w:rsidRDefault="00541477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แพลตฟอร์มสำหรับพัฒนาเกมแบบ </w:t>
            </w:r>
            <w:r w:rsidRPr="006A781F">
              <w:rPr>
                <w:rFonts w:ascii="TH SarabunPSK" w:hAnsi="TH SarabunPSK" w:cs="TH SarabunPSK"/>
                <w:sz w:val="32"/>
                <w:szCs w:val="32"/>
              </w:rPr>
              <w:t xml:space="preserve">2D </w:t>
            </w: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 </w:t>
            </w:r>
            <w:r w:rsidRPr="006A781F">
              <w:rPr>
                <w:rFonts w:ascii="TH SarabunPSK" w:hAnsi="TH SarabunPSK" w:cs="TH SarabunPSK"/>
                <w:sz w:val="32"/>
                <w:szCs w:val="32"/>
              </w:rPr>
              <w:t xml:space="preserve">3D </w:t>
            </w: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ที่ได้รับความนิยมสูง ใช้ภาษา </w:t>
            </w:r>
            <w:r w:rsidRPr="006A781F">
              <w:rPr>
                <w:rFonts w:ascii="TH SarabunPSK" w:hAnsi="TH SarabunPSK" w:cs="TH SarabunPSK"/>
                <w:sz w:val="32"/>
                <w:szCs w:val="32"/>
              </w:rPr>
              <w:t>C#</w:t>
            </w:r>
          </w:p>
        </w:tc>
        <w:tc>
          <w:tcPr>
            <w:tcW w:w="1553" w:type="dxa"/>
          </w:tcPr>
          <w:p w14:paraId="74A1FE0B" w14:textId="349F0880" w:rsidR="00F95226" w:rsidRDefault="008006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Unity</w:t>
            </w:r>
          </w:p>
        </w:tc>
        <w:tc>
          <w:tcPr>
            <w:tcW w:w="2268" w:type="dxa"/>
          </w:tcPr>
          <w:p w14:paraId="059BE89B" w14:textId="32BB5294" w:rsidR="00F95226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8387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3B221B48" w14:textId="77777777" w:rsidTr="008C5B12">
        <w:tc>
          <w:tcPr>
            <w:tcW w:w="1525" w:type="dxa"/>
          </w:tcPr>
          <w:p w14:paraId="1A429E70" w14:textId="29A1AAED" w:rsidR="00F95226" w:rsidRDefault="0037314B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314B">
              <w:rPr>
                <w:rFonts w:ascii="TH SarabunPSK" w:hAnsi="TH SarabunPSK" w:cs="TH SarabunPSK"/>
                <w:sz w:val="32"/>
                <w:szCs w:val="32"/>
                <w:cs/>
              </w:rPr>
              <w:t>อันเรียลเอนจิน</w:t>
            </w:r>
          </w:p>
        </w:tc>
        <w:tc>
          <w:tcPr>
            <w:tcW w:w="1559" w:type="dxa"/>
          </w:tcPr>
          <w:p w14:paraId="08C4FA98" w14:textId="07DEEEB0" w:rsidR="00F95226" w:rsidRDefault="00D04EBD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Unreal Engine</w:t>
            </w:r>
          </w:p>
        </w:tc>
        <w:tc>
          <w:tcPr>
            <w:tcW w:w="3974" w:type="dxa"/>
          </w:tcPr>
          <w:p w14:paraId="07CE4CC6" w14:textId="56A3F158" w:rsidR="00F95226" w:rsidRPr="006A781F" w:rsidRDefault="00582FBC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เอนจินพัฒนาเกมที่มีกราฟิกคุณภาพสูง พัฒนาโดย </w:t>
            </w:r>
            <w:r w:rsidRPr="006A781F">
              <w:rPr>
                <w:rFonts w:ascii="TH SarabunPSK" w:hAnsi="TH SarabunPSK" w:cs="TH SarabunPSK"/>
                <w:sz w:val="32"/>
                <w:szCs w:val="32"/>
              </w:rPr>
              <w:t xml:space="preserve">Epic Games </w:t>
            </w: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ใช้ภาษา </w:t>
            </w:r>
            <w:r w:rsidRPr="006A781F">
              <w:rPr>
                <w:rFonts w:ascii="TH SarabunPSK" w:hAnsi="TH SarabunPSK" w:cs="TH SarabunPSK"/>
                <w:sz w:val="32"/>
                <w:szCs w:val="32"/>
              </w:rPr>
              <w:t xml:space="preserve">C++ </w:t>
            </w: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 </w:t>
            </w:r>
            <w:r w:rsidRPr="006A781F">
              <w:rPr>
                <w:rFonts w:ascii="TH SarabunPSK" w:hAnsi="TH SarabunPSK" w:cs="TH SarabunPSK"/>
                <w:sz w:val="32"/>
                <w:szCs w:val="32"/>
              </w:rPr>
              <w:t>Blueprint</w:t>
            </w:r>
          </w:p>
        </w:tc>
        <w:tc>
          <w:tcPr>
            <w:tcW w:w="1553" w:type="dxa"/>
          </w:tcPr>
          <w:p w14:paraId="1063FA36" w14:textId="5415F309" w:rsidR="00F95226" w:rsidRDefault="008006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Unreal Engine</w:t>
            </w:r>
          </w:p>
        </w:tc>
        <w:tc>
          <w:tcPr>
            <w:tcW w:w="2268" w:type="dxa"/>
          </w:tcPr>
          <w:p w14:paraId="66829885" w14:textId="575BC5FD" w:rsidR="00F95226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8387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4E84CE0F" w14:textId="77777777" w:rsidTr="008C5B12">
        <w:tc>
          <w:tcPr>
            <w:tcW w:w="1525" w:type="dxa"/>
          </w:tcPr>
          <w:p w14:paraId="12654412" w14:textId="3A00E02B" w:rsidR="00F95226" w:rsidRDefault="00145346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45346">
              <w:rPr>
                <w:rFonts w:ascii="TH SarabunPSK" w:hAnsi="TH SarabunPSK" w:cs="TH SarabunPSK"/>
                <w:sz w:val="32"/>
                <w:szCs w:val="32"/>
                <w:cs/>
              </w:rPr>
              <w:t>การสืบทอด</w:t>
            </w:r>
          </w:p>
        </w:tc>
        <w:tc>
          <w:tcPr>
            <w:tcW w:w="1559" w:type="dxa"/>
          </w:tcPr>
          <w:p w14:paraId="51F10EDA" w14:textId="6D15C49B" w:rsidR="00F95226" w:rsidRDefault="00D04EBD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Inheritance</w:t>
            </w:r>
          </w:p>
        </w:tc>
        <w:tc>
          <w:tcPr>
            <w:tcW w:w="3974" w:type="dxa"/>
          </w:tcPr>
          <w:p w14:paraId="27D39065" w14:textId="75B7E0D3" w:rsidR="00F95226" w:rsidRPr="006A781F" w:rsidRDefault="00C24DE3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กลไกใน </w:t>
            </w:r>
            <w:r w:rsidRPr="006A781F">
              <w:rPr>
                <w:rFonts w:ascii="TH SarabunPSK" w:hAnsi="TH SarabunPSK" w:cs="TH SarabunPSK"/>
                <w:sz w:val="32"/>
                <w:szCs w:val="32"/>
              </w:rPr>
              <w:t xml:space="preserve">OOP </w:t>
            </w: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ที่ทำให้อ็อบเจกต์หนึ่งสามารถรับคุณสมบัติจากอีกอ็อบเจกต์หนึ่งได้</w:t>
            </w:r>
          </w:p>
        </w:tc>
        <w:tc>
          <w:tcPr>
            <w:tcW w:w="1553" w:type="dxa"/>
          </w:tcPr>
          <w:p w14:paraId="7A574C4D" w14:textId="6919869F" w:rsidR="00F95226" w:rsidRDefault="008006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Inheritance</w:t>
            </w:r>
          </w:p>
        </w:tc>
        <w:tc>
          <w:tcPr>
            <w:tcW w:w="2268" w:type="dxa"/>
          </w:tcPr>
          <w:p w14:paraId="02172F78" w14:textId="76C76D06" w:rsidR="00F95226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8387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016864F4" w14:textId="77777777" w:rsidTr="008C5B12">
        <w:tc>
          <w:tcPr>
            <w:tcW w:w="1525" w:type="dxa"/>
          </w:tcPr>
          <w:p w14:paraId="3FACFB00" w14:textId="1EC9CD49" w:rsidR="00F95226" w:rsidRDefault="00BD3B85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D3B85">
              <w:rPr>
                <w:rFonts w:ascii="TH SarabunPSK" w:hAnsi="TH SarabunPSK" w:cs="TH SarabunPSK"/>
                <w:sz w:val="32"/>
                <w:szCs w:val="32"/>
                <w:cs/>
              </w:rPr>
              <w:t>พหุสัณฐาน</w:t>
            </w:r>
          </w:p>
        </w:tc>
        <w:tc>
          <w:tcPr>
            <w:tcW w:w="1559" w:type="dxa"/>
          </w:tcPr>
          <w:p w14:paraId="6A260DDB" w14:textId="0D1CB334" w:rsidR="00F95226" w:rsidRDefault="00D04EBD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Polymorphism</w:t>
            </w:r>
          </w:p>
        </w:tc>
        <w:tc>
          <w:tcPr>
            <w:tcW w:w="3974" w:type="dxa"/>
          </w:tcPr>
          <w:p w14:paraId="50EE891D" w14:textId="6B81E864" w:rsidR="00F95226" w:rsidRPr="006A781F" w:rsidRDefault="00020AD4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ความสามารถของวัตถุในการใช้ฟังก์ชันเดียวกันแต่ทำงานต่างกันตามประเภท</w:t>
            </w:r>
          </w:p>
        </w:tc>
        <w:tc>
          <w:tcPr>
            <w:tcW w:w="1553" w:type="dxa"/>
          </w:tcPr>
          <w:p w14:paraId="6A0EEF5B" w14:textId="134E6040" w:rsidR="00F95226" w:rsidRPr="008C18EF" w:rsidRDefault="008006CA" w:rsidP="0063217E">
            <w:pPr>
              <w:rPr>
                <w:rFonts w:ascii="TH SarabunPSK" w:hAnsi="TH SarabunPSK" w:cs="TH SarabunPSK"/>
                <w:sz w:val="30"/>
                <w:szCs w:val="30"/>
                <w:cs/>
              </w:rPr>
            </w:pPr>
            <w:r w:rsidRPr="008C18EF">
              <w:rPr>
                <w:rFonts w:ascii="TH SarabunPSK" w:hAnsi="TH SarabunPSK" w:cs="TH SarabunPSK"/>
                <w:sz w:val="30"/>
                <w:szCs w:val="30"/>
              </w:rPr>
              <w:t>Polymorphism</w:t>
            </w:r>
          </w:p>
        </w:tc>
        <w:tc>
          <w:tcPr>
            <w:tcW w:w="2268" w:type="dxa"/>
          </w:tcPr>
          <w:p w14:paraId="5A015D62" w14:textId="5BAE7185" w:rsidR="00F95226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8387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3FD79009" w14:textId="77777777" w:rsidTr="008C5B12">
        <w:tc>
          <w:tcPr>
            <w:tcW w:w="1525" w:type="dxa"/>
          </w:tcPr>
          <w:p w14:paraId="4FE6F950" w14:textId="5DC90E4D" w:rsidR="00F95226" w:rsidRDefault="004256AB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โนเอคิวแอล</w:t>
            </w:r>
          </w:p>
        </w:tc>
        <w:tc>
          <w:tcPr>
            <w:tcW w:w="1559" w:type="dxa"/>
          </w:tcPr>
          <w:p w14:paraId="6AF73F76" w14:textId="0D214F8A" w:rsidR="00F95226" w:rsidRDefault="00D04EBD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NoSQL</w:t>
            </w:r>
          </w:p>
        </w:tc>
        <w:tc>
          <w:tcPr>
            <w:tcW w:w="3974" w:type="dxa"/>
          </w:tcPr>
          <w:p w14:paraId="2A4A840F" w14:textId="68D48F7C" w:rsidR="00F95226" w:rsidRPr="006A781F" w:rsidRDefault="000350A0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ฐานข้อมูลที่ไม่ใช่เชิงสัมพันธ์</w:t>
            </w:r>
            <w:r w:rsidR="004E7C8C"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4E7C8C"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ใช้เก็บข้อมูลแบบที่ยืดหยุ่น เช่น เอกสาร กราฟ</w:t>
            </w:r>
          </w:p>
        </w:tc>
        <w:tc>
          <w:tcPr>
            <w:tcW w:w="1553" w:type="dxa"/>
          </w:tcPr>
          <w:p w14:paraId="07B90666" w14:textId="1378ABB0" w:rsidR="00F95226" w:rsidRDefault="008006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NoSQL</w:t>
            </w:r>
          </w:p>
        </w:tc>
        <w:tc>
          <w:tcPr>
            <w:tcW w:w="2268" w:type="dxa"/>
          </w:tcPr>
          <w:p w14:paraId="60372D73" w14:textId="4E45DC33" w:rsidR="00F95226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8387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</w:tbl>
    <w:p w14:paraId="1A8D2113" w14:textId="77777777" w:rsidR="008C18EF" w:rsidRDefault="008C18EF"/>
    <w:tbl>
      <w:tblPr>
        <w:tblStyle w:val="TableGrid"/>
        <w:tblW w:w="1087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25"/>
        <w:gridCol w:w="1559"/>
        <w:gridCol w:w="3974"/>
        <w:gridCol w:w="1553"/>
        <w:gridCol w:w="2268"/>
      </w:tblGrid>
      <w:tr w:rsidR="004C3B57" w:rsidRPr="00561921" w14:paraId="2AD88B84" w14:textId="77777777" w:rsidTr="008C18EF">
        <w:tc>
          <w:tcPr>
            <w:tcW w:w="1525" w:type="dxa"/>
            <w:shd w:val="clear" w:color="auto" w:fill="BFBFBF" w:themeFill="background1" w:themeFillShade="BF"/>
            <w:vAlign w:val="center"/>
          </w:tcPr>
          <w:p w14:paraId="2764416A" w14:textId="6228ADAE" w:rsidR="008C18EF" w:rsidRPr="00A520BA" w:rsidRDefault="008C18EF" w:rsidP="008C18E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ภาษาไทย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4C2E36A8" w14:textId="4D9BE478" w:rsidR="008C18EF" w:rsidRPr="00A520BA" w:rsidRDefault="008C18EF" w:rsidP="008C18E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</w:p>
        </w:tc>
        <w:tc>
          <w:tcPr>
            <w:tcW w:w="3974" w:type="dxa"/>
            <w:shd w:val="clear" w:color="auto" w:fill="BFBFBF" w:themeFill="background1" w:themeFillShade="BF"/>
            <w:vAlign w:val="center"/>
          </w:tcPr>
          <w:p w14:paraId="23F398E2" w14:textId="7098BDE3" w:rsidR="008C18EF" w:rsidRPr="00A520BA" w:rsidRDefault="008C18EF" w:rsidP="008C18E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53" w:type="dxa"/>
            <w:shd w:val="clear" w:color="auto" w:fill="BFBFBF" w:themeFill="background1" w:themeFillShade="BF"/>
          </w:tcPr>
          <w:p w14:paraId="533CE560" w14:textId="2EB995B1" w:rsidR="008C18EF" w:rsidRPr="00A520BA" w:rsidRDefault="008C18EF" w:rsidP="008C18E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คำที่ใช้ในการสื่อสาร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62387475" w14:textId="20B07441" w:rsidR="008C18EF" w:rsidRPr="0058387D" w:rsidRDefault="008C18EF" w:rsidP="008C18E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ประกอบด้วย</w:t>
            </w:r>
          </w:p>
        </w:tc>
      </w:tr>
      <w:tr w:rsidR="001D13AB" w:rsidRPr="00561921" w14:paraId="560F3F94" w14:textId="77777777" w:rsidTr="008C5B12">
        <w:tc>
          <w:tcPr>
            <w:tcW w:w="1525" w:type="dxa"/>
          </w:tcPr>
          <w:p w14:paraId="3FF9FA90" w14:textId="0FCE9060" w:rsidR="00F95226" w:rsidRDefault="003A78EB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กิต</w:t>
            </w:r>
          </w:p>
        </w:tc>
        <w:tc>
          <w:tcPr>
            <w:tcW w:w="1559" w:type="dxa"/>
          </w:tcPr>
          <w:p w14:paraId="740E4611" w14:textId="2D2AF54D" w:rsidR="00F95226" w:rsidRDefault="00D04EBD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Git</w:t>
            </w:r>
          </w:p>
        </w:tc>
        <w:tc>
          <w:tcPr>
            <w:tcW w:w="3974" w:type="dxa"/>
          </w:tcPr>
          <w:p w14:paraId="62A2FF9F" w14:textId="0CB11986" w:rsidR="00F95226" w:rsidRPr="006A781F" w:rsidRDefault="00EC1A52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เครื่องมือบันทึกและติดตามการเปลี่ยนแปลงโค้ด</w:t>
            </w:r>
          </w:p>
        </w:tc>
        <w:tc>
          <w:tcPr>
            <w:tcW w:w="1553" w:type="dxa"/>
          </w:tcPr>
          <w:p w14:paraId="223563EF" w14:textId="175F3E7B" w:rsidR="00F95226" w:rsidRDefault="008006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4EBD">
              <w:rPr>
                <w:rFonts w:ascii="TH SarabunPSK" w:hAnsi="TH SarabunPSK" w:cs="TH SarabunPSK"/>
                <w:sz w:val="32"/>
                <w:szCs w:val="32"/>
              </w:rPr>
              <w:t>Git</w:t>
            </w:r>
          </w:p>
        </w:tc>
        <w:tc>
          <w:tcPr>
            <w:tcW w:w="2268" w:type="dxa"/>
          </w:tcPr>
          <w:p w14:paraId="75479440" w14:textId="691D650B" w:rsidR="00F95226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8387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30344629" w14:textId="77777777" w:rsidTr="008C5B12">
        <w:tc>
          <w:tcPr>
            <w:tcW w:w="1525" w:type="dxa"/>
          </w:tcPr>
          <w:p w14:paraId="5D6D89DB" w14:textId="36AFB57B" w:rsidR="00F95226" w:rsidRDefault="00F73BA0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กิตฮับ</w:t>
            </w:r>
          </w:p>
        </w:tc>
        <w:tc>
          <w:tcPr>
            <w:tcW w:w="1559" w:type="dxa"/>
          </w:tcPr>
          <w:p w14:paraId="4E4E8CA5" w14:textId="2062EFBA" w:rsidR="00F95226" w:rsidRDefault="00111086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086">
              <w:rPr>
                <w:rFonts w:ascii="TH SarabunPSK" w:hAnsi="TH SarabunPSK" w:cs="TH SarabunPSK"/>
                <w:sz w:val="32"/>
                <w:szCs w:val="32"/>
              </w:rPr>
              <w:t>GitHub</w:t>
            </w:r>
          </w:p>
        </w:tc>
        <w:tc>
          <w:tcPr>
            <w:tcW w:w="3974" w:type="dxa"/>
          </w:tcPr>
          <w:p w14:paraId="367679F9" w14:textId="297542A4" w:rsidR="00F95226" w:rsidRPr="006A781F" w:rsidRDefault="008C3C46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แพลตฟอร์มโฮสต์โค้ด </w:t>
            </w:r>
            <w:r w:rsidRPr="006A781F">
              <w:rPr>
                <w:rFonts w:ascii="TH SarabunPSK" w:hAnsi="TH SarabunPSK" w:cs="TH SarabunPSK"/>
                <w:sz w:val="32"/>
                <w:szCs w:val="32"/>
              </w:rPr>
              <w:t>Git</w:t>
            </w:r>
          </w:p>
        </w:tc>
        <w:tc>
          <w:tcPr>
            <w:tcW w:w="1553" w:type="dxa"/>
          </w:tcPr>
          <w:p w14:paraId="7A320BBD" w14:textId="3BECA95C" w:rsidR="00F95226" w:rsidRDefault="008006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1086">
              <w:rPr>
                <w:rFonts w:ascii="TH SarabunPSK" w:hAnsi="TH SarabunPSK" w:cs="TH SarabunPSK"/>
                <w:sz w:val="32"/>
                <w:szCs w:val="32"/>
              </w:rPr>
              <w:t>GitHub</w:t>
            </w:r>
          </w:p>
        </w:tc>
        <w:tc>
          <w:tcPr>
            <w:tcW w:w="2268" w:type="dxa"/>
          </w:tcPr>
          <w:p w14:paraId="6CF93A08" w14:textId="27BA5301" w:rsidR="00F95226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8387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04A16FD9" w14:textId="77777777" w:rsidTr="008C5B12">
        <w:tc>
          <w:tcPr>
            <w:tcW w:w="1525" w:type="dxa"/>
          </w:tcPr>
          <w:p w14:paraId="14294D0D" w14:textId="26914429" w:rsidR="00F95226" w:rsidRDefault="00756AB4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แมตพล็อตลิบ</w:t>
            </w:r>
          </w:p>
        </w:tc>
        <w:tc>
          <w:tcPr>
            <w:tcW w:w="1559" w:type="dxa"/>
          </w:tcPr>
          <w:p w14:paraId="0F7DB1C9" w14:textId="1369EE1E" w:rsidR="00F95226" w:rsidRDefault="00111086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086">
              <w:rPr>
                <w:rFonts w:ascii="TH SarabunPSK" w:hAnsi="TH SarabunPSK" w:cs="TH SarabunPSK"/>
                <w:sz w:val="32"/>
                <w:szCs w:val="32"/>
              </w:rPr>
              <w:t>Matplotlib</w:t>
            </w:r>
          </w:p>
        </w:tc>
        <w:tc>
          <w:tcPr>
            <w:tcW w:w="3974" w:type="dxa"/>
          </w:tcPr>
          <w:p w14:paraId="641A1920" w14:textId="0BB20DB1" w:rsidR="00F95226" w:rsidRPr="00E14727" w:rsidRDefault="00756AB4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>ไ</w:t>
            </w: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ลบรารีสร้างกราฟใน </w:t>
            </w:r>
            <w:r w:rsidRPr="006A781F">
              <w:rPr>
                <w:rFonts w:ascii="TH SarabunPSK" w:hAnsi="TH SarabunPSK" w:cs="TH SarabunPSK"/>
                <w:sz w:val="32"/>
                <w:szCs w:val="32"/>
              </w:rPr>
              <w:t>Python</w:t>
            </w:r>
            <w:r w:rsidR="00FB474C"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F21CB0" w:rsidRPr="00E14727">
              <w:rPr>
                <w:rFonts w:ascii="TH SarabunPSK" w:hAnsi="TH SarabunPSK" w:cs="TH SarabunPSK"/>
                <w:sz w:val="32"/>
                <w:szCs w:val="32"/>
                <w:cs/>
              </w:rPr>
              <w:t>ใช้สำหรับการสร้างแผนภูมิและภาพข้อมูล</w:t>
            </w:r>
          </w:p>
        </w:tc>
        <w:tc>
          <w:tcPr>
            <w:tcW w:w="1553" w:type="dxa"/>
          </w:tcPr>
          <w:p w14:paraId="5842C7CD" w14:textId="0129FC80" w:rsidR="00F95226" w:rsidRDefault="008006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1086">
              <w:rPr>
                <w:rFonts w:ascii="TH SarabunPSK" w:hAnsi="TH SarabunPSK" w:cs="TH SarabunPSK"/>
                <w:sz w:val="32"/>
                <w:szCs w:val="32"/>
              </w:rPr>
              <w:t>Matplotlib</w:t>
            </w:r>
          </w:p>
        </w:tc>
        <w:tc>
          <w:tcPr>
            <w:tcW w:w="2268" w:type="dxa"/>
          </w:tcPr>
          <w:p w14:paraId="14F7E1E3" w14:textId="320F1871" w:rsidR="00F95226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8387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39E6F39C" w14:textId="77777777" w:rsidTr="008C5B12">
        <w:tc>
          <w:tcPr>
            <w:tcW w:w="1525" w:type="dxa"/>
          </w:tcPr>
          <w:p w14:paraId="6A4D3946" w14:textId="5A65016F" w:rsidR="00F95226" w:rsidRDefault="00756AB4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พาวเวอร์บีไอ</w:t>
            </w:r>
          </w:p>
        </w:tc>
        <w:tc>
          <w:tcPr>
            <w:tcW w:w="1559" w:type="dxa"/>
          </w:tcPr>
          <w:p w14:paraId="2F9B3568" w14:textId="67571CB5" w:rsidR="00F95226" w:rsidRDefault="00111086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086">
              <w:rPr>
                <w:rFonts w:ascii="TH SarabunPSK" w:hAnsi="TH SarabunPSK" w:cs="TH SarabunPSK"/>
                <w:sz w:val="32"/>
                <w:szCs w:val="32"/>
              </w:rPr>
              <w:t>Power BI</w:t>
            </w:r>
          </w:p>
        </w:tc>
        <w:tc>
          <w:tcPr>
            <w:tcW w:w="3974" w:type="dxa"/>
          </w:tcPr>
          <w:p w14:paraId="705C9DBC" w14:textId="4B56AC60" w:rsidR="00F95226" w:rsidRPr="006A781F" w:rsidRDefault="00D66133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เครื่องมือวิเคราะห์ข้อมูล</w:t>
            </w:r>
            <w:r w:rsidR="00FB474C"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FB474C"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ใช้แสดงผลและรายงานข้อมูลแบบโต้ตอบจาก </w:t>
            </w:r>
            <w:r w:rsidR="00FB474C" w:rsidRPr="006A781F">
              <w:rPr>
                <w:rFonts w:ascii="TH SarabunPSK" w:hAnsi="TH SarabunPSK" w:cs="TH SarabunPSK"/>
                <w:sz w:val="32"/>
                <w:szCs w:val="32"/>
              </w:rPr>
              <w:t>Microsoft</w:t>
            </w:r>
          </w:p>
        </w:tc>
        <w:tc>
          <w:tcPr>
            <w:tcW w:w="1553" w:type="dxa"/>
          </w:tcPr>
          <w:p w14:paraId="2C1C3606" w14:textId="42C87851" w:rsidR="00F95226" w:rsidRDefault="008006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1086">
              <w:rPr>
                <w:rFonts w:ascii="TH SarabunPSK" w:hAnsi="TH SarabunPSK" w:cs="TH SarabunPSK"/>
                <w:sz w:val="32"/>
                <w:szCs w:val="32"/>
              </w:rPr>
              <w:t>Power BI</w:t>
            </w:r>
          </w:p>
        </w:tc>
        <w:tc>
          <w:tcPr>
            <w:tcW w:w="2268" w:type="dxa"/>
          </w:tcPr>
          <w:p w14:paraId="51516044" w14:textId="0829810B" w:rsidR="00F95226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8387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6DFA09D4" w14:textId="77777777" w:rsidTr="008C5B12">
        <w:tc>
          <w:tcPr>
            <w:tcW w:w="1525" w:type="dxa"/>
          </w:tcPr>
          <w:p w14:paraId="3CF6B282" w14:textId="5D9E6D42" w:rsidR="00F95226" w:rsidRDefault="003C0739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C0739">
              <w:rPr>
                <w:rFonts w:ascii="TH SarabunPSK" w:hAnsi="TH SarabunPSK" w:cs="TH SarabunPSK"/>
                <w:sz w:val="32"/>
                <w:szCs w:val="32"/>
                <w:cs/>
              </w:rPr>
              <w:t>เรสต์</w:t>
            </w:r>
          </w:p>
        </w:tc>
        <w:tc>
          <w:tcPr>
            <w:tcW w:w="1559" w:type="dxa"/>
          </w:tcPr>
          <w:p w14:paraId="5F2B0B81" w14:textId="7DEFD272" w:rsidR="00F95226" w:rsidRDefault="00111086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086">
              <w:rPr>
                <w:rFonts w:ascii="TH SarabunPSK" w:hAnsi="TH SarabunPSK" w:cs="TH SarabunPSK"/>
                <w:sz w:val="32"/>
                <w:szCs w:val="32"/>
              </w:rPr>
              <w:t>REST</w:t>
            </w:r>
          </w:p>
        </w:tc>
        <w:tc>
          <w:tcPr>
            <w:tcW w:w="3974" w:type="dxa"/>
          </w:tcPr>
          <w:p w14:paraId="11652B62" w14:textId="6E62474D" w:rsidR="00F95226" w:rsidRPr="006A781F" w:rsidRDefault="000B31F8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สถาปัตยกรรม </w:t>
            </w:r>
            <w:r w:rsidRPr="006A781F">
              <w:rPr>
                <w:rFonts w:ascii="TH SarabunPSK" w:hAnsi="TH SarabunPSK" w:cs="TH SarabunPSK"/>
                <w:sz w:val="32"/>
                <w:szCs w:val="32"/>
              </w:rPr>
              <w:t xml:space="preserve">API </w:t>
            </w: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แบบเรียบง่าย</w:t>
            </w:r>
            <w:r w:rsidR="00F670CA"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ใช้</w:t>
            </w:r>
            <w:r w:rsidR="00F670CA"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มาตรฐานการสื่อสารระหว่างระบบด้วย </w:t>
            </w:r>
            <w:r w:rsidR="00F670CA" w:rsidRPr="006A781F">
              <w:rPr>
                <w:rFonts w:ascii="TH SarabunPSK" w:hAnsi="TH SarabunPSK" w:cs="TH SarabunPSK"/>
                <w:sz w:val="32"/>
                <w:szCs w:val="32"/>
              </w:rPr>
              <w:t>HTTP</w:t>
            </w:r>
          </w:p>
        </w:tc>
        <w:tc>
          <w:tcPr>
            <w:tcW w:w="1553" w:type="dxa"/>
          </w:tcPr>
          <w:p w14:paraId="713E0812" w14:textId="1FBC8FA6" w:rsidR="00F95226" w:rsidRDefault="008006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1086">
              <w:rPr>
                <w:rFonts w:ascii="TH SarabunPSK" w:hAnsi="TH SarabunPSK" w:cs="TH SarabunPSK"/>
                <w:sz w:val="32"/>
                <w:szCs w:val="32"/>
              </w:rPr>
              <w:t>REST</w:t>
            </w:r>
          </w:p>
        </w:tc>
        <w:tc>
          <w:tcPr>
            <w:tcW w:w="2268" w:type="dxa"/>
          </w:tcPr>
          <w:p w14:paraId="73C88097" w14:textId="3B483C3E" w:rsidR="00F95226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8387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2033F4A6" w14:textId="77777777" w:rsidTr="008C5B12">
        <w:tc>
          <w:tcPr>
            <w:tcW w:w="1525" w:type="dxa"/>
          </w:tcPr>
          <w:p w14:paraId="08CDDD1C" w14:textId="5FC56146" w:rsidR="00F95226" w:rsidRDefault="00E11FF4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11FF4">
              <w:rPr>
                <w:rFonts w:ascii="TH SarabunPSK" w:hAnsi="TH SarabunPSK" w:cs="TH SarabunPSK"/>
                <w:sz w:val="32"/>
                <w:szCs w:val="32"/>
                <w:cs/>
              </w:rPr>
              <w:t>กราฟคิวแอล</w:t>
            </w:r>
          </w:p>
        </w:tc>
        <w:tc>
          <w:tcPr>
            <w:tcW w:w="1559" w:type="dxa"/>
          </w:tcPr>
          <w:p w14:paraId="5CA82189" w14:textId="73427F0B" w:rsidR="00F95226" w:rsidRDefault="00111086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111086">
              <w:rPr>
                <w:rFonts w:ascii="TH SarabunPSK" w:hAnsi="TH SarabunPSK" w:cs="TH SarabunPSK"/>
                <w:sz w:val="32"/>
                <w:szCs w:val="32"/>
              </w:rPr>
              <w:t>GraphQL</w:t>
            </w:r>
            <w:proofErr w:type="spellEnd"/>
          </w:p>
        </w:tc>
        <w:tc>
          <w:tcPr>
            <w:tcW w:w="3974" w:type="dxa"/>
          </w:tcPr>
          <w:p w14:paraId="391B5E9C" w14:textId="6EC448C8" w:rsidR="00F95226" w:rsidRPr="006A781F" w:rsidRDefault="005F17DB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>ภ</w:t>
            </w: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าษา </w:t>
            </w:r>
            <w:r w:rsidRPr="006A781F">
              <w:rPr>
                <w:rFonts w:ascii="TH SarabunPSK" w:hAnsi="TH SarabunPSK" w:cs="TH SarabunPSK"/>
                <w:sz w:val="32"/>
                <w:szCs w:val="32"/>
              </w:rPr>
              <w:t xml:space="preserve">API </w:t>
            </w: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แบบยืดหยุ่น</w:t>
            </w:r>
            <w:r w:rsidR="001B5042"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ให้ผู้ใช้เลือกรูปแบบข้อมูลที่ต้องการได้เอง</w:t>
            </w:r>
          </w:p>
        </w:tc>
        <w:tc>
          <w:tcPr>
            <w:tcW w:w="1553" w:type="dxa"/>
          </w:tcPr>
          <w:p w14:paraId="6A095857" w14:textId="1FDF988A" w:rsidR="00F95226" w:rsidRDefault="008006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111086">
              <w:rPr>
                <w:rFonts w:ascii="TH SarabunPSK" w:hAnsi="TH SarabunPSK" w:cs="TH SarabunPSK"/>
                <w:sz w:val="32"/>
                <w:szCs w:val="32"/>
              </w:rPr>
              <w:t>GraphQL</w:t>
            </w:r>
            <w:proofErr w:type="spellEnd"/>
          </w:p>
        </w:tc>
        <w:tc>
          <w:tcPr>
            <w:tcW w:w="2268" w:type="dxa"/>
          </w:tcPr>
          <w:p w14:paraId="038F015D" w14:textId="5D3BE7AB" w:rsidR="00F95226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8387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696EC0DC" w14:textId="77777777" w:rsidTr="008C5B12">
        <w:tc>
          <w:tcPr>
            <w:tcW w:w="1525" w:type="dxa"/>
          </w:tcPr>
          <w:p w14:paraId="125C26DA" w14:textId="3EA30561" w:rsidR="00F95226" w:rsidRDefault="00BA7E3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ด็อกเกอร์</w:t>
            </w:r>
          </w:p>
        </w:tc>
        <w:tc>
          <w:tcPr>
            <w:tcW w:w="1559" w:type="dxa"/>
          </w:tcPr>
          <w:p w14:paraId="744B2CD1" w14:textId="13796CEF" w:rsidR="00F95226" w:rsidRDefault="00111086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086">
              <w:rPr>
                <w:rFonts w:ascii="TH SarabunPSK" w:hAnsi="TH SarabunPSK" w:cs="TH SarabunPSK"/>
                <w:sz w:val="32"/>
                <w:szCs w:val="32"/>
              </w:rPr>
              <w:t>Docker</w:t>
            </w:r>
          </w:p>
        </w:tc>
        <w:tc>
          <w:tcPr>
            <w:tcW w:w="3974" w:type="dxa"/>
          </w:tcPr>
          <w:p w14:paraId="030353E7" w14:textId="6A82BB5E" w:rsidR="00F95226" w:rsidRPr="006A781F" w:rsidRDefault="00CE3FAF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ระบบจำลองสภาพแวดล้อม</w:t>
            </w:r>
            <w:r w:rsidR="009B592C"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9B592C"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ใช้สร้างและจัดการ </w:t>
            </w:r>
            <w:r w:rsidR="009B592C" w:rsidRPr="006A781F">
              <w:rPr>
                <w:rFonts w:ascii="TH SarabunPSK" w:hAnsi="TH SarabunPSK" w:cs="TH SarabunPSK"/>
                <w:sz w:val="32"/>
                <w:szCs w:val="32"/>
              </w:rPr>
              <w:t xml:space="preserve">container </w:t>
            </w:r>
            <w:r w:rsidR="009B592C"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ที่มีแอปพลิเคชัน</w:t>
            </w:r>
          </w:p>
        </w:tc>
        <w:tc>
          <w:tcPr>
            <w:tcW w:w="1553" w:type="dxa"/>
          </w:tcPr>
          <w:p w14:paraId="31B66FB4" w14:textId="5FEBB9AD" w:rsidR="00F95226" w:rsidRDefault="008006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1086">
              <w:rPr>
                <w:rFonts w:ascii="TH SarabunPSK" w:hAnsi="TH SarabunPSK" w:cs="TH SarabunPSK"/>
                <w:sz w:val="32"/>
                <w:szCs w:val="32"/>
              </w:rPr>
              <w:t>Docker</w:t>
            </w:r>
          </w:p>
        </w:tc>
        <w:tc>
          <w:tcPr>
            <w:tcW w:w="2268" w:type="dxa"/>
          </w:tcPr>
          <w:p w14:paraId="3EE81B5E" w14:textId="5E338075" w:rsidR="00F95226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8387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034DB021" w14:textId="77777777" w:rsidTr="008C5B12">
        <w:tc>
          <w:tcPr>
            <w:tcW w:w="1525" w:type="dxa"/>
          </w:tcPr>
          <w:p w14:paraId="4D4902E3" w14:textId="31829AD9" w:rsidR="00F95226" w:rsidRDefault="00E11FF4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11FF4">
              <w:rPr>
                <w:rFonts w:ascii="TH SarabunPSK" w:hAnsi="TH SarabunPSK" w:cs="TH SarabunPSK"/>
                <w:sz w:val="32"/>
                <w:szCs w:val="32"/>
                <w:cs/>
              </w:rPr>
              <w:t>คูเบอเนทิส</w:t>
            </w:r>
          </w:p>
        </w:tc>
        <w:tc>
          <w:tcPr>
            <w:tcW w:w="1559" w:type="dxa"/>
          </w:tcPr>
          <w:p w14:paraId="0500AE30" w14:textId="4B594D5D" w:rsidR="00F95226" w:rsidRDefault="00111086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086">
              <w:rPr>
                <w:rFonts w:ascii="TH SarabunPSK" w:hAnsi="TH SarabunPSK" w:cs="TH SarabunPSK"/>
                <w:sz w:val="32"/>
                <w:szCs w:val="32"/>
              </w:rPr>
              <w:t>Kubernetes</w:t>
            </w:r>
          </w:p>
        </w:tc>
        <w:tc>
          <w:tcPr>
            <w:tcW w:w="3974" w:type="dxa"/>
          </w:tcPr>
          <w:p w14:paraId="06271440" w14:textId="633AF719" w:rsidR="00F95226" w:rsidRPr="006A781F" w:rsidRDefault="00BA7E3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ระบบจัดการ </w:t>
            </w:r>
            <w:r w:rsidRPr="006A781F">
              <w:rPr>
                <w:rFonts w:ascii="TH SarabunPSK" w:hAnsi="TH SarabunPSK" w:cs="TH SarabunPSK"/>
                <w:sz w:val="32"/>
                <w:szCs w:val="32"/>
              </w:rPr>
              <w:t>container</w:t>
            </w:r>
            <w:r w:rsidR="006410B3" w:rsidRPr="006A781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6410B3"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จัดการการปรับขนาด อัปเดต และทำงานร่วมกันของ </w:t>
            </w:r>
            <w:r w:rsidR="006410B3" w:rsidRPr="006A781F">
              <w:rPr>
                <w:rFonts w:ascii="TH SarabunPSK" w:hAnsi="TH SarabunPSK" w:cs="TH SarabunPSK"/>
                <w:sz w:val="32"/>
                <w:szCs w:val="32"/>
              </w:rPr>
              <w:t>container</w:t>
            </w:r>
          </w:p>
        </w:tc>
        <w:tc>
          <w:tcPr>
            <w:tcW w:w="1553" w:type="dxa"/>
          </w:tcPr>
          <w:p w14:paraId="24408031" w14:textId="713F0FFD" w:rsidR="00F95226" w:rsidRDefault="008006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1086">
              <w:rPr>
                <w:rFonts w:ascii="TH SarabunPSK" w:hAnsi="TH SarabunPSK" w:cs="TH SarabunPSK"/>
                <w:sz w:val="32"/>
                <w:szCs w:val="32"/>
              </w:rPr>
              <w:t>Kubernetes</w:t>
            </w:r>
          </w:p>
        </w:tc>
        <w:tc>
          <w:tcPr>
            <w:tcW w:w="2268" w:type="dxa"/>
          </w:tcPr>
          <w:p w14:paraId="5982A055" w14:textId="78D3F393" w:rsidR="00F95226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8387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0A0803F6" w14:textId="77777777" w:rsidTr="008C5B12">
        <w:tc>
          <w:tcPr>
            <w:tcW w:w="1525" w:type="dxa"/>
          </w:tcPr>
          <w:p w14:paraId="55D980DF" w14:textId="0DA3E1C7" w:rsidR="00F95226" w:rsidRDefault="000466B3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เจ</w:t>
            </w:r>
            <w:r w:rsidR="007718A2">
              <w:rPr>
                <w:rFonts w:ascii="TH SarabunPSK" w:hAnsi="TH SarabunPSK" w:cs="TH SarabunPSK" w:hint="cs"/>
                <w:sz w:val="32"/>
                <w:szCs w:val="32"/>
                <w:cs/>
              </w:rPr>
              <w:t>นก์กินส์</w:t>
            </w:r>
          </w:p>
        </w:tc>
        <w:tc>
          <w:tcPr>
            <w:tcW w:w="1559" w:type="dxa"/>
          </w:tcPr>
          <w:p w14:paraId="1431C78D" w14:textId="7F21F69D" w:rsidR="00F95226" w:rsidRDefault="00111086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086">
              <w:rPr>
                <w:rFonts w:ascii="TH SarabunPSK" w:hAnsi="TH SarabunPSK" w:cs="TH SarabunPSK"/>
                <w:sz w:val="32"/>
                <w:szCs w:val="32"/>
              </w:rPr>
              <w:t>Jenkins</w:t>
            </w:r>
          </w:p>
        </w:tc>
        <w:tc>
          <w:tcPr>
            <w:tcW w:w="3974" w:type="dxa"/>
          </w:tcPr>
          <w:p w14:paraId="54C12C36" w14:textId="295EBB53" w:rsidR="00F95226" w:rsidRPr="006A781F" w:rsidRDefault="001C2667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ระบบทำงานอัตโนมัติ (</w:t>
            </w:r>
            <w:r w:rsidRPr="006A781F">
              <w:rPr>
                <w:rFonts w:ascii="TH SarabunPSK" w:hAnsi="TH SarabunPSK" w:cs="TH SarabunPSK"/>
                <w:sz w:val="32"/>
                <w:szCs w:val="32"/>
              </w:rPr>
              <w:t>CI/CD)</w:t>
            </w:r>
            <w:r w:rsidR="00861B3F"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861B3F"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ใช้สร้าง ทดสอบ และปรับใช้ซอฟต์แวร์อัตโนมัติ</w:t>
            </w:r>
          </w:p>
        </w:tc>
        <w:tc>
          <w:tcPr>
            <w:tcW w:w="1553" w:type="dxa"/>
          </w:tcPr>
          <w:p w14:paraId="11C9F21B" w14:textId="1B555D91" w:rsidR="00F95226" w:rsidRDefault="008006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1086">
              <w:rPr>
                <w:rFonts w:ascii="TH SarabunPSK" w:hAnsi="TH SarabunPSK" w:cs="TH SarabunPSK"/>
                <w:sz w:val="32"/>
                <w:szCs w:val="32"/>
              </w:rPr>
              <w:t>Jenkins</w:t>
            </w:r>
          </w:p>
        </w:tc>
        <w:tc>
          <w:tcPr>
            <w:tcW w:w="2268" w:type="dxa"/>
          </w:tcPr>
          <w:p w14:paraId="0B59AB29" w14:textId="76343DE5" w:rsidR="00F95226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8387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6E59F42D" w14:textId="77777777" w:rsidTr="008C5B12">
        <w:tc>
          <w:tcPr>
            <w:tcW w:w="1525" w:type="dxa"/>
          </w:tcPr>
          <w:p w14:paraId="20DCCAAD" w14:textId="7FA81ED0" w:rsidR="00F95226" w:rsidRDefault="000E6E3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กิตแลป</w:t>
            </w:r>
            <w:r w:rsidR="00B31EC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ซีไอ</w:t>
            </w:r>
          </w:p>
        </w:tc>
        <w:tc>
          <w:tcPr>
            <w:tcW w:w="1559" w:type="dxa"/>
          </w:tcPr>
          <w:p w14:paraId="51581BA6" w14:textId="55222824" w:rsidR="00F95226" w:rsidRDefault="00111086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086">
              <w:rPr>
                <w:rFonts w:ascii="TH SarabunPSK" w:hAnsi="TH SarabunPSK" w:cs="TH SarabunPSK"/>
                <w:sz w:val="32"/>
                <w:szCs w:val="32"/>
              </w:rPr>
              <w:t>GitLab CI</w:t>
            </w:r>
          </w:p>
        </w:tc>
        <w:tc>
          <w:tcPr>
            <w:tcW w:w="3974" w:type="dxa"/>
          </w:tcPr>
          <w:p w14:paraId="3C29901D" w14:textId="17EC2EFA" w:rsidR="00F95226" w:rsidRPr="006A781F" w:rsidRDefault="0059236C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ระบบทำงานอัตโนมัติใน </w:t>
            </w:r>
            <w:r w:rsidRPr="006A781F">
              <w:rPr>
                <w:rFonts w:ascii="TH SarabunPSK" w:hAnsi="TH SarabunPSK" w:cs="TH SarabunPSK"/>
                <w:sz w:val="32"/>
                <w:szCs w:val="32"/>
              </w:rPr>
              <w:t>GitLab</w:t>
            </w:r>
            <w:r w:rsidR="006F129A"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6F129A"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ทำหน้าที่คล้าย </w:t>
            </w:r>
            <w:r w:rsidR="006F129A" w:rsidRPr="006A781F">
              <w:rPr>
                <w:rFonts w:ascii="TH SarabunPSK" w:hAnsi="TH SarabunPSK" w:cs="TH SarabunPSK"/>
                <w:sz w:val="32"/>
                <w:szCs w:val="32"/>
              </w:rPr>
              <w:t xml:space="preserve">Jenkins </w:t>
            </w:r>
            <w:r w:rsidR="006F129A"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สำหรับโค้ดใน </w:t>
            </w:r>
            <w:r w:rsidR="006F129A" w:rsidRPr="006A781F">
              <w:rPr>
                <w:rFonts w:ascii="TH SarabunPSK" w:hAnsi="TH SarabunPSK" w:cs="TH SarabunPSK"/>
                <w:sz w:val="32"/>
                <w:szCs w:val="32"/>
              </w:rPr>
              <w:t>GitLab</w:t>
            </w:r>
          </w:p>
        </w:tc>
        <w:tc>
          <w:tcPr>
            <w:tcW w:w="1553" w:type="dxa"/>
          </w:tcPr>
          <w:p w14:paraId="218A7617" w14:textId="34F33282" w:rsidR="00F95226" w:rsidRDefault="008006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1086">
              <w:rPr>
                <w:rFonts w:ascii="TH SarabunPSK" w:hAnsi="TH SarabunPSK" w:cs="TH SarabunPSK"/>
                <w:sz w:val="32"/>
                <w:szCs w:val="32"/>
              </w:rPr>
              <w:t>GitLab CI</w:t>
            </w:r>
          </w:p>
        </w:tc>
        <w:tc>
          <w:tcPr>
            <w:tcW w:w="2268" w:type="dxa"/>
          </w:tcPr>
          <w:p w14:paraId="57E103C1" w14:textId="30AC5160" w:rsidR="00F95226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73444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4E0496F8" w14:textId="77777777" w:rsidTr="008C5B12">
        <w:tc>
          <w:tcPr>
            <w:tcW w:w="1525" w:type="dxa"/>
          </w:tcPr>
          <w:p w14:paraId="3C048BF5" w14:textId="0BDD56E7" w:rsidR="00F95226" w:rsidRDefault="007A1D5C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A1D5C">
              <w:rPr>
                <w:rFonts w:ascii="TH SarabunPSK" w:hAnsi="TH SarabunPSK" w:cs="TH SarabunPSK"/>
                <w:sz w:val="32"/>
                <w:szCs w:val="32"/>
                <w:cs/>
              </w:rPr>
              <w:t>การทดสอบหน่วยย่อยของโปรแกรม</w:t>
            </w:r>
          </w:p>
        </w:tc>
        <w:tc>
          <w:tcPr>
            <w:tcW w:w="1559" w:type="dxa"/>
          </w:tcPr>
          <w:p w14:paraId="1579FF96" w14:textId="371EE8DE" w:rsidR="00F95226" w:rsidRDefault="00111086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086">
              <w:rPr>
                <w:rFonts w:ascii="TH SarabunPSK" w:hAnsi="TH SarabunPSK" w:cs="TH SarabunPSK"/>
                <w:sz w:val="32"/>
                <w:szCs w:val="32"/>
              </w:rPr>
              <w:t>Unit Testing</w:t>
            </w:r>
          </w:p>
        </w:tc>
        <w:tc>
          <w:tcPr>
            <w:tcW w:w="3974" w:type="dxa"/>
          </w:tcPr>
          <w:p w14:paraId="044EDF35" w14:textId="208E32BC" w:rsidR="00F95226" w:rsidRPr="006A781F" w:rsidRDefault="007A1D5C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การทดสอบหน่วยย่อยของโปรแกรม</w:t>
            </w:r>
          </w:p>
        </w:tc>
        <w:tc>
          <w:tcPr>
            <w:tcW w:w="1553" w:type="dxa"/>
          </w:tcPr>
          <w:p w14:paraId="60D5B331" w14:textId="70E56CDB" w:rsidR="00F95226" w:rsidRDefault="008006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1086">
              <w:rPr>
                <w:rFonts w:ascii="TH SarabunPSK" w:hAnsi="TH SarabunPSK" w:cs="TH SarabunPSK"/>
                <w:sz w:val="32"/>
                <w:szCs w:val="32"/>
              </w:rPr>
              <w:t>Unit Testing</w:t>
            </w:r>
          </w:p>
        </w:tc>
        <w:tc>
          <w:tcPr>
            <w:tcW w:w="2268" w:type="dxa"/>
          </w:tcPr>
          <w:p w14:paraId="01484ED3" w14:textId="5DBA9F39" w:rsidR="00F95226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73444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3D3BBA47" w14:textId="77777777" w:rsidTr="008C5B12">
        <w:tc>
          <w:tcPr>
            <w:tcW w:w="1525" w:type="dxa"/>
          </w:tcPr>
          <w:p w14:paraId="3A9497E0" w14:textId="77777777" w:rsidR="00531D72" w:rsidRDefault="00B64D23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64D23">
              <w:rPr>
                <w:rFonts w:ascii="TH SarabunPSK" w:hAnsi="TH SarabunPSK" w:cs="TH SarabunPSK"/>
                <w:sz w:val="32"/>
                <w:szCs w:val="32"/>
                <w:cs/>
              </w:rPr>
              <w:t>การทดสอบ</w:t>
            </w:r>
          </w:p>
          <w:p w14:paraId="1498178F" w14:textId="7FDC1EC0" w:rsidR="00F95226" w:rsidRDefault="00B64D23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64D23">
              <w:rPr>
                <w:rFonts w:ascii="TH SarabunPSK" w:hAnsi="TH SarabunPSK" w:cs="TH SarabunPSK"/>
                <w:sz w:val="32"/>
                <w:szCs w:val="32"/>
                <w:cs/>
              </w:rPr>
              <w:t>การรวมระบบ</w:t>
            </w:r>
          </w:p>
        </w:tc>
        <w:tc>
          <w:tcPr>
            <w:tcW w:w="1559" w:type="dxa"/>
          </w:tcPr>
          <w:p w14:paraId="29CC7469" w14:textId="76DF414D" w:rsidR="00F95226" w:rsidRDefault="00111086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086">
              <w:rPr>
                <w:rFonts w:ascii="TH SarabunPSK" w:hAnsi="TH SarabunPSK" w:cs="TH SarabunPSK"/>
                <w:sz w:val="32"/>
                <w:szCs w:val="32"/>
              </w:rPr>
              <w:t>Integration Testing</w:t>
            </w:r>
          </w:p>
        </w:tc>
        <w:tc>
          <w:tcPr>
            <w:tcW w:w="3974" w:type="dxa"/>
          </w:tcPr>
          <w:p w14:paraId="239AA11C" w14:textId="4A7261C2" w:rsidR="00F95226" w:rsidRPr="006A781F" w:rsidRDefault="00B64D23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การทดสอบการรวมระบบ</w:t>
            </w:r>
          </w:p>
        </w:tc>
        <w:tc>
          <w:tcPr>
            <w:tcW w:w="1553" w:type="dxa"/>
          </w:tcPr>
          <w:p w14:paraId="7E237527" w14:textId="2C8E0046" w:rsidR="00F95226" w:rsidRDefault="008006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1086">
              <w:rPr>
                <w:rFonts w:ascii="TH SarabunPSK" w:hAnsi="TH SarabunPSK" w:cs="TH SarabunPSK"/>
                <w:sz w:val="32"/>
                <w:szCs w:val="32"/>
              </w:rPr>
              <w:t>Integration Testing</w:t>
            </w:r>
          </w:p>
        </w:tc>
        <w:tc>
          <w:tcPr>
            <w:tcW w:w="2268" w:type="dxa"/>
          </w:tcPr>
          <w:p w14:paraId="31524C09" w14:textId="5B7B3542" w:rsidR="00F95226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73444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5D694832" w14:textId="77777777" w:rsidTr="008C5B12">
        <w:tc>
          <w:tcPr>
            <w:tcW w:w="1525" w:type="dxa"/>
          </w:tcPr>
          <w:p w14:paraId="01785185" w14:textId="77777777" w:rsidR="00531D72" w:rsidRDefault="00FA15CC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ลาราเวล </w:t>
            </w:r>
          </w:p>
          <w:p w14:paraId="7FF4570A" w14:textId="4BF7EE28" w:rsidR="00F95226" w:rsidRDefault="00FA15CC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อีโลเควนต์</w:t>
            </w:r>
          </w:p>
        </w:tc>
        <w:tc>
          <w:tcPr>
            <w:tcW w:w="1559" w:type="dxa"/>
          </w:tcPr>
          <w:p w14:paraId="5BBC0614" w14:textId="73C38C09" w:rsidR="00F95226" w:rsidRDefault="00111086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086">
              <w:rPr>
                <w:rFonts w:ascii="TH SarabunPSK" w:hAnsi="TH SarabunPSK" w:cs="TH SarabunPSK"/>
                <w:sz w:val="32"/>
                <w:szCs w:val="32"/>
              </w:rPr>
              <w:t>Laravel Eloquent</w:t>
            </w:r>
          </w:p>
        </w:tc>
        <w:tc>
          <w:tcPr>
            <w:tcW w:w="3974" w:type="dxa"/>
          </w:tcPr>
          <w:p w14:paraId="5742193C" w14:textId="212977B7" w:rsidR="00F95226" w:rsidRPr="006A781F" w:rsidRDefault="00945D24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</w:rPr>
              <w:t xml:space="preserve">ORM </w:t>
            </w: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ของ </w:t>
            </w:r>
            <w:r w:rsidRPr="006A781F">
              <w:rPr>
                <w:rFonts w:ascii="TH SarabunPSK" w:hAnsi="TH SarabunPSK" w:cs="TH SarabunPSK"/>
                <w:sz w:val="32"/>
                <w:szCs w:val="32"/>
              </w:rPr>
              <w:t>Laravel</w:t>
            </w: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86C55"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ใช้จัดการข้อมูลในฐานข้อมูลแบบง่าย</w:t>
            </w:r>
          </w:p>
        </w:tc>
        <w:tc>
          <w:tcPr>
            <w:tcW w:w="1553" w:type="dxa"/>
          </w:tcPr>
          <w:p w14:paraId="1DCF0930" w14:textId="5EAD5ADD" w:rsidR="00F95226" w:rsidRDefault="008006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1086">
              <w:rPr>
                <w:rFonts w:ascii="TH SarabunPSK" w:hAnsi="TH SarabunPSK" w:cs="TH SarabunPSK"/>
                <w:sz w:val="32"/>
                <w:szCs w:val="32"/>
              </w:rPr>
              <w:t>Laravel Eloquent</w:t>
            </w:r>
          </w:p>
        </w:tc>
        <w:tc>
          <w:tcPr>
            <w:tcW w:w="2268" w:type="dxa"/>
          </w:tcPr>
          <w:p w14:paraId="2AA0299D" w14:textId="20B6FFDE" w:rsidR="00F95226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73444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</w:tbl>
    <w:p w14:paraId="368FA4F8" w14:textId="77777777" w:rsidR="00531D72" w:rsidRDefault="00531D72"/>
    <w:p w14:paraId="259E5509" w14:textId="77777777" w:rsidR="00531D72" w:rsidRDefault="00531D72"/>
    <w:tbl>
      <w:tblPr>
        <w:tblStyle w:val="TableGrid"/>
        <w:tblW w:w="1087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25"/>
        <w:gridCol w:w="1559"/>
        <w:gridCol w:w="3974"/>
        <w:gridCol w:w="1553"/>
        <w:gridCol w:w="2268"/>
      </w:tblGrid>
      <w:tr w:rsidR="00B84DF8" w:rsidRPr="00561921" w14:paraId="49798662" w14:textId="77777777" w:rsidTr="00531D72">
        <w:tc>
          <w:tcPr>
            <w:tcW w:w="1525" w:type="dxa"/>
            <w:shd w:val="clear" w:color="auto" w:fill="BFBFBF" w:themeFill="background1" w:themeFillShade="BF"/>
            <w:vAlign w:val="center"/>
          </w:tcPr>
          <w:p w14:paraId="5DE9FAB7" w14:textId="2FCF28B2" w:rsidR="00531D72" w:rsidRPr="00A520BA" w:rsidRDefault="00531D72" w:rsidP="00531D7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ภาษาไทย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7444298D" w14:textId="3959122D" w:rsidR="00531D72" w:rsidRPr="00A520BA" w:rsidRDefault="00531D72" w:rsidP="00531D7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</w:p>
        </w:tc>
        <w:tc>
          <w:tcPr>
            <w:tcW w:w="3974" w:type="dxa"/>
            <w:shd w:val="clear" w:color="auto" w:fill="BFBFBF" w:themeFill="background1" w:themeFillShade="BF"/>
            <w:vAlign w:val="center"/>
          </w:tcPr>
          <w:p w14:paraId="75FAF5B7" w14:textId="291B1633" w:rsidR="00531D72" w:rsidRPr="00A520BA" w:rsidRDefault="00531D72" w:rsidP="00531D7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53" w:type="dxa"/>
            <w:shd w:val="clear" w:color="auto" w:fill="BFBFBF" w:themeFill="background1" w:themeFillShade="BF"/>
          </w:tcPr>
          <w:p w14:paraId="37B1521C" w14:textId="0F2F71CE" w:rsidR="00531D72" w:rsidRPr="00A520BA" w:rsidRDefault="00531D72" w:rsidP="00531D7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คำที่ใช้ในการสื่อสาร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28A7D3EA" w14:textId="2A2DA60F" w:rsidR="00531D72" w:rsidRPr="00173444" w:rsidRDefault="00531D72" w:rsidP="00531D7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ประกอบด้วย</w:t>
            </w:r>
          </w:p>
        </w:tc>
      </w:tr>
      <w:tr w:rsidR="001D13AB" w:rsidRPr="00561921" w14:paraId="5018258F" w14:textId="77777777" w:rsidTr="008C5B12">
        <w:tc>
          <w:tcPr>
            <w:tcW w:w="1525" w:type="dxa"/>
          </w:tcPr>
          <w:p w14:paraId="08C41FEA" w14:textId="7A406EE6" w:rsidR="00F95226" w:rsidRDefault="00FA15CC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รีแอค ฮุกส์</w:t>
            </w:r>
          </w:p>
        </w:tc>
        <w:tc>
          <w:tcPr>
            <w:tcW w:w="1559" w:type="dxa"/>
          </w:tcPr>
          <w:p w14:paraId="6708F965" w14:textId="3499DCB5" w:rsidR="00F95226" w:rsidRDefault="00111086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1086">
              <w:rPr>
                <w:rFonts w:ascii="TH SarabunPSK" w:hAnsi="TH SarabunPSK" w:cs="TH SarabunPSK"/>
                <w:sz w:val="32"/>
                <w:szCs w:val="32"/>
              </w:rPr>
              <w:t>React Hooks</w:t>
            </w:r>
          </w:p>
        </w:tc>
        <w:tc>
          <w:tcPr>
            <w:tcW w:w="3974" w:type="dxa"/>
          </w:tcPr>
          <w:p w14:paraId="5E548A08" w14:textId="045C73EC" w:rsidR="00F95226" w:rsidRPr="006A781F" w:rsidRDefault="00714643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ฟังก์ชันพิเศษใน </w:t>
            </w:r>
            <w:r w:rsidRPr="006A781F">
              <w:rPr>
                <w:rFonts w:ascii="TH SarabunPSK" w:hAnsi="TH SarabunPSK" w:cs="TH SarabunPSK"/>
                <w:sz w:val="32"/>
                <w:szCs w:val="32"/>
              </w:rPr>
              <w:t>React</w:t>
            </w:r>
            <w:r w:rsidR="002C5C43"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2C5C43"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ใช้ควบคุมสถานะและวงจรชีวิตของคอมโพเนนต์</w:t>
            </w:r>
          </w:p>
        </w:tc>
        <w:tc>
          <w:tcPr>
            <w:tcW w:w="1553" w:type="dxa"/>
          </w:tcPr>
          <w:p w14:paraId="6C4035C9" w14:textId="3B83BD88" w:rsidR="00F95226" w:rsidRDefault="008006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1086">
              <w:rPr>
                <w:rFonts w:ascii="TH SarabunPSK" w:hAnsi="TH SarabunPSK" w:cs="TH SarabunPSK"/>
                <w:sz w:val="32"/>
                <w:szCs w:val="32"/>
              </w:rPr>
              <w:t>React Hooks</w:t>
            </w:r>
          </w:p>
        </w:tc>
        <w:tc>
          <w:tcPr>
            <w:tcW w:w="2268" w:type="dxa"/>
          </w:tcPr>
          <w:p w14:paraId="765C5AE6" w14:textId="2782A7CA" w:rsidR="00F95226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73444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551F8051" w14:textId="77777777" w:rsidTr="008C5B12">
        <w:tc>
          <w:tcPr>
            <w:tcW w:w="1525" w:type="dxa"/>
          </w:tcPr>
          <w:p w14:paraId="067421C9" w14:textId="77777777" w:rsidR="002574A6" w:rsidRDefault="002574A6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B8690F" w14:textId="77777777" w:rsidR="002574A6" w:rsidRDefault="002574A6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2DE96F6" w14:textId="77777777" w:rsidR="002574A6" w:rsidRDefault="002574A6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CA4E5DE" w14:textId="77777777" w:rsidR="002574A6" w:rsidRDefault="002574A6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995F26F" w14:textId="70523414" w:rsidR="00FA7B37" w:rsidRDefault="00295DBC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งานอดิเรก</w:t>
            </w:r>
            <w:r w:rsidR="002F6D9F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</w:tc>
        <w:tc>
          <w:tcPr>
            <w:tcW w:w="1559" w:type="dxa"/>
          </w:tcPr>
          <w:p w14:paraId="6692DA76" w14:textId="77777777" w:rsidR="002574A6" w:rsidRDefault="002574A6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CDE87AE" w14:textId="77777777" w:rsidR="002574A6" w:rsidRDefault="002574A6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91506D0" w14:textId="77777777" w:rsidR="002574A6" w:rsidRDefault="002574A6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50F795A" w14:textId="77777777" w:rsidR="002574A6" w:rsidRDefault="002574A6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827CDE" w14:textId="66B33BF1" w:rsidR="00FA7B37" w:rsidRPr="00111086" w:rsidRDefault="002C71E6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Hobby</w:t>
            </w:r>
          </w:p>
        </w:tc>
        <w:tc>
          <w:tcPr>
            <w:tcW w:w="3974" w:type="dxa"/>
          </w:tcPr>
          <w:p w14:paraId="01B66BBB" w14:textId="77777777" w:rsidR="002574A6" w:rsidRDefault="002574A6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F8DFAB2" w14:textId="77777777" w:rsidR="002574A6" w:rsidRDefault="002574A6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66DA763" w14:textId="77777777" w:rsidR="002574A6" w:rsidRDefault="002574A6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835D26A" w14:textId="77777777" w:rsidR="002574A6" w:rsidRDefault="002574A6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0FD2F36" w14:textId="27BB5197" w:rsidR="00FA7B37" w:rsidRPr="006A781F" w:rsidRDefault="007422C8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>กิจกรรมที่นิสิตเลือกทำในเวลาว่าง</w:t>
            </w:r>
          </w:p>
        </w:tc>
        <w:tc>
          <w:tcPr>
            <w:tcW w:w="1553" w:type="dxa"/>
          </w:tcPr>
          <w:p w14:paraId="65E668AE" w14:textId="77777777" w:rsidR="002574A6" w:rsidRDefault="002574A6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9602838" w14:textId="77777777" w:rsidR="002574A6" w:rsidRDefault="002574A6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CC1CC3" w14:textId="77777777" w:rsidR="002574A6" w:rsidRDefault="002574A6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7459CA7" w14:textId="77777777" w:rsidR="002574A6" w:rsidRDefault="002574A6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C08E6F0" w14:textId="4E7846EC" w:rsidR="00FA7B37" w:rsidRDefault="00C25660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Hobby</w:t>
            </w:r>
          </w:p>
        </w:tc>
        <w:tc>
          <w:tcPr>
            <w:tcW w:w="2268" w:type="dxa"/>
          </w:tcPr>
          <w:p w14:paraId="0AFAF3D7" w14:textId="5EFF3D77" w:rsidR="00FA7B37" w:rsidRDefault="00567D5D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Pr="00567D5D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การถ่ายภาพ</w:t>
            </w:r>
          </w:p>
          <w:p w14:paraId="62D4E890" w14:textId="7DCA911C" w:rsidR="00567D5D" w:rsidRDefault="00567D5D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2. </w:t>
            </w:r>
            <w:r w:rsidRPr="00567D5D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การทำอาหาร</w:t>
            </w:r>
          </w:p>
          <w:p w14:paraId="759D3CC6" w14:textId="1B004B41" w:rsidR="00567D5D" w:rsidRDefault="00567D5D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3. </w:t>
            </w:r>
            <w:r w:rsidRPr="00567D5D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การปลูกต้นไม้</w:t>
            </w:r>
          </w:p>
          <w:p w14:paraId="15600E63" w14:textId="6EBEBF12" w:rsidR="00567D5D" w:rsidRDefault="00567D5D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4. </w:t>
            </w:r>
            <w:r w:rsidRPr="00567D5D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การเดินทาง</w:t>
            </w:r>
          </w:p>
          <w:p w14:paraId="38E6DE73" w14:textId="607CCB2B" w:rsidR="00567D5D" w:rsidRDefault="00567D5D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5.</w:t>
            </w:r>
            <w:r w:rsidR="00BE1FE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BE1FEA" w:rsidRPr="00BE1FEA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การเลี้ยงสัตว์</w:t>
            </w:r>
          </w:p>
          <w:p w14:paraId="7E7BF6B7" w14:textId="77777777" w:rsidR="006F79E7" w:rsidRDefault="00567D5D" w:rsidP="006F79E7">
            <w:pPr>
              <w:tabs>
                <w:tab w:val="center" w:pos="103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6.</w:t>
            </w:r>
            <w:r w:rsidR="00BE1FE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BE1FEA" w:rsidRPr="00BE1FEA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การปั่นจักรยา</w:t>
            </w:r>
            <w:r w:rsidR="006F79E7">
              <w:rPr>
                <w:rFonts w:ascii="TH SarabunPSK" w:hAnsi="TH SarabunPSK" w:cs="TH SarabunPSK" w:hint="cs"/>
                <w:sz w:val="32"/>
                <w:szCs w:val="32"/>
                <w:cs/>
              </w:rPr>
              <w:t>น</w:t>
            </w:r>
          </w:p>
          <w:p w14:paraId="2F02C222" w14:textId="1B05E369" w:rsidR="00567D5D" w:rsidRDefault="00567D5D" w:rsidP="006F79E7">
            <w:pPr>
              <w:tabs>
                <w:tab w:val="center" w:pos="103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6F79E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6F79E7" w:rsidRPr="006F79E7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การออกกำลังกาย</w:t>
            </w:r>
          </w:p>
          <w:p w14:paraId="4961D106" w14:textId="125645D5" w:rsidR="00567D5D" w:rsidRDefault="00567D5D" w:rsidP="006F79E7">
            <w:pPr>
              <w:tabs>
                <w:tab w:val="center" w:pos="1035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8.</w:t>
            </w:r>
            <w:r w:rsidR="006F79E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6F79E7" w:rsidRPr="006F79E7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งานฝีมือ</w:t>
            </w:r>
          </w:p>
          <w:p w14:paraId="3094C147" w14:textId="3AAE8A37" w:rsidR="00567D5D" w:rsidRDefault="00567D5D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9.</w:t>
            </w:r>
            <w:r w:rsidR="006F79E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6F79E7" w:rsidRPr="006F79E7">
              <w:rPr>
                <w:rFonts w:ascii="TH SarabunPSK" w:hAnsi="TH SarabunPSK" w:cs="TH SarabunPSK" w:hint="cs"/>
                <w:sz w:val="32"/>
                <w:szCs w:val="32"/>
                <w:cs/>
              </w:rPr>
              <w:t>ดนตรี</w:t>
            </w:r>
          </w:p>
          <w:p w14:paraId="4C904122" w14:textId="0B793A88" w:rsidR="00567D5D" w:rsidRDefault="00567D5D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10.</w:t>
            </w:r>
            <w:r w:rsidR="006F79E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6F79E7" w:rsidRPr="006F79E7">
              <w:rPr>
                <w:rFonts w:ascii="TH SarabunPSK" w:hAnsi="TH SarabunPSK" w:cs="TH SarabunPSK" w:hint="cs"/>
                <w:sz w:val="32"/>
                <w:szCs w:val="32"/>
                <w:cs/>
              </w:rPr>
              <w:t>ศิลปะ</w:t>
            </w:r>
          </w:p>
        </w:tc>
      </w:tr>
      <w:tr w:rsidR="001D13AB" w:rsidRPr="00561921" w14:paraId="393D52C6" w14:textId="77777777" w:rsidTr="008C5B12">
        <w:tc>
          <w:tcPr>
            <w:tcW w:w="1525" w:type="dxa"/>
          </w:tcPr>
          <w:p w14:paraId="21791D96" w14:textId="4A6D1759" w:rsidR="006F79E7" w:rsidRDefault="00C25660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25660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การถ่ายภาพ</w:t>
            </w:r>
          </w:p>
        </w:tc>
        <w:tc>
          <w:tcPr>
            <w:tcW w:w="1559" w:type="dxa"/>
          </w:tcPr>
          <w:p w14:paraId="3E70BA57" w14:textId="6B3AE77B" w:rsidR="006F79E7" w:rsidRDefault="00595D90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95D90">
              <w:rPr>
                <w:rFonts w:ascii="TH SarabunPSK" w:hAnsi="TH SarabunPSK" w:cs="TH SarabunPSK"/>
                <w:sz w:val="32"/>
                <w:szCs w:val="32"/>
              </w:rPr>
              <w:t>Photography</w:t>
            </w:r>
          </w:p>
        </w:tc>
        <w:tc>
          <w:tcPr>
            <w:tcW w:w="3974" w:type="dxa"/>
          </w:tcPr>
          <w:p w14:paraId="05A973F3" w14:textId="19B5F6CD" w:rsidR="006F79E7" w:rsidRPr="007422C8" w:rsidRDefault="0008790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8790A">
              <w:rPr>
                <w:rFonts w:ascii="TH SarabunPSK" w:hAnsi="TH SarabunPSK" w:cs="TH SarabunPSK"/>
                <w:sz w:val="32"/>
                <w:szCs w:val="32"/>
                <w:cs/>
              </w:rPr>
              <w:t>ศิลปะหรือทักษะในการจับภาพด้วยกล้อง อาจเพื่อความงาม ความทรงจำ หรือเชิงสร้างสรรค์</w:t>
            </w:r>
          </w:p>
        </w:tc>
        <w:tc>
          <w:tcPr>
            <w:tcW w:w="1553" w:type="dxa"/>
          </w:tcPr>
          <w:p w14:paraId="50D1EAAC" w14:textId="5B4D40DE" w:rsidR="006F79E7" w:rsidRDefault="008006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25660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การถ่ายภาพ</w:t>
            </w:r>
          </w:p>
        </w:tc>
        <w:tc>
          <w:tcPr>
            <w:tcW w:w="2268" w:type="dxa"/>
          </w:tcPr>
          <w:p w14:paraId="2024A792" w14:textId="74F86D48" w:rsidR="006F79E7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D107F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5F63C11D" w14:textId="77777777" w:rsidTr="008C5B12">
        <w:tc>
          <w:tcPr>
            <w:tcW w:w="1525" w:type="dxa"/>
          </w:tcPr>
          <w:p w14:paraId="650AE215" w14:textId="4BC22941" w:rsidR="006F79E7" w:rsidRDefault="00D406F2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06F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การทำอาหาร</w:t>
            </w:r>
          </w:p>
        </w:tc>
        <w:tc>
          <w:tcPr>
            <w:tcW w:w="1559" w:type="dxa"/>
          </w:tcPr>
          <w:p w14:paraId="6D903F87" w14:textId="0B4AAA48" w:rsidR="006F79E7" w:rsidRDefault="00481BBF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81BBF">
              <w:rPr>
                <w:rFonts w:ascii="TH SarabunPSK" w:hAnsi="TH SarabunPSK" w:cs="TH SarabunPSK"/>
                <w:sz w:val="32"/>
                <w:szCs w:val="32"/>
              </w:rPr>
              <w:t>Cooking</w:t>
            </w:r>
          </w:p>
        </w:tc>
        <w:tc>
          <w:tcPr>
            <w:tcW w:w="3974" w:type="dxa"/>
          </w:tcPr>
          <w:p w14:paraId="51E22091" w14:textId="310A394B" w:rsidR="006F79E7" w:rsidRPr="007422C8" w:rsidRDefault="00892BE2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2BE2">
              <w:rPr>
                <w:rFonts w:ascii="TH SarabunPSK" w:hAnsi="TH SarabunPSK" w:cs="TH SarabunPSK"/>
                <w:sz w:val="32"/>
                <w:szCs w:val="32"/>
                <w:cs/>
              </w:rPr>
              <w:t>การเตรียมอาหารหรือขนม ไม่ว่าจะเพื่อรับประทานเองหรือแบ่งปันให้ผู้อื่น</w:t>
            </w:r>
          </w:p>
        </w:tc>
        <w:tc>
          <w:tcPr>
            <w:tcW w:w="1553" w:type="dxa"/>
          </w:tcPr>
          <w:p w14:paraId="6B08448C" w14:textId="3DBE60A9" w:rsidR="006F79E7" w:rsidRDefault="008006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06F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การทำอาหาร</w:t>
            </w:r>
          </w:p>
        </w:tc>
        <w:tc>
          <w:tcPr>
            <w:tcW w:w="2268" w:type="dxa"/>
          </w:tcPr>
          <w:p w14:paraId="373AA1F3" w14:textId="79854A67" w:rsidR="006F79E7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D107F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2F0516B0" w14:textId="77777777" w:rsidTr="008C5B12">
        <w:tc>
          <w:tcPr>
            <w:tcW w:w="1525" w:type="dxa"/>
          </w:tcPr>
          <w:p w14:paraId="460F442D" w14:textId="17292916" w:rsidR="006F79E7" w:rsidRDefault="00D406F2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06F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การปลูกต้นไม้</w:t>
            </w:r>
          </w:p>
        </w:tc>
        <w:tc>
          <w:tcPr>
            <w:tcW w:w="1559" w:type="dxa"/>
          </w:tcPr>
          <w:p w14:paraId="52B746DE" w14:textId="53E609F7" w:rsidR="006F79E7" w:rsidRDefault="00170A52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A52">
              <w:rPr>
                <w:rFonts w:ascii="TH SarabunPSK" w:hAnsi="TH SarabunPSK" w:cs="TH SarabunPSK"/>
                <w:sz w:val="32"/>
                <w:szCs w:val="32"/>
              </w:rPr>
              <w:t>Gardening</w:t>
            </w:r>
          </w:p>
        </w:tc>
        <w:tc>
          <w:tcPr>
            <w:tcW w:w="3974" w:type="dxa"/>
          </w:tcPr>
          <w:p w14:paraId="5C26884A" w14:textId="5F278AE2" w:rsidR="006F79E7" w:rsidRPr="007422C8" w:rsidRDefault="006E3C84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3C84">
              <w:rPr>
                <w:rFonts w:ascii="TH SarabunPSK" w:hAnsi="TH SarabunPSK" w:cs="TH SarabunPSK"/>
                <w:sz w:val="32"/>
                <w:szCs w:val="32"/>
                <w:cs/>
              </w:rPr>
              <w:t>การดูแลและเพาะปลูกพืช เช่น ดอกไม้ ผัก ผลไม้ เพื่อความงามหรือบริโภค</w:t>
            </w:r>
          </w:p>
        </w:tc>
        <w:tc>
          <w:tcPr>
            <w:tcW w:w="1553" w:type="dxa"/>
          </w:tcPr>
          <w:p w14:paraId="4D477053" w14:textId="4B8F0F55" w:rsidR="006F79E7" w:rsidRDefault="008006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06F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การปลูกต้นไม้</w:t>
            </w:r>
          </w:p>
        </w:tc>
        <w:tc>
          <w:tcPr>
            <w:tcW w:w="2268" w:type="dxa"/>
          </w:tcPr>
          <w:p w14:paraId="48ACFA24" w14:textId="09845D2A" w:rsidR="006F79E7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D107F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200955B6" w14:textId="77777777" w:rsidTr="008C5B12">
        <w:tc>
          <w:tcPr>
            <w:tcW w:w="1525" w:type="dxa"/>
          </w:tcPr>
          <w:p w14:paraId="74656B16" w14:textId="57F0E7AC" w:rsidR="006F79E7" w:rsidRDefault="00D406F2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06F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การเดินทาง</w:t>
            </w:r>
          </w:p>
        </w:tc>
        <w:tc>
          <w:tcPr>
            <w:tcW w:w="1559" w:type="dxa"/>
          </w:tcPr>
          <w:p w14:paraId="71CA18C2" w14:textId="13733DC2" w:rsidR="006F79E7" w:rsidRDefault="00E4791A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4791A">
              <w:rPr>
                <w:rFonts w:ascii="TH SarabunPSK" w:hAnsi="TH SarabunPSK" w:cs="TH SarabunPSK"/>
                <w:sz w:val="32"/>
                <w:szCs w:val="32"/>
              </w:rPr>
              <w:t>Traveling</w:t>
            </w:r>
          </w:p>
        </w:tc>
        <w:tc>
          <w:tcPr>
            <w:tcW w:w="3974" w:type="dxa"/>
          </w:tcPr>
          <w:p w14:paraId="7124CEB9" w14:textId="0B18B38E" w:rsidR="006F79E7" w:rsidRPr="007422C8" w:rsidRDefault="005E2FE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E2FEA">
              <w:rPr>
                <w:rFonts w:ascii="TH SarabunPSK" w:hAnsi="TH SarabunPSK" w:cs="TH SarabunPSK"/>
                <w:sz w:val="32"/>
                <w:szCs w:val="32"/>
                <w:cs/>
              </w:rPr>
              <w:t>การท่องเที่ยวหรือเยี่ยมชมสถานที่ต่าง ๆ เพื่อพักผ่อน เรียนรู้วัฒนธรรม หรือประสบการณ์ใหม่</w:t>
            </w:r>
          </w:p>
        </w:tc>
        <w:tc>
          <w:tcPr>
            <w:tcW w:w="1553" w:type="dxa"/>
          </w:tcPr>
          <w:p w14:paraId="2C1B7FFA" w14:textId="4A4C04D9" w:rsidR="006F79E7" w:rsidRDefault="008006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06F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การเดินทาง</w:t>
            </w:r>
          </w:p>
        </w:tc>
        <w:tc>
          <w:tcPr>
            <w:tcW w:w="2268" w:type="dxa"/>
          </w:tcPr>
          <w:p w14:paraId="36095B89" w14:textId="35F6BE98" w:rsidR="006F79E7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D107F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76EE04DE" w14:textId="77777777" w:rsidTr="008C5B12">
        <w:tc>
          <w:tcPr>
            <w:tcW w:w="1525" w:type="dxa"/>
          </w:tcPr>
          <w:p w14:paraId="2F305008" w14:textId="74DDFDE1" w:rsidR="006F79E7" w:rsidRDefault="00D406F2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06F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การเลี้ยงสัตว์</w:t>
            </w:r>
          </w:p>
        </w:tc>
        <w:tc>
          <w:tcPr>
            <w:tcW w:w="1559" w:type="dxa"/>
          </w:tcPr>
          <w:p w14:paraId="6B7B0ECE" w14:textId="2E6948F2" w:rsidR="006F79E7" w:rsidRDefault="00D354CD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4727">
              <w:rPr>
                <w:rFonts w:ascii="TH SarabunPSK" w:hAnsi="TH SarabunPSK" w:cs="TH SarabunPSK"/>
                <w:sz w:val="32"/>
                <w:szCs w:val="32"/>
              </w:rPr>
              <w:t>Pet Care</w:t>
            </w:r>
            <w:r w:rsidR="00FA15CC" w:rsidRPr="00E14727">
              <w:rPr>
                <w:rFonts w:ascii="TH SarabunPSK" w:hAnsi="TH SarabunPSK" w:cs="TH SarabunPSK" w:hint="cs"/>
                <w:sz w:val="32"/>
                <w:szCs w:val="32"/>
              </w:rPr>
              <w:t>,</w:t>
            </w:r>
            <w:r w:rsidRPr="00D354C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E14727">
              <w:rPr>
                <w:rFonts w:ascii="TH SarabunPSK" w:hAnsi="TH SarabunPSK" w:cs="TH SarabunPSK"/>
                <w:sz w:val="32"/>
                <w:szCs w:val="32"/>
              </w:rPr>
              <w:t>Animal Care</w:t>
            </w:r>
          </w:p>
        </w:tc>
        <w:tc>
          <w:tcPr>
            <w:tcW w:w="3974" w:type="dxa"/>
          </w:tcPr>
          <w:p w14:paraId="6AF3F51C" w14:textId="3844F658" w:rsidR="006F79E7" w:rsidRPr="007422C8" w:rsidRDefault="007F1AFB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F1AFB">
              <w:rPr>
                <w:rFonts w:ascii="TH SarabunPSK" w:hAnsi="TH SarabunPSK" w:cs="TH SarabunPSK"/>
                <w:sz w:val="32"/>
                <w:szCs w:val="32"/>
                <w:cs/>
              </w:rPr>
              <w:t>การดูแลและเลี้ยงสัตว์ เช่น สุนัข แมว ปลา หรือสัตว์เลี้ยงชนิดอื่น ๆ</w:t>
            </w:r>
          </w:p>
        </w:tc>
        <w:tc>
          <w:tcPr>
            <w:tcW w:w="1553" w:type="dxa"/>
          </w:tcPr>
          <w:p w14:paraId="2C0F322D" w14:textId="6162D1EC" w:rsidR="006F79E7" w:rsidRDefault="008006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06F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การเลี้ยงสัตว์</w:t>
            </w:r>
          </w:p>
        </w:tc>
        <w:tc>
          <w:tcPr>
            <w:tcW w:w="2268" w:type="dxa"/>
          </w:tcPr>
          <w:p w14:paraId="5E04BDB1" w14:textId="55FA98BF" w:rsidR="006F79E7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D107F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11D26CD7" w14:textId="77777777" w:rsidTr="008C5B12">
        <w:tc>
          <w:tcPr>
            <w:tcW w:w="1525" w:type="dxa"/>
          </w:tcPr>
          <w:p w14:paraId="3F353B54" w14:textId="38D1A907" w:rsidR="006F79E7" w:rsidRDefault="00D406F2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06F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การปั่นจักรยาน</w:t>
            </w:r>
          </w:p>
        </w:tc>
        <w:tc>
          <w:tcPr>
            <w:tcW w:w="1559" w:type="dxa"/>
          </w:tcPr>
          <w:p w14:paraId="7831CBA5" w14:textId="5A93C47D" w:rsidR="006F79E7" w:rsidRDefault="00E4171F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4171F">
              <w:rPr>
                <w:rFonts w:ascii="TH SarabunPSK" w:hAnsi="TH SarabunPSK" w:cs="TH SarabunPSK"/>
                <w:sz w:val="32"/>
                <w:szCs w:val="32"/>
              </w:rPr>
              <w:t>Cycling</w:t>
            </w:r>
          </w:p>
        </w:tc>
        <w:tc>
          <w:tcPr>
            <w:tcW w:w="3974" w:type="dxa"/>
          </w:tcPr>
          <w:p w14:paraId="295E79BF" w14:textId="6ECE288E" w:rsidR="006F79E7" w:rsidRPr="007422C8" w:rsidRDefault="00E42003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42003">
              <w:rPr>
                <w:rFonts w:ascii="TH SarabunPSK" w:hAnsi="TH SarabunPSK" w:cs="TH SarabunPSK"/>
                <w:sz w:val="32"/>
                <w:szCs w:val="32"/>
                <w:cs/>
              </w:rPr>
              <w:t>การขี่จักรยานเพื่อการออกกำลังกาย การเดินทาง หรือการท่องเที่ยว</w:t>
            </w:r>
          </w:p>
        </w:tc>
        <w:tc>
          <w:tcPr>
            <w:tcW w:w="1553" w:type="dxa"/>
          </w:tcPr>
          <w:p w14:paraId="28715128" w14:textId="271C2374" w:rsidR="006F79E7" w:rsidRDefault="008006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406F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การปั่นจักรยาน</w:t>
            </w:r>
          </w:p>
        </w:tc>
        <w:tc>
          <w:tcPr>
            <w:tcW w:w="2268" w:type="dxa"/>
          </w:tcPr>
          <w:p w14:paraId="1E432AEC" w14:textId="583CF2B1" w:rsidR="006F79E7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575C2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79669EA8" w14:textId="77777777" w:rsidTr="008C5B12">
        <w:tc>
          <w:tcPr>
            <w:tcW w:w="1525" w:type="dxa"/>
          </w:tcPr>
          <w:p w14:paraId="7DBFBD57" w14:textId="6219396E" w:rsidR="006F79E7" w:rsidRDefault="006C2DA2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C2DA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การออกกำลังกาย</w:t>
            </w:r>
          </w:p>
        </w:tc>
        <w:tc>
          <w:tcPr>
            <w:tcW w:w="1559" w:type="dxa"/>
          </w:tcPr>
          <w:p w14:paraId="3FCFAE8A" w14:textId="6F86625E" w:rsidR="006F79E7" w:rsidRDefault="00281AA6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4727">
              <w:rPr>
                <w:rFonts w:ascii="TH SarabunPSK" w:hAnsi="TH SarabunPSK" w:cs="TH SarabunPSK"/>
                <w:sz w:val="32"/>
                <w:szCs w:val="32"/>
              </w:rPr>
              <w:t>Exercise</w:t>
            </w:r>
            <w:r w:rsidR="00FA15CC" w:rsidRPr="00E14727">
              <w:rPr>
                <w:rFonts w:ascii="TH SarabunPSK" w:hAnsi="TH SarabunPSK" w:cs="TH SarabunPSK" w:hint="cs"/>
                <w:sz w:val="32"/>
                <w:szCs w:val="32"/>
              </w:rPr>
              <w:t>,</w:t>
            </w:r>
            <w:r w:rsidRPr="00281AA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E14727">
              <w:rPr>
                <w:rFonts w:ascii="TH SarabunPSK" w:hAnsi="TH SarabunPSK" w:cs="TH SarabunPSK"/>
                <w:sz w:val="32"/>
                <w:szCs w:val="32"/>
              </w:rPr>
              <w:t>Fitness</w:t>
            </w:r>
          </w:p>
        </w:tc>
        <w:tc>
          <w:tcPr>
            <w:tcW w:w="3974" w:type="dxa"/>
          </w:tcPr>
          <w:p w14:paraId="1D67A83F" w14:textId="05D36100" w:rsidR="006F79E7" w:rsidRPr="007422C8" w:rsidRDefault="002F1AF6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F1AF6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กิจกรรมที่ทำเพื่อเสริมสร้างสุขภาพร่างกาย เช่น วิ่ง ยกน้ำหนัก โยคะ</w:t>
            </w:r>
          </w:p>
        </w:tc>
        <w:tc>
          <w:tcPr>
            <w:tcW w:w="1553" w:type="dxa"/>
          </w:tcPr>
          <w:p w14:paraId="2CAE30A3" w14:textId="7D88CF03" w:rsidR="006F79E7" w:rsidRDefault="008006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C2DA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การออกกำลังกาย</w:t>
            </w:r>
          </w:p>
        </w:tc>
        <w:tc>
          <w:tcPr>
            <w:tcW w:w="2268" w:type="dxa"/>
          </w:tcPr>
          <w:p w14:paraId="318C9616" w14:textId="353753A8" w:rsidR="006F79E7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575C2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</w:tbl>
    <w:p w14:paraId="574688F4" w14:textId="77777777" w:rsidR="00126C1F" w:rsidRDefault="00126C1F"/>
    <w:p w14:paraId="62DF671F" w14:textId="77777777" w:rsidR="00126C1F" w:rsidRDefault="00126C1F"/>
    <w:tbl>
      <w:tblPr>
        <w:tblStyle w:val="TableGrid"/>
        <w:tblW w:w="1087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25"/>
        <w:gridCol w:w="1559"/>
        <w:gridCol w:w="3974"/>
        <w:gridCol w:w="1553"/>
        <w:gridCol w:w="2268"/>
      </w:tblGrid>
      <w:tr w:rsidR="004C3B57" w:rsidRPr="00561921" w14:paraId="33A73364" w14:textId="77777777" w:rsidTr="00126C1F">
        <w:tc>
          <w:tcPr>
            <w:tcW w:w="1525" w:type="dxa"/>
            <w:shd w:val="clear" w:color="auto" w:fill="BFBFBF" w:themeFill="background1" w:themeFillShade="BF"/>
            <w:vAlign w:val="center"/>
          </w:tcPr>
          <w:p w14:paraId="66335DF1" w14:textId="50575BF3" w:rsidR="00126C1F" w:rsidRPr="00E14727" w:rsidRDefault="00126C1F" w:rsidP="00126C1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ภาษาไทย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5BA7CDCD" w14:textId="426F6998" w:rsidR="00126C1F" w:rsidRPr="00E14727" w:rsidRDefault="00126C1F" w:rsidP="00126C1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</w:p>
        </w:tc>
        <w:tc>
          <w:tcPr>
            <w:tcW w:w="3974" w:type="dxa"/>
            <w:shd w:val="clear" w:color="auto" w:fill="BFBFBF" w:themeFill="background1" w:themeFillShade="BF"/>
            <w:vAlign w:val="center"/>
          </w:tcPr>
          <w:p w14:paraId="4F8F16DA" w14:textId="4732D0C6" w:rsidR="00126C1F" w:rsidRPr="00A520BA" w:rsidRDefault="00126C1F" w:rsidP="00126C1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53" w:type="dxa"/>
            <w:shd w:val="clear" w:color="auto" w:fill="BFBFBF" w:themeFill="background1" w:themeFillShade="BF"/>
          </w:tcPr>
          <w:p w14:paraId="3F6C79D2" w14:textId="03800CA2" w:rsidR="00126C1F" w:rsidRPr="00A520BA" w:rsidRDefault="00126C1F" w:rsidP="00126C1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คำที่ใช้ในการสื่อสาร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3F8A31D9" w14:textId="62714804" w:rsidR="00126C1F" w:rsidRPr="001575C2" w:rsidRDefault="00126C1F" w:rsidP="00126C1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ประกอบด้วย</w:t>
            </w:r>
          </w:p>
        </w:tc>
      </w:tr>
      <w:tr w:rsidR="001D13AB" w:rsidRPr="00561921" w14:paraId="3BD68785" w14:textId="77777777" w:rsidTr="008C5B12">
        <w:tc>
          <w:tcPr>
            <w:tcW w:w="1525" w:type="dxa"/>
          </w:tcPr>
          <w:p w14:paraId="22F474F6" w14:textId="23D7964F" w:rsidR="006F79E7" w:rsidRDefault="006C2DA2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C2DA2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งานฝีมือ</w:t>
            </w:r>
          </w:p>
        </w:tc>
        <w:tc>
          <w:tcPr>
            <w:tcW w:w="1559" w:type="dxa"/>
          </w:tcPr>
          <w:p w14:paraId="1737D776" w14:textId="149BF20E" w:rsidR="006F79E7" w:rsidRDefault="009F4BAC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4727">
              <w:rPr>
                <w:rFonts w:ascii="TH SarabunPSK" w:hAnsi="TH SarabunPSK" w:cs="TH SarabunPSK"/>
                <w:sz w:val="32"/>
                <w:szCs w:val="32"/>
              </w:rPr>
              <w:t>Handicrafts</w:t>
            </w:r>
            <w:r w:rsidR="00FA15CC" w:rsidRPr="00E14727">
              <w:rPr>
                <w:rFonts w:ascii="TH SarabunPSK" w:hAnsi="TH SarabunPSK" w:cs="TH SarabunPSK" w:hint="cs"/>
                <w:sz w:val="32"/>
                <w:szCs w:val="32"/>
              </w:rPr>
              <w:t>,</w:t>
            </w:r>
            <w:r w:rsidRPr="009F4BA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E14727">
              <w:rPr>
                <w:rFonts w:ascii="TH SarabunPSK" w:hAnsi="TH SarabunPSK" w:cs="TH SarabunPSK"/>
                <w:sz w:val="32"/>
                <w:szCs w:val="32"/>
              </w:rPr>
              <w:t>Crafting</w:t>
            </w:r>
          </w:p>
        </w:tc>
        <w:tc>
          <w:tcPr>
            <w:tcW w:w="3974" w:type="dxa"/>
          </w:tcPr>
          <w:p w14:paraId="54519864" w14:textId="356B9A1D" w:rsidR="006F79E7" w:rsidRPr="007422C8" w:rsidRDefault="009E2D37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E2D37">
              <w:rPr>
                <w:rFonts w:ascii="TH SarabunPSK" w:hAnsi="TH SarabunPSK" w:cs="TH SarabunPSK"/>
                <w:sz w:val="32"/>
                <w:szCs w:val="32"/>
                <w:cs/>
              </w:rPr>
              <w:t>การประดิษฐ์สิ่งของด้วยมือ เช่น เย็บปัก ถักร้อย พับกระดาษ</w:t>
            </w:r>
          </w:p>
        </w:tc>
        <w:tc>
          <w:tcPr>
            <w:tcW w:w="1553" w:type="dxa"/>
          </w:tcPr>
          <w:p w14:paraId="59501BF4" w14:textId="047A96F0" w:rsidR="006F79E7" w:rsidRDefault="008006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C2DA2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งานฝีมือ</w:t>
            </w:r>
          </w:p>
        </w:tc>
        <w:tc>
          <w:tcPr>
            <w:tcW w:w="2268" w:type="dxa"/>
          </w:tcPr>
          <w:p w14:paraId="714D417F" w14:textId="26912854" w:rsidR="006F79E7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575C2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10AA2AA9" w14:textId="77777777" w:rsidTr="008C5B12">
        <w:tc>
          <w:tcPr>
            <w:tcW w:w="1525" w:type="dxa"/>
          </w:tcPr>
          <w:p w14:paraId="1276632D" w14:textId="4133C168" w:rsidR="006F79E7" w:rsidRDefault="006C2DA2" w:rsidP="006C2DA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C2DA2">
              <w:rPr>
                <w:rFonts w:ascii="TH SarabunPSK" w:hAnsi="TH SarabunPSK" w:cs="TH SarabunPSK" w:hint="cs"/>
                <w:sz w:val="32"/>
                <w:szCs w:val="32"/>
                <w:cs/>
              </w:rPr>
              <w:t>ดนตรี</w:t>
            </w:r>
          </w:p>
        </w:tc>
        <w:tc>
          <w:tcPr>
            <w:tcW w:w="1559" w:type="dxa"/>
          </w:tcPr>
          <w:p w14:paraId="62C77F4D" w14:textId="135FA2CA" w:rsidR="006F79E7" w:rsidRDefault="00FE1FEB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1FEB">
              <w:rPr>
                <w:rFonts w:ascii="TH SarabunPSK" w:hAnsi="TH SarabunPSK" w:cs="TH SarabunPSK"/>
                <w:sz w:val="32"/>
                <w:szCs w:val="32"/>
              </w:rPr>
              <w:t>Music</w:t>
            </w:r>
          </w:p>
        </w:tc>
        <w:tc>
          <w:tcPr>
            <w:tcW w:w="3974" w:type="dxa"/>
          </w:tcPr>
          <w:p w14:paraId="1A6B9187" w14:textId="7E729F67" w:rsidR="006F79E7" w:rsidRPr="007422C8" w:rsidRDefault="007821D0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821D0">
              <w:rPr>
                <w:rFonts w:ascii="TH SarabunPSK" w:hAnsi="TH SarabunPSK" w:cs="TH SarabunPSK"/>
                <w:sz w:val="32"/>
                <w:szCs w:val="32"/>
                <w:cs/>
              </w:rPr>
              <w:t>การฟัง เล่น หรือแต่งเพลง รวมถึงการร้องหรือใช้เครื่องดนตรี</w:t>
            </w:r>
          </w:p>
        </w:tc>
        <w:tc>
          <w:tcPr>
            <w:tcW w:w="1553" w:type="dxa"/>
          </w:tcPr>
          <w:p w14:paraId="2BBAB8BE" w14:textId="6DFD1794" w:rsidR="006F79E7" w:rsidRDefault="008006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C2DA2">
              <w:rPr>
                <w:rFonts w:ascii="TH SarabunPSK" w:hAnsi="TH SarabunPSK" w:cs="TH SarabunPSK" w:hint="cs"/>
                <w:sz w:val="32"/>
                <w:szCs w:val="32"/>
                <w:cs/>
              </w:rPr>
              <w:t>ดนตรี</w:t>
            </w:r>
          </w:p>
        </w:tc>
        <w:tc>
          <w:tcPr>
            <w:tcW w:w="2268" w:type="dxa"/>
          </w:tcPr>
          <w:p w14:paraId="354E1C8D" w14:textId="29C4DF41" w:rsidR="006F79E7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575C2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1D13AB" w:rsidRPr="00561921" w14:paraId="718FCDB0" w14:textId="77777777" w:rsidTr="008C5B12">
        <w:tc>
          <w:tcPr>
            <w:tcW w:w="1525" w:type="dxa"/>
          </w:tcPr>
          <w:p w14:paraId="2EAE306D" w14:textId="6623E87E" w:rsidR="006F79E7" w:rsidRDefault="006C2DA2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C2DA2">
              <w:rPr>
                <w:rFonts w:ascii="TH SarabunPSK" w:hAnsi="TH SarabunPSK" w:cs="TH SarabunPSK" w:hint="cs"/>
                <w:sz w:val="32"/>
                <w:szCs w:val="32"/>
                <w:cs/>
              </w:rPr>
              <w:t>ศิลปะ</w:t>
            </w:r>
          </w:p>
        </w:tc>
        <w:tc>
          <w:tcPr>
            <w:tcW w:w="1559" w:type="dxa"/>
          </w:tcPr>
          <w:p w14:paraId="6B849565" w14:textId="72C5886B" w:rsidR="006F79E7" w:rsidRDefault="00CA1E5A" w:rsidP="0063217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A1E5A">
              <w:rPr>
                <w:rFonts w:ascii="TH SarabunPSK" w:hAnsi="TH SarabunPSK" w:cs="TH SarabunPSK"/>
                <w:sz w:val="32"/>
                <w:szCs w:val="32"/>
              </w:rPr>
              <w:t>Art</w:t>
            </w:r>
          </w:p>
        </w:tc>
        <w:tc>
          <w:tcPr>
            <w:tcW w:w="3974" w:type="dxa"/>
          </w:tcPr>
          <w:p w14:paraId="58642EB0" w14:textId="2EC4B9FE" w:rsidR="006F79E7" w:rsidRPr="007422C8" w:rsidRDefault="00CA1E5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</w:t>
            </w:r>
            <w:r w:rsidRPr="00CA1E5A">
              <w:rPr>
                <w:rFonts w:ascii="TH SarabunPSK" w:hAnsi="TH SarabunPSK" w:cs="TH SarabunPSK"/>
                <w:sz w:val="32"/>
                <w:szCs w:val="32"/>
                <w:cs/>
              </w:rPr>
              <w:t>ารแสดงออกทางความคิดสร้างสรรค์ เช่น การวาดภาพ ปั้น ระบายสี หรือศิลปะดิจิทัล</w:t>
            </w:r>
          </w:p>
        </w:tc>
        <w:tc>
          <w:tcPr>
            <w:tcW w:w="1553" w:type="dxa"/>
          </w:tcPr>
          <w:p w14:paraId="165FFE77" w14:textId="217E70EB" w:rsidR="006F79E7" w:rsidRDefault="008006CA" w:rsidP="006321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C2DA2">
              <w:rPr>
                <w:rFonts w:ascii="TH SarabunPSK" w:hAnsi="TH SarabunPSK" w:cs="TH SarabunPSK" w:hint="cs"/>
                <w:sz w:val="32"/>
                <w:szCs w:val="32"/>
                <w:cs/>
              </w:rPr>
              <w:t>ศิลปะ</w:t>
            </w:r>
          </w:p>
        </w:tc>
        <w:tc>
          <w:tcPr>
            <w:tcW w:w="2268" w:type="dxa"/>
          </w:tcPr>
          <w:p w14:paraId="7BB1DD9D" w14:textId="00B5980F" w:rsidR="006F79E7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575C2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050D89" w:rsidRPr="00561921" w14:paraId="3C5D2E4D" w14:textId="77777777" w:rsidTr="008C5B12">
        <w:tc>
          <w:tcPr>
            <w:tcW w:w="1525" w:type="dxa"/>
          </w:tcPr>
          <w:p w14:paraId="7A201C79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FFFD044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5AC6E9C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276F2F4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BBAF3F3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17BAF63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825514F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B88A1F1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95D3869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6DF32E7" w14:textId="5983D709" w:rsidR="00050D89" w:rsidRPr="006C2DA2" w:rsidRDefault="00050D89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งานอดิเรกย่อย</w:t>
            </w:r>
          </w:p>
        </w:tc>
        <w:tc>
          <w:tcPr>
            <w:tcW w:w="1559" w:type="dxa"/>
          </w:tcPr>
          <w:p w14:paraId="53E1F772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213504E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203A94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91F453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6DB7321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86C9B84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CDA41DA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4760787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CCAA9B8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BB08AAE" w14:textId="05DDE3AB" w:rsidR="00050D89" w:rsidRDefault="00050D89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Sub-Hobby</w:t>
            </w:r>
          </w:p>
        </w:tc>
        <w:tc>
          <w:tcPr>
            <w:tcW w:w="3974" w:type="dxa"/>
          </w:tcPr>
          <w:p w14:paraId="0C2808CE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46A8FAB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B8579ED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9A870CA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4F279B5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6ADD3DC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B2FFED2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3C0675F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20617B6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EC508FA" w14:textId="674A8CBD" w:rsidR="00050D89" w:rsidRPr="007422C8" w:rsidRDefault="00050D89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</w:rPr>
              <w:t>ง</w:t>
            </w:r>
            <w:r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>านอดิเรกที่แยกย่อยออกมาจากงานอดิเรกหมวดหมู่หลัก ซึ่งเป็นกิจกรรมที่นิสิตเลือกทำในเวลาว่างของงานอดิเรกหมวดหมู่หลักนั้นๆ</w:t>
            </w:r>
          </w:p>
        </w:tc>
        <w:tc>
          <w:tcPr>
            <w:tcW w:w="1553" w:type="dxa"/>
          </w:tcPr>
          <w:p w14:paraId="5A2DB12D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637871A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9463C2C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F72BFC7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386B2F4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4BB72B7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533F37F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D5B1C23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CC0263C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7F661DE" w14:textId="7B531100" w:rsidR="00050D89" w:rsidRDefault="00050D89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Sub-Hobby</w:t>
            </w:r>
          </w:p>
        </w:tc>
        <w:tc>
          <w:tcPr>
            <w:tcW w:w="2268" w:type="dxa"/>
          </w:tcPr>
          <w:p w14:paraId="7D15B6A2" w14:textId="324E3A9F" w:rsidR="00050D89" w:rsidRDefault="00050D89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="0096187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96187D" w:rsidRPr="0096187D">
              <w:rPr>
                <w:rFonts w:ascii="TH SarabunPSK" w:hAnsi="TH SarabunPSK" w:cs="TH SarabunPSK" w:hint="cs"/>
                <w:sz w:val="32"/>
                <w:szCs w:val="32"/>
                <w:cs/>
              </w:rPr>
              <w:t>ถ่ายภาพบุคคล</w:t>
            </w:r>
          </w:p>
          <w:p w14:paraId="04170DDE" w14:textId="23C66AFF" w:rsidR="0096187D" w:rsidRDefault="0096187D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2. </w:t>
            </w:r>
            <w:r w:rsidRPr="0096187D">
              <w:rPr>
                <w:rFonts w:ascii="TH SarabunPSK" w:hAnsi="TH SarabunPSK" w:cs="TH SarabunPSK" w:hint="cs"/>
                <w:sz w:val="32"/>
                <w:szCs w:val="32"/>
                <w:cs/>
              </w:rPr>
              <w:t>ถ่ายภาพทิวทัศน์</w:t>
            </w:r>
          </w:p>
          <w:p w14:paraId="109D69EE" w14:textId="1A42B320" w:rsidR="0096187D" w:rsidRDefault="0096187D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3. </w:t>
            </w:r>
            <w:r w:rsidRPr="0096187D">
              <w:rPr>
                <w:rFonts w:ascii="TH SarabunPSK" w:hAnsi="TH SarabunPSK" w:cs="TH SarabunPSK" w:hint="cs"/>
                <w:sz w:val="32"/>
                <w:szCs w:val="32"/>
                <w:cs/>
              </w:rPr>
              <w:t>ถ่ายภาพมาโคร</w:t>
            </w:r>
          </w:p>
          <w:p w14:paraId="708A5ACD" w14:textId="5BA5DC78" w:rsidR="0096187D" w:rsidRDefault="0096187D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4. </w:t>
            </w:r>
            <w:r w:rsidRPr="0096187D">
              <w:rPr>
                <w:rFonts w:ascii="TH SarabunPSK" w:hAnsi="TH SarabunPSK" w:cs="TH SarabunPSK" w:hint="cs"/>
                <w:sz w:val="32"/>
                <w:szCs w:val="32"/>
                <w:cs/>
              </w:rPr>
              <w:t>ถ่ายภาพสัตว์</w:t>
            </w:r>
          </w:p>
          <w:p w14:paraId="3F68A3D6" w14:textId="73638FD6" w:rsidR="0096187D" w:rsidRDefault="0096187D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5. </w:t>
            </w:r>
            <w:r w:rsidRPr="0096187D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อาหารไทย</w:t>
            </w:r>
          </w:p>
          <w:p w14:paraId="6F14F9D1" w14:textId="7B4C2F96" w:rsidR="0096187D" w:rsidRDefault="0096187D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6. </w:t>
            </w:r>
            <w:r w:rsidRPr="0096187D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อาหารนานาชาติ</w:t>
            </w:r>
          </w:p>
          <w:p w14:paraId="4123B42B" w14:textId="0D42006C" w:rsidR="0096187D" w:rsidRDefault="0096187D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7. </w:t>
            </w:r>
            <w:r w:rsidRPr="0096187D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ขนมหวาน</w:t>
            </w:r>
          </w:p>
          <w:p w14:paraId="011BD66C" w14:textId="14A55EDB" w:rsidR="0096187D" w:rsidRDefault="0096187D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8. </w:t>
            </w:r>
            <w:r w:rsidRPr="0096187D">
              <w:rPr>
                <w:rFonts w:ascii="TH SarabunPSK" w:hAnsi="TH SarabunPSK" w:cs="TH SarabunPSK" w:hint="cs"/>
                <w:sz w:val="32"/>
                <w:szCs w:val="32"/>
                <w:cs/>
              </w:rPr>
              <w:t>เครื่องดื่ม</w:t>
            </w:r>
          </w:p>
          <w:p w14:paraId="529D066B" w14:textId="6454371B" w:rsidR="0096187D" w:rsidRDefault="0096187D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9. </w:t>
            </w:r>
            <w:r w:rsidRPr="0096187D">
              <w:rPr>
                <w:rFonts w:ascii="TH SarabunPSK" w:hAnsi="TH SarabunPSK" w:cs="TH SarabunPSK" w:hint="cs"/>
                <w:sz w:val="32"/>
                <w:szCs w:val="32"/>
                <w:cs/>
              </w:rPr>
              <w:t>ปลูกไม้ดอก</w:t>
            </w:r>
          </w:p>
          <w:p w14:paraId="07A4D74E" w14:textId="77777777" w:rsidR="0096187D" w:rsidRDefault="0096187D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10. </w:t>
            </w:r>
            <w:r w:rsidRPr="0096187D">
              <w:rPr>
                <w:rFonts w:ascii="TH SarabunPSK" w:hAnsi="TH SarabunPSK" w:cs="TH SarabunPSK" w:hint="cs"/>
                <w:sz w:val="32"/>
                <w:szCs w:val="32"/>
                <w:cs/>
              </w:rPr>
              <w:t>ปลูกผักสวนครัว</w:t>
            </w:r>
          </w:p>
          <w:p w14:paraId="15847F46" w14:textId="13262D79" w:rsidR="0096187D" w:rsidRDefault="0096187D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11. </w:t>
            </w:r>
            <w:r w:rsidRPr="0096187D"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จัดสวนถาด</w:t>
            </w:r>
          </w:p>
          <w:p w14:paraId="68D21028" w14:textId="54546274" w:rsidR="0096187D" w:rsidRDefault="0096187D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12. </w:t>
            </w:r>
            <w:r w:rsidRPr="0096187D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ต้นไม้ประดับ</w:t>
            </w:r>
          </w:p>
          <w:p w14:paraId="619662F5" w14:textId="57473129" w:rsidR="0096187D" w:rsidRDefault="0096187D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13. </w:t>
            </w:r>
            <w:r w:rsidRPr="0096187D">
              <w:rPr>
                <w:rFonts w:ascii="TH SarabunPSK" w:hAnsi="TH SarabunPSK" w:cs="TH SarabunPSK" w:hint="cs"/>
                <w:sz w:val="32"/>
                <w:szCs w:val="32"/>
                <w:cs/>
              </w:rPr>
              <w:t>ท่องเที่ยวเชิงธรรมชาติ</w:t>
            </w:r>
          </w:p>
          <w:p w14:paraId="445E1CD9" w14:textId="20D70057" w:rsidR="0096187D" w:rsidRDefault="0096187D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14. </w:t>
            </w:r>
            <w:r w:rsidRPr="0096187D">
              <w:rPr>
                <w:rFonts w:ascii="TH SarabunPSK" w:hAnsi="TH SarabunPSK" w:cs="TH SarabunPSK" w:hint="cs"/>
                <w:sz w:val="32"/>
                <w:szCs w:val="32"/>
                <w:cs/>
              </w:rPr>
              <w:t>ท่องเที่ยวเชิงวัฒนธรรม</w:t>
            </w:r>
          </w:p>
          <w:p w14:paraId="4E68E6BA" w14:textId="7EC53C81" w:rsidR="0096187D" w:rsidRDefault="0096187D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15. </w:t>
            </w:r>
            <w:r w:rsidRPr="0096187D">
              <w:rPr>
                <w:rFonts w:ascii="TH SarabunPSK" w:hAnsi="TH SarabunPSK" w:cs="TH SarabunPSK" w:hint="cs"/>
                <w:sz w:val="32"/>
                <w:szCs w:val="32"/>
                <w:cs/>
              </w:rPr>
              <w:t>แบกเป้</w:t>
            </w:r>
          </w:p>
          <w:p w14:paraId="403E78F5" w14:textId="7D618B2D" w:rsidR="0096187D" w:rsidRDefault="0096187D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16. </w:t>
            </w:r>
            <w:r w:rsidRPr="0096187D">
              <w:rPr>
                <w:rFonts w:ascii="TH SarabunPSK" w:hAnsi="TH SarabunPSK" w:cs="TH SarabunPSK"/>
                <w:sz w:val="32"/>
                <w:szCs w:val="32"/>
              </w:rPr>
              <w:t>Road Trip</w:t>
            </w:r>
          </w:p>
          <w:p w14:paraId="25AD3491" w14:textId="0DE7D3E7" w:rsidR="0096187D" w:rsidRDefault="0096187D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17. </w:t>
            </w:r>
            <w:r w:rsidRPr="0096187D">
              <w:rPr>
                <w:rFonts w:ascii="TH SarabunPSK" w:hAnsi="TH SarabunPSK" w:cs="TH SarabunPSK" w:hint="cs"/>
                <w:sz w:val="32"/>
                <w:szCs w:val="32"/>
                <w:cs/>
              </w:rPr>
              <w:t>สุนัข</w:t>
            </w:r>
          </w:p>
          <w:p w14:paraId="5D4DBD97" w14:textId="787FF241" w:rsidR="0096187D" w:rsidRDefault="0096187D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18. </w:t>
            </w:r>
            <w:r w:rsidRPr="0096187D">
              <w:rPr>
                <w:rFonts w:ascii="TH SarabunPSK" w:hAnsi="TH SarabunPSK" w:cs="TH SarabunPSK" w:hint="cs"/>
                <w:sz w:val="32"/>
                <w:szCs w:val="32"/>
                <w:cs/>
              </w:rPr>
              <w:t>แมว</w:t>
            </w:r>
          </w:p>
          <w:p w14:paraId="311A5F08" w14:textId="2DA18107" w:rsidR="0096187D" w:rsidRDefault="0096187D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19. </w:t>
            </w:r>
            <w:r w:rsidRPr="0096187D">
              <w:rPr>
                <w:rFonts w:ascii="TH SarabunPSK" w:hAnsi="TH SarabunPSK" w:cs="TH SarabunPSK" w:hint="cs"/>
                <w:sz w:val="32"/>
                <w:szCs w:val="32"/>
                <w:cs/>
              </w:rPr>
              <w:t>ปลาสวยงาม</w:t>
            </w:r>
          </w:p>
          <w:p w14:paraId="69AEAC13" w14:textId="77777777" w:rsidR="0096187D" w:rsidRDefault="0096187D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20. </w:t>
            </w:r>
            <w:r w:rsidRPr="0096187D">
              <w:rPr>
                <w:rFonts w:ascii="TH SarabunPSK" w:hAnsi="TH SarabunPSK" w:cs="TH SarabunPSK" w:hint="cs"/>
                <w:sz w:val="32"/>
                <w:szCs w:val="32"/>
                <w:cs/>
              </w:rPr>
              <w:t>สัตว์แปลกใหม่</w:t>
            </w:r>
          </w:p>
          <w:p w14:paraId="72157602" w14:textId="53FDC528" w:rsidR="00D5646A" w:rsidRDefault="00D5646A" w:rsidP="00126C1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21. </w:t>
            </w:r>
            <w:r w:rsidRPr="00D5646A">
              <w:rPr>
                <w:rFonts w:ascii="TH SarabunPSK" w:hAnsi="TH SarabunPSK" w:cs="TH SarabunPSK" w:hint="cs"/>
                <w:sz w:val="32"/>
                <w:szCs w:val="32"/>
                <w:cs/>
              </w:rPr>
              <w:t>เสือภูเขา</w:t>
            </w:r>
          </w:p>
        </w:tc>
      </w:tr>
    </w:tbl>
    <w:p w14:paraId="28619AC3" w14:textId="71F82291" w:rsidR="00126C1F" w:rsidRDefault="00126C1F" w:rsidP="00126C1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84EF6DF" w14:textId="77777777" w:rsidR="00126C1F" w:rsidRDefault="00126C1F"/>
    <w:tbl>
      <w:tblPr>
        <w:tblStyle w:val="TableGrid"/>
        <w:tblW w:w="1087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25"/>
        <w:gridCol w:w="1559"/>
        <w:gridCol w:w="3974"/>
        <w:gridCol w:w="1553"/>
        <w:gridCol w:w="2268"/>
      </w:tblGrid>
      <w:tr w:rsidR="004C3B57" w:rsidRPr="00561921" w14:paraId="78E21198" w14:textId="77777777" w:rsidTr="00126C1F">
        <w:tc>
          <w:tcPr>
            <w:tcW w:w="1525" w:type="dxa"/>
            <w:shd w:val="clear" w:color="auto" w:fill="BFBFBF" w:themeFill="background1" w:themeFillShade="BF"/>
            <w:vAlign w:val="center"/>
          </w:tcPr>
          <w:p w14:paraId="21C7D833" w14:textId="4BDC9BB2" w:rsidR="00126C1F" w:rsidRPr="00A520BA" w:rsidRDefault="00126C1F" w:rsidP="00126C1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ภาษาไทย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0ABDE1B1" w14:textId="694DDD5E" w:rsidR="00126C1F" w:rsidRPr="00A520BA" w:rsidRDefault="00126C1F" w:rsidP="00126C1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</w:p>
        </w:tc>
        <w:tc>
          <w:tcPr>
            <w:tcW w:w="3974" w:type="dxa"/>
            <w:shd w:val="clear" w:color="auto" w:fill="BFBFBF" w:themeFill="background1" w:themeFillShade="BF"/>
            <w:vAlign w:val="center"/>
          </w:tcPr>
          <w:p w14:paraId="3187E984" w14:textId="6B3259F4" w:rsidR="00126C1F" w:rsidRPr="00A520BA" w:rsidRDefault="00126C1F" w:rsidP="00126C1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53" w:type="dxa"/>
            <w:shd w:val="clear" w:color="auto" w:fill="BFBFBF" w:themeFill="background1" w:themeFillShade="BF"/>
          </w:tcPr>
          <w:p w14:paraId="461638DB" w14:textId="05B1DAAF" w:rsidR="00126C1F" w:rsidRPr="00A520BA" w:rsidRDefault="00126C1F" w:rsidP="00126C1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คำที่ใช้ในการสื่อสาร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5D900379" w14:textId="131F146A" w:rsidR="00126C1F" w:rsidRPr="00EB40B7" w:rsidRDefault="00126C1F" w:rsidP="00126C1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ประกอบด้วย</w:t>
            </w:r>
          </w:p>
        </w:tc>
      </w:tr>
      <w:tr w:rsidR="00126C1F" w:rsidRPr="00561921" w14:paraId="6A4EDBBF" w14:textId="77777777" w:rsidTr="008C5B12">
        <w:tc>
          <w:tcPr>
            <w:tcW w:w="1525" w:type="dxa"/>
          </w:tcPr>
          <w:p w14:paraId="2BFDC8F7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D187BD6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DEEF87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BAAD1A9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CCFDF20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62F56CB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B1E618D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036696C" w14:textId="77777777" w:rsidR="00126C1F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7BEEE2B" w14:textId="3618DD68" w:rsidR="00126C1F" w:rsidRPr="00A520BA" w:rsidRDefault="00126C1F" w:rsidP="00FA15C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งานอดิเรกย่อย</w:t>
            </w:r>
          </w:p>
        </w:tc>
        <w:tc>
          <w:tcPr>
            <w:tcW w:w="1559" w:type="dxa"/>
          </w:tcPr>
          <w:p w14:paraId="030D46E0" w14:textId="77777777" w:rsidR="00367A2B" w:rsidRDefault="00367A2B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28205A6" w14:textId="77777777" w:rsidR="00367A2B" w:rsidRDefault="00367A2B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0CF1E7" w14:textId="77777777" w:rsidR="00367A2B" w:rsidRDefault="00367A2B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08B9B58" w14:textId="77777777" w:rsidR="00367A2B" w:rsidRDefault="00367A2B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4E6102A" w14:textId="77777777" w:rsidR="00367A2B" w:rsidRDefault="00367A2B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B518D9E" w14:textId="77777777" w:rsidR="00367A2B" w:rsidRDefault="00367A2B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BF09394" w14:textId="77777777" w:rsidR="00367A2B" w:rsidRDefault="00367A2B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1919629" w14:textId="77777777" w:rsidR="00367A2B" w:rsidRDefault="00367A2B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C3D71D" w14:textId="32F25D7C" w:rsidR="00126C1F" w:rsidRPr="00A520BA" w:rsidRDefault="00126C1F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Sub-Hobby</w:t>
            </w:r>
          </w:p>
        </w:tc>
        <w:tc>
          <w:tcPr>
            <w:tcW w:w="3974" w:type="dxa"/>
          </w:tcPr>
          <w:p w14:paraId="5C9A9CFF" w14:textId="77777777" w:rsidR="00367A2B" w:rsidRDefault="00367A2B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10F354F" w14:textId="77777777" w:rsidR="00367A2B" w:rsidRDefault="00367A2B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80BA425" w14:textId="77777777" w:rsidR="00367A2B" w:rsidRDefault="00367A2B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A08C0E1" w14:textId="77777777" w:rsidR="00367A2B" w:rsidRDefault="00367A2B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DF86C7E" w14:textId="77777777" w:rsidR="00367A2B" w:rsidRDefault="00367A2B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1D6B571" w14:textId="77777777" w:rsidR="00367A2B" w:rsidRDefault="00367A2B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CB0930" w14:textId="77777777" w:rsidR="00367A2B" w:rsidRDefault="00367A2B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5FC0F59" w14:textId="77777777" w:rsidR="00367A2B" w:rsidRDefault="00367A2B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E20582A" w14:textId="11DE6965" w:rsidR="00126C1F" w:rsidRPr="00A520BA" w:rsidRDefault="00126C1F" w:rsidP="00FA15C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ง</w:t>
            </w: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านอ</w:t>
            </w:r>
            <w:r w:rsidR="00367A2B">
              <w:rPr>
                <w:rFonts w:ascii="TH SarabunPSK" w:hAnsi="TH SarabunPSK" w:cs="TH SarabunPSK" w:hint="cs"/>
                <w:sz w:val="32"/>
                <w:szCs w:val="32"/>
                <w:cs/>
              </w:rPr>
              <w:t>ดิ</w:t>
            </w: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เรกที่แยกย่อยออกมาจากงานอดิเรกหมวดหมู่หลัก ซึ่งเป็นกิจกรรมที่นิสิตเลือกทำในเวลาว่างของงานอดิเรกหมวดหมู่หลักนั้นๆ</w:t>
            </w:r>
          </w:p>
        </w:tc>
        <w:tc>
          <w:tcPr>
            <w:tcW w:w="1553" w:type="dxa"/>
          </w:tcPr>
          <w:p w14:paraId="5E7DA411" w14:textId="77777777" w:rsidR="00367A2B" w:rsidRDefault="00367A2B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9F02132" w14:textId="77777777" w:rsidR="00367A2B" w:rsidRDefault="00367A2B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46BE97A" w14:textId="77777777" w:rsidR="00367A2B" w:rsidRDefault="00367A2B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E0DCE80" w14:textId="77777777" w:rsidR="00367A2B" w:rsidRDefault="00367A2B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4CD320" w14:textId="77777777" w:rsidR="00367A2B" w:rsidRDefault="00367A2B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80A4F51" w14:textId="77777777" w:rsidR="00367A2B" w:rsidRDefault="00367A2B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7DE9E88" w14:textId="77777777" w:rsidR="00367A2B" w:rsidRDefault="00367A2B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2F5760C" w14:textId="77777777" w:rsidR="00367A2B" w:rsidRDefault="00367A2B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9E31AEC" w14:textId="16F9315F" w:rsidR="00126C1F" w:rsidRPr="00A520BA" w:rsidRDefault="00126C1F" w:rsidP="00FA15C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Sub-Hobby</w:t>
            </w:r>
          </w:p>
        </w:tc>
        <w:tc>
          <w:tcPr>
            <w:tcW w:w="2268" w:type="dxa"/>
          </w:tcPr>
          <w:p w14:paraId="49817FD9" w14:textId="77777777" w:rsidR="00126C1F" w:rsidRPr="00A520BA" w:rsidRDefault="00126C1F" w:rsidP="00126C1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 xml:space="preserve">22. </w:t>
            </w: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ทางเรียบ</w:t>
            </w:r>
          </w:p>
          <w:p w14:paraId="08128C64" w14:textId="77777777" w:rsidR="00126C1F" w:rsidRPr="00A520BA" w:rsidRDefault="00126C1F" w:rsidP="00126C1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 xml:space="preserve">23. </w:t>
            </w: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ทางไกล</w:t>
            </w:r>
          </w:p>
          <w:p w14:paraId="4AA082AA" w14:textId="77777777" w:rsidR="00126C1F" w:rsidRPr="00A520BA" w:rsidRDefault="00126C1F" w:rsidP="00126C1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 xml:space="preserve">24. </w:t>
            </w: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ปั่นท่องเที่ยว</w:t>
            </w:r>
          </w:p>
          <w:p w14:paraId="0AC17F4A" w14:textId="77777777" w:rsidR="00126C1F" w:rsidRPr="00A520BA" w:rsidRDefault="00126C1F" w:rsidP="00126C1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 xml:space="preserve">25. </w:t>
            </w: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วิ่ง</w:t>
            </w:r>
          </w:p>
          <w:p w14:paraId="3C3CF0F5" w14:textId="77777777" w:rsidR="00126C1F" w:rsidRPr="00A520BA" w:rsidRDefault="00126C1F" w:rsidP="00126C1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 xml:space="preserve">26. </w:t>
            </w: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ว่ายน้ำ</w:t>
            </w:r>
          </w:p>
          <w:p w14:paraId="08F4ADE4" w14:textId="77777777" w:rsidR="00126C1F" w:rsidRPr="00A520BA" w:rsidRDefault="00126C1F" w:rsidP="00126C1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 xml:space="preserve">27. </w:t>
            </w: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เวทเทรนนิ่ง</w:t>
            </w:r>
          </w:p>
          <w:p w14:paraId="2DBFB0DD" w14:textId="77777777" w:rsidR="00126C1F" w:rsidRPr="00A520BA" w:rsidRDefault="00126C1F" w:rsidP="00126C1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 xml:space="preserve">28. </w:t>
            </w: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เต้นแอโรบิก</w:t>
            </w:r>
          </w:p>
          <w:p w14:paraId="2DF0C822" w14:textId="77777777" w:rsidR="00126C1F" w:rsidRPr="00A520BA" w:rsidRDefault="00126C1F" w:rsidP="00126C1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 xml:space="preserve">29. </w:t>
            </w: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ถักโครเชต์</w:t>
            </w:r>
          </w:p>
          <w:p w14:paraId="093A7C86" w14:textId="77777777" w:rsidR="00126C1F" w:rsidRPr="00A520BA" w:rsidRDefault="00126C1F" w:rsidP="00126C1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 xml:space="preserve">30. </w:t>
            </w: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ประดิษฐ์เครื่องประดับ</w:t>
            </w:r>
          </w:p>
          <w:p w14:paraId="23C7CEB0" w14:textId="77777777" w:rsidR="00126C1F" w:rsidRPr="00A520BA" w:rsidRDefault="00126C1F" w:rsidP="00126C1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 xml:space="preserve">31. </w:t>
            </w: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ร้อยลูกปัด</w:t>
            </w:r>
          </w:p>
          <w:p w14:paraId="4350FDA5" w14:textId="77777777" w:rsidR="00126C1F" w:rsidRPr="00A520BA" w:rsidRDefault="00126C1F" w:rsidP="00126C1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 xml:space="preserve">32. </w:t>
            </w: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เย็บปักถักร้อย</w:t>
            </w:r>
          </w:p>
          <w:p w14:paraId="151F7644" w14:textId="77777777" w:rsidR="00126C1F" w:rsidRPr="00A520BA" w:rsidRDefault="00126C1F" w:rsidP="00126C1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 xml:space="preserve">33. </w:t>
            </w: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เล่นกีตาร์</w:t>
            </w:r>
          </w:p>
          <w:p w14:paraId="7308C194" w14:textId="77777777" w:rsidR="00126C1F" w:rsidRPr="00A520BA" w:rsidRDefault="00126C1F" w:rsidP="00126C1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 xml:space="preserve">34. </w:t>
            </w: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เล่นเปียโน</w:t>
            </w:r>
          </w:p>
          <w:p w14:paraId="31F7316B" w14:textId="77777777" w:rsidR="00126C1F" w:rsidRPr="00A520BA" w:rsidRDefault="00126C1F" w:rsidP="00126C1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 xml:space="preserve">35. </w:t>
            </w: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ร้องเพลง</w:t>
            </w:r>
          </w:p>
          <w:p w14:paraId="732FA9DD" w14:textId="77777777" w:rsidR="00126C1F" w:rsidRPr="00A520BA" w:rsidRDefault="00126C1F" w:rsidP="00126C1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 xml:space="preserve">36. </w:t>
            </w: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แต่งเพลง</w:t>
            </w:r>
          </w:p>
          <w:p w14:paraId="069474E1" w14:textId="77777777" w:rsidR="00126C1F" w:rsidRPr="00A520BA" w:rsidRDefault="00126C1F" w:rsidP="00126C1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 xml:space="preserve">37. </w:t>
            </w: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วาดภาพสีน้ำ</w:t>
            </w:r>
          </w:p>
          <w:p w14:paraId="08549D4E" w14:textId="77777777" w:rsidR="00126C1F" w:rsidRPr="00A520BA" w:rsidRDefault="00126C1F" w:rsidP="00126C1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 xml:space="preserve">38. </w:t>
            </w: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วาดภาพดิจิทัล</w:t>
            </w:r>
          </w:p>
          <w:p w14:paraId="31236A57" w14:textId="77777777" w:rsidR="00126C1F" w:rsidRPr="00A520BA" w:rsidRDefault="00126C1F" w:rsidP="00126C1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 xml:space="preserve">39. </w:t>
            </w: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งานสเกตช์</w:t>
            </w:r>
          </w:p>
          <w:p w14:paraId="188CBD82" w14:textId="36B35D81" w:rsidR="00126C1F" w:rsidRPr="00EB40B7" w:rsidRDefault="00126C1F" w:rsidP="00126C1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 xml:space="preserve">40. </w:t>
            </w: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งานปั้น</w:t>
            </w:r>
          </w:p>
        </w:tc>
      </w:tr>
      <w:tr w:rsidR="00AF287E" w:rsidRPr="00561921" w14:paraId="61970792" w14:textId="77777777" w:rsidTr="008C5B12">
        <w:tc>
          <w:tcPr>
            <w:tcW w:w="1525" w:type="dxa"/>
          </w:tcPr>
          <w:p w14:paraId="7701C95A" w14:textId="144635D7" w:rsidR="00AF287E" w:rsidRDefault="00AF287E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ถ่ายภาพบุคคล</w:t>
            </w:r>
          </w:p>
        </w:tc>
        <w:tc>
          <w:tcPr>
            <w:tcW w:w="1559" w:type="dxa"/>
          </w:tcPr>
          <w:p w14:paraId="1A966713" w14:textId="49E92A49" w:rsidR="00AF287E" w:rsidRDefault="00DF26BF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F26BF">
              <w:rPr>
                <w:rFonts w:ascii="TH SarabunPSK" w:hAnsi="TH SarabunPSK" w:cs="TH SarabunPSK"/>
                <w:sz w:val="32"/>
                <w:szCs w:val="32"/>
              </w:rPr>
              <w:t>Portrait Photography</w:t>
            </w:r>
          </w:p>
        </w:tc>
        <w:tc>
          <w:tcPr>
            <w:tcW w:w="3974" w:type="dxa"/>
          </w:tcPr>
          <w:p w14:paraId="16FD149A" w14:textId="73357145" w:rsidR="00AF287E" w:rsidRPr="006A781F" w:rsidRDefault="00463882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>ก</w:t>
            </w: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ารถ่ายภาพที่เน้นใบหน้า อารมณ์ หรือบุคลิกของบุคคล</w:t>
            </w:r>
          </w:p>
        </w:tc>
        <w:tc>
          <w:tcPr>
            <w:tcW w:w="1553" w:type="dxa"/>
          </w:tcPr>
          <w:p w14:paraId="060C237A" w14:textId="582B0B1B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ถ่ายภาพบุคคล</w:t>
            </w:r>
          </w:p>
        </w:tc>
        <w:tc>
          <w:tcPr>
            <w:tcW w:w="2268" w:type="dxa"/>
          </w:tcPr>
          <w:p w14:paraId="1AB9B665" w14:textId="20527DD8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40B7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064850AA" w14:textId="77777777" w:rsidTr="008C5B12">
        <w:tc>
          <w:tcPr>
            <w:tcW w:w="1525" w:type="dxa"/>
          </w:tcPr>
          <w:p w14:paraId="6C8FA256" w14:textId="0324230D" w:rsidR="00AF287E" w:rsidRDefault="00AF287E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ถ่ายภาพทิวทัศน์</w:t>
            </w:r>
          </w:p>
        </w:tc>
        <w:tc>
          <w:tcPr>
            <w:tcW w:w="1559" w:type="dxa"/>
          </w:tcPr>
          <w:p w14:paraId="5D53BD38" w14:textId="5206AEA0" w:rsidR="00AF287E" w:rsidRDefault="00884182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4182">
              <w:rPr>
                <w:rFonts w:ascii="TH SarabunPSK" w:hAnsi="TH SarabunPSK" w:cs="TH SarabunPSK"/>
                <w:sz w:val="32"/>
                <w:szCs w:val="32"/>
              </w:rPr>
              <w:t>Landscape Photography</w:t>
            </w:r>
          </w:p>
        </w:tc>
        <w:tc>
          <w:tcPr>
            <w:tcW w:w="3974" w:type="dxa"/>
          </w:tcPr>
          <w:p w14:paraId="708EF079" w14:textId="6FF1E0EE" w:rsidR="00AF287E" w:rsidRPr="006A781F" w:rsidRDefault="0090154D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การถ่ายภาพธรรมชาติ เช่น ภูเขา ทะเล ป่า</w:t>
            </w:r>
          </w:p>
        </w:tc>
        <w:tc>
          <w:tcPr>
            <w:tcW w:w="1553" w:type="dxa"/>
          </w:tcPr>
          <w:p w14:paraId="36AC37B6" w14:textId="0655F62F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ถ่ายภาพทิวทัศน์</w:t>
            </w:r>
          </w:p>
        </w:tc>
        <w:tc>
          <w:tcPr>
            <w:tcW w:w="2268" w:type="dxa"/>
          </w:tcPr>
          <w:p w14:paraId="07E20E39" w14:textId="17B28729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40B7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76EBDD3B" w14:textId="77777777" w:rsidTr="008C5B12">
        <w:tc>
          <w:tcPr>
            <w:tcW w:w="1525" w:type="dxa"/>
          </w:tcPr>
          <w:p w14:paraId="24E52994" w14:textId="79F86FB9" w:rsidR="00AF287E" w:rsidRDefault="00AF287E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ถ่ายภาพมาโคร</w:t>
            </w:r>
          </w:p>
        </w:tc>
        <w:tc>
          <w:tcPr>
            <w:tcW w:w="1559" w:type="dxa"/>
          </w:tcPr>
          <w:p w14:paraId="0678D6E1" w14:textId="6BE97008" w:rsidR="00AF287E" w:rsidRDefault="003D24F5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24F5">
              <w:rPr>
                <w:rFonts w:ascii="TH SarabunPSK" w:hAnsi="TH SarabunPSK" w:cs="TH SarabunPSK"/>
                <w:sz w:val="32"/>
                <w:szCs w:val="32"/>
              </w:rPr>
              <w:t>Macro Photography</w:t>
            </w:r>
          </w:p>
        </w:tc>
        <w:tc>
          <w:tcPr>
            <w:tcW w:w="3974" w:type="dxa"/>
          </w:tcPr>
          <w:p w14:paraId="64D82D7C" w14:textId="3AFAAE82" w:rsidR="00AF287E" w:rsidRPr="006A781F" w:rsidRDefault="00070DDA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การถ่ายภาพระยะใกล้มาก ๆ เช่น ดอกไม้ แมลง</w:t>
            </w:r>
          </w:p>
        </w:tc>
        <w:tc>
          <w:tcPr>
            <w:tcW w:w="1553" w:type="dxa"/>
          </w:tcPr>
          <w:p w14:paraId="5455CD48" w14:textId="2AD227B7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ถ่ายภาพมาโคร</w:t>
            </w:r>
          </w:p>
        </w:tc>
        <w:tc>
          <w:tcPr>
            <w:tcW w:w="2268" w:type="dxa"/>
          </w:tcPr>
          <w:p w14:paraId="7AB117D2" w14:textId="36F7F282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40B7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2839CF4A" w14:textId="77777777" w:rsidTr="008C5B12">
        <w:tc>
          <w:tcPr>
            <w:tcW w:w="1525" w:type="dxa"/>
          </w:tcPr>
          <w:p w14:paraId="7CB7BDE7" w14:textId="4D35ED7A" w:rsidR="00AF287E" w:rsidRDefault="00AF287E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ถ่ายภาพสัตว์</w:t>
            </w:r>
          </w:p>
        </w:tc>
        <w:tc>
          <w:tcPr>
            <w:tcW w:w="1559" w:type="dxa"/>
          </w:tcPr>
          <w:p w14:paraId="2FFD3BCF" w14:textId="2AF9E8FB" w:rsidR="00AF287E" w:rsidRDefault="00070DDA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0DDA">
              <w:rPr>
                <w:rFonts w:ascii="TH SarabunPSK" w:hAnsi="TH SarabunPSK" w:cs="TH SarabunPSK"/>
                <w:sz w:val="32"/>
                <w:szCs w:val="32"/>
              </w:rPr>
              <w:t>Wildlife Photography</w:t>
            </w:r>
          </w:p>
        </w:tc>
        <w:tc>
          <w:tcPr>
            <w:tcW w:w="3974" w:type="dxa"/>
          </w:tcPr>
          <w:p w14:paraId="20EC3577" w14:textId="014E0412" w:rsidR="00AF287E" w:rsidRPr="006A781F" w:rsidRDefault="0045581D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การถ่ายภาพสัตว์ในธรรมชาติหรือสวนสัตว์</w:t>
            </w:r>
          </w:p>
        </w:tc>
        <w:tc>
          <w:tcPr>
            <w:tcW w:w="1553" w:type="dxa"/>
          </w:tcPr>
          <w:p w14:paraId="20CBD1BA" w14:textId="5B4A6BA0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ถ่ายภาพสัตว์</w:t>
            </w:r>
          </w:p>
        </w:tc>
        <w:tc>
          <w:tcPr>
            <w:tcW w:w="2268" w:type="dxa"/>
          </w:tcPr>
          <w:p w14:paraId="46398896" w14:textId="611F2B0F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40B7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4BC754B4" w14:textId="77777777" w:rsidTr="008C5B12">
        <w:tc>
          <w:tcPr>
            <w:tcW w:w="1525" w:type="dxa"/>
          </w:tcPr>
          <w:p w14:paraId="3A2663B3" w14:textId="6F58F90B" w:rsidR="00AF287E" w:rsidRDefault="00AF287E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อาหารไทย</w:t>
            </w:r>
          </w:p>
        </w:tc>
        <w:tc>
          <w:tcPr>
            <w:tcW w:w="1559" w:type="dxa"/>
          </w:tcPr>
          <w:p w14:paraId="6DCBA0CB" w14:textId="77DB330D" w:rsidR="00AF287E" w:rsidRDefault="0074217A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4217A">
              <w:rPr>
                <w:rFonts w:ascii="TH SarabunPSK" w:hAnsi="TH SarabunPSK" w:cs="TH SarabunPSK"/>
                <w:sz w:val="32"/>
                <w:szCs w:val="32"/>
              </w:rPr>
              <w:t>Thai Cuisine</w:t>
            </w:r>
          </w:p>
        </w:tc>
        <w:tc>
          <w:tcPr>
            <w:tcW w:w="3974" w:type="dxa"/>
          </w:tcPr>
          <w:p w14:paraId="37E472A0" w14:textId="772ED12E" w:rsidR="00AF287E" w:rsidRPr="006A781F" w:rsidRDefault="001B206A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การทำอาหารไทย เช่น ต้มยำ ผัดไทย</w:t>
            </w:r>
          </w:p>
        </w:tc>
        <w:tc>
          <w:tcPr>
            <w:tcW w:w="1553" w:type="dxa"/>
          </w:tcPr>
          <w:p w14:paraId="520E26BC" w14:textId="510FB24A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อาหารไทย</w:t>
            </w:r>
          </w:p>
        </w:tc>
        <w:tc>
          <w:tcPr>
            <w:tcW w:w="2268" w:type="dxa"/>
          </w:tcPr>
          <w:p w14:paraId="03F0E67F" w14:textId="03C3C362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40B7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</w:tbl>
    <w:p w14:paraId="3152D5A6" w14:textId="77777777" w:rsidR="00367A2B" w:rsidRDefault="00367A2B"/>
    <w:tbl>
      <w:tblPr>
        <w:tblStyle w:val="TableGrid"/>
        <w:tblW w:w="1087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25"/>
        <w:gridCol w:w="1559"/>
        <w:gridCol w:w="3974"/>
        <w:gridCol w:w="1553"/>
        <w:gridCol w:w="2268"/>
      </w:tblGrid>
      <w:tr w:rsidR="004C3B57" w:rsidRPr="00561921" w14:paraId="0470239E" w14:textId="77777777" w:rsidTr="00367A2B">
        <w:tc>
          <w:tcPr>
            <w:tcW w:w="1525" w:type="dxa"/>
            <w:shd w:val="clear" w:color="auto" w:fill="BFBFBF" w:themeFill="background1" w:themeFillShade="BF"/>
            <w:vAlign w:val="center"/>
          </w:tcPr>
          <w:p w14:paraId="61094BC4" w14:textId="45DA9276" w:rsidR="00367A2B" w:rsidRPr="00A520BA" w:rsidRDefault="00367A2B" w:rsidP="00367A2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ภาษาไทย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3CAC91D1" w14:textId="6D319314" w:rsidR="00367A2B" w:rsidRPr="00A520BA" w:rsidRDefault="00367A2B" w:rsidP="00367A2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</w:p>
        </w:tc>
        <w:tc>
          <w:tcPr>
            <w:tcW w:w="3974" w:type="dxa"/>
            <w:shd w:val="clear" w:color="auto" w:fill="BFBFBF" w:themeFill="background1" w:themeFillShade="BF"/>
            <w:vAlign w:val="center"/>
          </w:tcPr>
          <w:p w14:paraId="4362E32E" w14:textId="21E45AC8" w:rsidR="00367A2B" w:rsidRPr="00A520BA" w:rsidRDefault="00367A2B" w:rsidP="00367A2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53" w:type="dxa"/>
            <w:shd w:val="clear" w:color="auto" w:fill="BFBFBF" w:themeFill="background1" w:themeFillShade="BF"/>
          </w:tcPr>
          <w:p w14:paraId="43B236E6" w14:textId="507B6F84" w:rsidR="00367A2B" w:rsidRPr="00A520BA" w:rsidRDefault="00367A2B" w:rsidP="00367A2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คำที่ใช้ในการสื่อสาร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26F0F192" w14:textId="2A71F205" w:rsidR="00367A2B" w:rsidRPr="00EB40B7" w:rsidRDefault="00367A2B" w:rsidP="00367A2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ประกอบด้วย</w:t>
            </w:r>
          </w:p>
        </w:tc>
      </w:tr>
      <w:tr w:rsidR="00AF287E" w:rsidRPr="00561921" w14:paraId="19915A6D" w14:textId="77777777" w:rsidTr="008C5B12">
        <w:tc>
          <w:tcPr>
            <w:tcW w:w="1525" w:type="dxa"/>
          </w:tcPr>
          <w:p w14:paraId="00ABBF50" w14:textId="7A04DCEC" w:rsidR="00AF287E" w:rsidRDefault="00AF287E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อาหารนานาชาติ</w:t>
            </w:r>
          </w:p>
        </w:tc>
        <w:tc>
          <w:tcPr>
            <w:tcW w:w="1559" w:type="dxa"/>
          </w:tcPr>
          <w:p w14:paraId="57D70CCB" w14:textId="032DCED9" w:rsidR="00AF287E" w:rsidRDefault="003C7A38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C7A38">
              <w:rPr>
                <w:rFonts w:ascii="TH SarabunPSK" w:hAnsi="TH SarabunPSK" w:cs="TH SarabunPSK"/>
                <w:sz w:val="32"/>
                <w:szCs w:val="32"/>
              </w:rPr>
              <w:t>International Cuisine</w:t>
            </w:r>
          </w:p>
        </w:tc>
        <w:tc>
          <w:tcPr>
            <w:tcW w:w="3974" w:type="dxa"/>
          </w:tcPr>
          <w:p w14:paraId="7012B271" w14:textId="784B0D9E" w:rsidR="00AF287E" w:rsidRPr="006A781F" w:rsidRDefault="000B3AB1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การทำอาหารจากประเทศต่าง ๆ เช่น อิตาลี ญี่ปุ่น</w:t>
            </w:r>
          </w:p>
        </w:tc>
        <w:tc>
          <w:tcPr>
            <w:tcW w:w="1553" w:type="dxa"/>
          </w:tcPr>
          <w:p w14:paraId="18549788" w14:textId="6237A091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อาหารนานาชาติ</w:t>
            </w:r>
          </w:p>
        </w:tc>
        <w:tc>
          <w:tcPr>
            <w:tcW w:w="2268" w:type="dxa"/>
          </w:tcPr>
          <w:p w14:paraId="00460744" w14:textId="082B2D6B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40B7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35A7EDEE" w14:textId="77777777" w:rsidTr="008C5B12">
        <w:tc>
          <w:tcPr>
            <w:tcW w:w="1525" w:type="dxa"/>
          </w:tcPr>
          <w:p w14:paraId="674E6DCE" w14:textId="5B8CA336" w:rsidR="00AF287E" w:rsidRDefault="00AF287E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ขนมหวาน</w:t>
            </w:r>
          </w:p>
        </w:tc>
        <w:tc>
          <w:tcPr>
            <w:tcW w:w="1559" w:type="dxa"/>
          </w:tcPr>
          <w:p w14:paraId="46D75E43" w14:textId="6A887DC4" w:rsidR="00AF287E" w:rsidRDefault="00C72E06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72E06">
              <w:rPr>
                <w:rFonts w:ascii="TH SarabunPSK" w:hAnsi="TH SarabunPSK" w:cs="TH SarabunPSK"/>
                <w:sz w:val="32"/>
                <w:szCs w:val="32"/>
              </w:rPr>
              <w:t>Dessert Making</w:t>
            </w:r>
          </w:p>
        </w:tc>
        <w:tc>
          <w:tcPr>
            <w:tcW w:w="3974" w:type="dxa"/>
          </w:tcPr>
          <w:p w14:paraId="4F4815CB" w14:textId="1BB39DA6" w:rsidR="00AF287E" w:rsidRPr="006A781F" w:rsidRDefault="00C72E06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การทำของหวาน เช่น เค้ก คุกกี้</w:t>
            </w:r>
          </w:p>
        </w:tc>
        <w:tc>
          <w:tcPr>
            <w:tcW w:w="1553" w:type="dxa"/>
          </w:tcPr>
          <w:p w14:paraId="1B78E457" w14:textId="0B17B2CC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ขนมหวาน</w:t>
            </w:r>
          </w:p>
        </w:tc>
        <w:tc>
          <w:tcPr>
            <w:tcW w:w="2268" w:type="dxa"/>
          </w:tcPr>
          <w:p w14:paraId="07DC9E0C" w14:textId="4790FDF0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2869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7F5992C8" w14:textId="77777777" w:rsidTr="008C5B12">
        <w:tc>
          <w:tcPr>
            <w:tcW w:w="1525" w:type="dxa"/>
          </w:tcPr>
          <w:p w14:paraId="30E56AD4" w14:textId="04B979DE" w:rsidR="00AF287E" w:rsidRDefault="00AF287E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เครื่องดื่ม</w:t>
            </w:r>
          </w:p>
        </w:tc>
        <w:tc>
          <w:tcPr>
            <w:tcW w:w="1559" w:type="dxa"/>
          </w:tcPr>
          <w:p w14:paraId="6C4005BA" w14:textId="204E656E" w:rsidR="00AF287E" w:rsidRDefault="00926706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26706">
              <w:rPr>
                <w:rFonts w:ascii="TH SarabunPSK" w:hAnsi="TH SarabunPSK" w:cs="TH SarabunPSK"/>
                <w:sz w:val="32"/>
                <w:szCs w:val="32"/>
              </w:rPr>
              <w:t>Beverage Preparation</w:t>
            </w:r>
          </w:p>
        </w:tc>
        <w:tc>
          <w:tcPr>
            <w:tcW w:w="3974" w:type="dxa"/>
          </w:tcPr>
          <w:p w14:paraId="6F28B20B" w14:textId="6C1C4E28" w:rsidR="00AF287E" w:rsidRPr="006A781F" w:rsidRDefault="0029527B" w:rsidP="0029527B">
            <w:pPr>
              <w:tabs>
                <w:tab w:val="left" w:pos="133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การชงเครื่องดื่ม เช่น ชา กาแฟ สมูทตี้</w:t>
            </w:r>
          </w:p>
        </w:tc>
        <w:tc>
          <w:tcPr>
            <w:tcW w:w="1553" w:type="dxa"/>
          </w:tcPr>
          <w:p w14:paraId="07434B68" w14:textId="2732E09A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เครื่องดื่ม</w:t>
            </w:r>
          </w:p>
        </w:tc>
        <w:tc>
          <w:tcPr>
            <w:tcW w:w="2268" w:type="dxa"/>
          </w:tcPr>
          <w:p w14:paraId="3BB08E8D" w14:textId="206AAF8A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2869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2D03D570" w14:textId="77777777" w:rsidTr="008C5B12">
        <w:tc>
          <w:tcPr>
            <w:tcW w:w="1525" w:type="dxa"/>
          </w:tcPr>
          <w:p w14:paraId="143D4DBC" w14:textId="64862695" w:rsidR="00AF287E" w:rsidRDefault="00AF287E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ปลูกไม้ดอก</w:t>
            </w:r>
          </w:p>
        </w:tc>
        <w:tc>
          <w:tcPr>
            <w:tcW w:w="1559" w:type="dxa"/>
          </w:tcPr>
          <w:p w14:paraId="0EDBCFDC" w14:textId="3501E65B" w:rsidR="00AF287E" w:rsidRDefault="00E62990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62990">
              <w:rPr>
                <w:rFonts w:ascii="TH SarabunPSK" w:hAnsi="TH SarabunPSK" w:cs="TH SarabunPSK"/>
                <w:sz w:val="32"/>
                <w:szCs w:val="32"/>
              </w:rPr>
              <w:t>Flower Gardening</w:t>
            </w:r>
          </w:p>
        </w:tc>
        <w:tc>
          <w:tcPr>
            <w:tcW w:w="3974" w:type="dxa"/>
          </w:tcPr>
          <w:p w14:paraId="21C1E4FE" w14:textId="41903B84" w:rsidR="00AF287E" w:rsidRPr="006A781F" w:rsidRDefault="004F00FA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การปลูกไม้ดอกเพื่อความงาม เช่น กุหลาบ กล้วย</w:t>
            </w:r>
            <w:r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ไม้</w:t>
            </w:r>
          </w:p>
        </w:tc>
        <w:tc>
          <w:tcPr>
            <w:tcW w:w="1553" w:type="dxa"/>
          </w:tcPr>
          <w:p w14:paraId="267AB559" w14:textId="65DF3907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ปลูกไม้ดอก</w:t>
            </w:r>
          </w:p>
        </w:tc>
        <w:tc>
          <w:tcPr>
            <w:tcW w:w="2268" w:type="dxa"/>
          </w:tcPr>
          <w:p w14:paraId="4C8BDF56" w14:textId="37DD0252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2869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269A49BB" w14:textId="77777777" w:rsidTr="008C5B12">
        <w:tc>
          <w:tcPr>
            <w:tcW w:w="1525" w:type="dxa"/>
          </w:tcPr>
          <w:p w14:paraId="188B3036" w14:textId="0E328F74" w:rsidR="00AF287E" w:rsidRDefault="00AF287E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ปลูกผักสวนครัว</w:t>
            </w:r>
          </w:p>
        </w:tc>
        <w:tc>
          <w:tcPr>
            <w:tcW w:w="1559" w:type="dxa"/>
          </w:tcPr>
          <w:p w14:paraId="2EC53D6B" w14:textId="6DBCC786" w:rsidR="00AF287E" w:rsidRDefault="00274FDE" w:rsidP="00367A2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74FDE">
              <w:rPr>
                <w:rFonts w:ascii="TH SarabunPSK" w:hAnsi="TH SarabunPSK" w:cs="TH SarabunPSK"/>
                <w:sz w:val="32"/>
                <w:szCs w:val="32"/>
              </w:rPr>
              <w:t>Vegetable Gardening</w:t>
            </w:r>
          </w:p>
        </w:tc>
        <w:tc>
          <w:tcPr>
            <w:tcW w:w="3974" w:type="dxa"/>
          </w:tcPr>
          <w:p w14:paraId="5FD1F561" w14:textId="43056CE8" w:rsidR="00AF287E" w:rsidRPr="006A781F" w:rsidRDefault="005E7FC9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การปลูกผักไว้รับประทานเอง เช่น โหระพา ผักชี</w:t>
            </w:r>
          </w:p>
        </w:tc>
        <w:tc>
          <w:tcPr>
            <w:tcW w:w="1553" w:type="dxa"/>
          </w:tcPr>
          <w:p w14:paraId="14BF7D55" w14:textId="3F9BAD84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ปลูกผักสวนครัว</w:t>
            </w:r>
          </w:p>
        </w:tc>
        <w:tc>
          <w:tcPr>
            <w:tcW w:w="2268" w:type="dxa"/>
          </w:tcPr>
          <w:p w14:paraId="1137D95C" w14:textId="34AEDEAE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2869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6E537C02" w14:textId="77777777" w:rsidTr="008C5B12">
        <w:tc>
          <w:tcPr>
            <w:tcW w:w="1525" w:type="dxa"/>
          </w:tcPr>
          <w:p w14:paraId="401816DF" w14:textId="563AEA1A" w:rsidR="00AF287E" w:rsidRDefault="00AF287E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จัดสวนถาด</w:t>
            </w:r>
          </w:p>
        </w:tc>
        <w:tc>
          <w:tcPr>
            <w:tcW w:w="1559" w:type="dxa"/>
          </w:tcPr>
          <w:p w14:paraId="77323EA7" w14:textId="1B972446" w:rsidR="00AF287E" w:rsidRDefault="00AF388B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F388B">
              <w:rPr>
                <w:rFonts w:ascii="TH SarabunPSK" w:hAnsi="TH SarabunPSK" w:cs="TH SarabunPSK"/>
                <w:sz w:val="32"/>
                <w:szCs w:val="32"/>
              </w:rPr>
              <w:t>Miniature Garden Design</w:t>
            </w:r>
          </w:p>
        </w:tc>
        <w:tc>
          <w:tcPr>
            <w:tcW w:w="3974" w:type="dxa"/>
          </w:tcPr>
          <w:p w14:paraId="5D9A7E1C" w14:textId="5F182366" w:rsidR="00AF287E" w:rsidRPr="006A781F" w:rsidRDefault="00FE69F8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การจัดสวนขนาดเล็กลงในภาชนะ</w:t>
            </w:r>
          </w:p>
        </w:tc>
        <w:tc>
          <w:tcPr>
            <w:tcW w:w="1553" w:type="dxa"/>
          </w:tcPr>
          <w:p w14:paraId="0AE4D22A" w14:textId="525C70FA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จัดสวนถาด</w:t>
            </w:r>
          </w:p>
        </w:tc>
        <w:tc>
          <w:tcPr>
            <w:tcW w:w="2268" w:type="dxa"/>
          </w:tcPr>
          <w:p w14:paraId="075F4E82" w14:textId="33A1795A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2869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5B7E1BEE" w14:textId="77777777" w:rsidTr="008C5B12">
        <w:tc>
          <w:tcPr>
            <w:tcW w:w="1525" w:type="dxa"/>
          </w:tcPr>
          <w:p w14:paraId="69EA2BE8" w14:textId="2125D705" w:rsidR="00AF287E" w:rsidRDefault="00AF287E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ต้นไม้ประดับ</w:t>
            </w:r>
          </w:p>
        </w:tc>
        <w:tc>
          <w:tcPr>
            <w:tcW w:w="1559" w:type="dxa"/>
          </w:tcPr>
          <w:p w14:paraId="57A3412A" w14:textId="399CA526" w:rsidR="00AF287E" w:rsidRDefault="00D77423" w:rsidP="007D7B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77423">
              <w:rPr>
                <w:rFonts w:ascii="TH SarabunPSK" w:hAnsi="TH SarabunPSK" w:cs="TH SarabunPSK"/>
                <w:sz w:val="32"/>
                <w:szCs w:val="32"/>
              </w:rPr>
              <w:t>Ornamental Plant Care</w:t>
            </w:r>
          </w:p>
        </w:tc>
        <w:tc>
          <w:tcPr>
            <w:tcW w:w="3974" w:type="dxa"/>
          </w:tcPr>
          <w:p w14:paraId="2D07D8F4" w14:textId="202ED7C9" w:rsidR="00AF287E" w:rsidRPr="006A781F" w:rsidRDefault="007D7B70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การปลูกและดูแลไม้ประดับในบ้านหรืออาคาร</w:t>
            </w:r>
          </w:p>
        </w:tc>
        <w:tc>
          <w:tcPr>
            <w:tcW w:w="1553" w:type="dxa"/>
          </w:tcPr>
          <w:p w14:paraId="211AC350" w14:textId="3F67005C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ต้นไม้ประดับ</w:t>
            </w:r>
          </w:p>
        </w:tc>
        <w:tc>
          <w:tcPr>
            <w:tcW w:w="2268" w:type="dxa"/>
          </w:tcPr>
          <w:p w14:paraId="1AC39028" w14:textId="54B937C1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2869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67918B6A" w14:textId="77777777" w:rsidTr="008C5B12">
        <w:tc>
          <w:tcPr>
            <w:tcW w:w="1525" w:type="dxa"/>
          </w:tcPr>
          <w:p w14:paraId="79D88FE1" w14:textId="48A65DC7" w:rsidR="00AF287E" w:rsidRDefault="00AF287E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ท่องเที่ยวเชิงธรรมชาติ</w:t>
            </w:r>
          </w:p>
        </w:tc>
        <w:tc>
          <w:tcPr>
            <w:tcW w:w="1559" w:type="dxa"/>
          </w:tcPr>
          <w:p w14:paraId="0414ACF8" w14:textId="1950F0AF" w:rsidR="00AF287E" w:rsidRDefault="007D7B70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D7B70">
              <w:rPr>
                <w:rFonts w:ascii="TH SarabunPSK" w:hAnsi="TH SarabunPSK" w:cs="TH SarabunPSK"/>
                <w:sz w:val="32"/>
                <w:szCs w:val="32"/>
              </w:rPr>
              <w:t>Nature Tourism</w:t>
            </w:r>
          </w:p>
        </w:tc>
        <w:tc>
          <w:tcPr>
            <w:tcW w:w="3974" w:type="dxa"/>
          </w:tcPr>
          <w:p w14:paraId="283C4DBC" w14:textId="195A044F" w:rsidR="00AF287E" w:rsidRPr="006A781F" w:rsidRDefault="00942A94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การท่องเที่ยวในสถานที่ธรรมชาติ เช่น ป่า ภูเขา น้ำตก</w:t>
            </w:r>
          </w:p>
        </w:tc>
        <w:tc>
          <w:tcPr>
            <w:tcW w:w="1553" w:type="dxa"/>
          </w:tcPr>
          <w:p w14:paraId="2C7EDC25" w14:textId="6D85A595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ท่องเที่ยวเชิงธรรมชาติ</w:t>
            </w:r>
          </w:p>
        </w:tc>
        <w:tc>
          <w:tcPr>
            <w:tcW w:w="2268" w:type="dxa"/>
          </w:tcPr>
          <w:p w14:paraId="19D04FC9" w14:textId="609CBA95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2869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427AAFF5" w14:textId="77777777" w:rsidTr="008C5B12">
        <w:tc>
          <w:tcPr>
            <w:tcW w:w="1525" w:type="dxa"/>
          </w:tcPr>
          <w:p w14:paraId="0FE28DDA" w14:textId="4D7923BE" w:rsidR="00AF287E" w:rsidRDefault="00AF287E" w:rsidP="00AF287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ท่องเที่ยวเชิงวัฒนธรรม</w:t>
            </w:r>
          </w:p>
        </w:tc>
        <w:tc>
          <w:tcPr>
            <w:tcW w:w="1559" w:type="dxa"/>
          </w:tcPr>
          <w:p w14:paraId="0168AEC1" w14:textId="274276B6" w:rsidR="00AF287E" w:rsidRDefault="00B62A3B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62A3B">
              <w:rPr>
                <w:rFonts w:ascii="TH SarabunPSK" w:hAnsi="TH SarabunPSK" w:cs="TH SarabunPSK"/>
                <w:sz w:val="32"/>
                <w:szCs w:val="32"/>
              </w:rPr>
              <w:t>Cultural Tourism</w:t>
            </w:r>
          </w:p>
        </w:tc>
        <w:tc>
          <w:tcPr>
            <w:tcW w:w="3974" w:type="dxa"/>
          </w:tcPr>
          <w:p w14:paraId="2804CB53" w14:textId="162C5CB7" w:rsidR="00AF287E" w:rsidRPr="006A781F" w:rsidRDefault="00346C5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การเดินทางเพื่อเรียนรู้วัฒนธรรม ประเพณี</w:t>
            </w:r>
          </w:p>
        </w:tc>
        <w:tc>
          <w:tcPr>
            <w:tcW w:w="1553" w:type="dxa"/>
          </w:tcPr>
          <w:p w14:paraId="5AF9053F" w14:textId="3B2E2F01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ท่องเที่ยวเชิงวัฒนธรรม</w:t>
            </w:r>
          </w:p>
        </w:tc>
        <w:tc>
          <w:tcPr>
            <w:tcW w:w="2268" w:type="dxa"/>
          </w:tcPr>
          <w:p w14:paraId="1E4B1BEA" w14:textId="77AECD4D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2869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706532A1" w14:textId="77777777" w:rsidTr="008C5B12">
        <w:tc>
          <w:tcPr>
            <w:tcW w:w="1525" w:type="dxa"/>
          </w:tcPr>
          <w:p w14:paraId="6725BA40" w14:textId="7F748D3A" w:rsidR="00AF287E" w:rsidRDefault="00AF287E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แบกเป้</w:t>
            </w:r>
          </w:p>
        </w:tc>
        <w:tc>
          <w:tcPr>
            <w:tcW w:w="1559" w:type="dxa"/>
          </w:tcPr>
          <w:p w14:paraId="2D6710BA" w14:textId="26DD9222" w:rsidR="00AF287E" w:rsidRDefault="00697C83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97C83">
              <w:rPr>
                <w:rFonts w:ascii="TH SarabunPSK" w:hAnsi="TH SarabunPSK" w:cs="TH SarabunPSK"/>
                <w:sz w:val="32"/>
                <w:szCs w:val="32"/>
              </w:rPr>
              <w:t>Backpacking</w:t>
            </w:r>
          </w:p>
        </w:tc>
        <w:tc>
          <w:tcPr>
            <w:tcW w:w="3974" w:type="dxa"/>
          </w:tcPr>
          <w:p w14:paraId="65F9837D" w14:textId="4B259365" w:rsidR="00AF287E" w:rsidRPr="006A781F" w:rsidRDefault="00797487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การท่องเที่ยวแบบประหยัด พร้อมเป้สะพายหลัง</w:t>
            </w:r>
          </w:p>
        </w:tc>
        <w:tc>
          <w:tcPr>
            <w:tcW w:w="1553" w:type="dxa"/>
          </w:tcPr>
          <w:p w14:paraId="30363D09" w14:textId="75CE0629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แบกเป้</w:t>
            </w:r>
          </w:p>
        </w:tc>
        <w:tc>
          <w:tcPr>
            <w:tcW w:w="2268" w:type="dxa"/>
          </w:tcPr>
          <w:p w14:paraId="2BD047F4" w14:textId="080707C0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2869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633F811E" w14:textId="77777777" w:rsidTr="008C5B12">
        <w:tc>
          <w:tcPr>
            <w:tcW w:w="1525" w:type="dxa"/>
          </w:tcPr>
          <w:p w14:paraId="6C47FB97" w14:textId="04F739A8" w:rsidR="00AF287E" w:rsidRDefault="003C6BC3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C6BC3">
              <w:rPr>
                <w:rFonts w:ascii="TH SarabunPSK" w:hAnsi="TH SarabunPSK" w:cs="TH SarabunPSK"/>
                <w:sz w:val="32"/>
                <w:szCs w:val="32"/>
                <w:cs/>
              </w:rPr>
              <w:t>โร้ดทริป</w:t>
            </w:r>
          </w:p>
        </w:tc>
        <w:tc>
          <w:tcPr>
            <w:tcW w:w="1559" w:type="dxa"/>
          </w:tcPr>
          <w:p w14:paraId="208BB1CB" w14:textId="104E08E9" w:rsidR="00AF287E" w:rsidRDefault="007A772F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7A2B">
              <w:rPr>
                <w:rFonts w:ascii="TH SarabunPSK" w:hAnsi="TH SarabunPSK" w:cs="TH SarabunPSK"/>
                <w:sz w:val="32"/>
                <w:szCs w:val="32"/>
              </w:rPr>
              <w:t>Road Trip</w:t>
            </w:r>
            <w:r w:rsidRPr="007A772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3974" w:type="dxa"/>
          </w:tcPr>
          <w:p w14:paraId="6E55BDEB" w14:textId="77777777" w:rsidR="00367A2B" w:rsidRDefault="00A05C84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การเดินทางทางรถยนต์เป็นระยะทางไกล </w:t>
            </w:r>
          </w:p>
          <w:p w14:paraId="2D7CC461" w14:textId="07C010EB" w:rsidR="00A05C84" w:rsidRPr="00A520BA" w:rsidRDefault="00A05C84" w:rsidP="00A05C8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/>
                <w:sz w:val="32"/>
                <w:szCs w:val="32"/>
                <w:cs/>
              </w:rPr>
              <w:t>ชมวิวหรือสถานที่ต่าง ๆ</w:t>
            </w:r>
          </w:p>
          <w:p w14:paraId="2A306C60" w14:textId="77777777" w:rsidR="00AF287E" w:rsidRPr="006A781F" w:rsidRDefault="00AF287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53" w:type="dxa"/>
          </w:tcPr>
          <w:p w14:paraId="1EBA581F" w14:textId="7BCF5A10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F287E">
              <w:rPr>
                <w:rFonts w:ascii="TH SarabunPSK" w:hAnsi="TH SarabunPSK" w:cs="TH SarabunPSK"/>
                <w:sz w:val="32"/>
                <w:szCs w:val="32"/>
              </w:rPr>
              <w:t>Road Trip</w:t>
            </w:r>
          </w:p>
        </w:tc>
        <w:tc>
          <w:tcPr>
            <w:tcW w:w="2268" w:type="dxa"/>
          </w:tcPr>
          <w:p w14:paraId="6DD36E68" w14:textId="10C0FF22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2869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3A06B3C5" w14:textId="77777777" w:rsidTr="008C5B12">
        <w:tc>
          <w:tcPr>
            <w:tcW w:w="1525" w:type="dxa"/>
          </w:tcPr>
          <w:p w14:paraId="51EF9D75" w14:textId="6FBA6F2F" w:rsidR="00AF287E" w:rsidRDefault="00AF287E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สุนัข</w:t>
            </w:r>
          </w:p>
        </w:tc>
        <w:tc>
          <w:tcPr>
            <w:tcW w:w="1559" w:type="dxa"/>
          </w:tcPr>
          <w:p w14:paraId="70787B3A" w14:textId="19BE9253" w:rsidR="00AF287E" w:rsidRDefault="00611F1A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F1A">
              <w:rPr>
                <w:rFonts w:ascii="TH SarabunPSK" w:hAnsi="TH SarabunPSK" w:cs="TH SarabunPSK"/>
                <w:sz w:val="32"/>
                <w:szCs w:val="32"/>
              </w:rPr>
              <w:t>Dog Care</w:t>
            </w:r>
          </w:p>
        </w:tc>
        <w:tc>
          <w:tcPr>
            <w:tcW w:w="3974" w:type="dxa"/>
          </w:tcPr>
          <w:p w14:paraId="591C4539" w14:textId="0BAEA8CE" w:rsidR="00AF287E" w:rsidRPr="006A781F" w:rsidRDefault="003F523A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การดูแลและเลี้ยงสุนัข</w:t>
            </w:r>
          </w:p>
        </w:tc>
        <w:tc>
          <w:tcPr>
            <w:tcW w:w="1553" w:type="dxa"/>
          </w:tcPr>
          <w:p w14:paraId="2C987DCA" w14:textId="5CBF0BBA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สุนัข</w:t>
            </w:r>
          </w:p>
        </w:tc>
        <w:tc>
          <w:tcPr>
            <w:tcW w:w="2268" w:type="dxa"/>
          </w:tcPr>
          <w:p w14:paraId="711E7F4D" w14:textId="57087F89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2869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2986F1B0" w14:textId="77777777" w:rsidTr="008C5B12">
        <w:tc>
          <w:tcPr>
            <w:tcW w:w="1525" w:type="dxa"/>
          </w:tcPr>
          <w:p w14:paraId="2F17D237" w14:textId="5DA3EC25" w:rsidR="00AF287E" w:rsidRDefault="00AF287E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แมว</w:t>
            </w:r>
          </w:p>
        </w:tc>
        <w:tc>
          <w:tcPr>
            <w:tcW w:w="1559" w:type="dxa"/>
          </w:tcPr>
          <w:p w14:paraId="3FE8565B" w14:textId="05CFDC8A" w:rsidR="00AF287E" w:rsidRDefault="00611F1A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F1A">
              <w:rPr>
                <w:rFonts w:ascii="TH SarabunPSK" w:hAnsi="TH SarabunPSK" w:cs="TH SarabunPSK"/>
                <w:sz w:val="32"/>
                <w:szCs w:val="32"/>
              </w:rPr>
              <w:t>Cat Care</w:t>
            </w:r>
          </w:p>
        </w:tc>
        <w:tc>
          <w:tcPr>
            <w:tcW w:w="3974" w:type="dxa"/>
          </w:tcPr>
          <w:p w14:paraId="4F45BABF" w14:textId="52464602" w:rsidR="00AF287E" w:rsidRPr="006A781F" w:rsidRDefault="003F523A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การดูแลและเลี้ยงแมว</w:t>
            </w:r>
          </w:p>
        </w:tc>
        <w:tc>
          <w:tcPr>
            <w:tcW w:w="1553" w:type="dxa"/>
          </w:tcPr>
          <w:p w14:paraId="411A1B7C" w14:textId="2831B869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แมว</w:t>
            </w:r>
          </w:p>
        </w:tc>
        <w:tc>
          <w:tcPr>
            <w:tcW w:w="2268" w:type="dxa"/>
          </w:tcPr>
          <w:p w14:paraId="219D45AE" w14:textId="7C118FD8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2869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107F5916" w14:textId="77777777" w:rsidTr="008C5B12">
        <w:tc>
          <w:tcPr>
            <w:tcW w:w="1525" w:type="dxa"/>
          </w:tcPr>
          <w:p w14:paraId="6CCD8E07" w14:textId="077EF647" w:rsidR="00AF287E" w:rsidRDefault="00AF287E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ปลาสวยงาม</w:t>
            </w:r>
          </w:p>
        </w:tc>
        <w:tc>
          <w:tcPr>
            <w:tcW w:w="1559" w:type="dxa"/>
          </w:tcPr>
          <w:p w14:paraId="24CE932A" w14:textId="51BE3759" w:rsidR="00AF287E" w:rsidRDefault="00433EF6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33EF6">
              <w:rPr>
                <w:rFonts w:ascii="TH SarabunPSK" w:hAnsi="TH SarabunPSK" w:cs="TH SarabunPSK"/>
                <w:sz w:val="32"/>
                <w:szCs w:val="32"/>
              </w:rPr>
              <w:t>Ornamental Fish Care</w:t>
            </w:r>
          </w:p>
        </w:tc>
        <w:tc>
          <w:tcPr>
            <w:tcW w:w="3974" w:type="dxa"/>
          </w:tcPr>
          <w:p w14:paraId="23F06609" w14:textId="595500BB" w:rsidR="00AF287E" w:rsidRPr="006A781F" w:rsidRDefault="00332963" w:rsidP="00332963">
            <w:pPr>
              <w:tabs>
                <w:tab w:val="left" w:pos="124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การเลี้ยงปลาเพื่อความงาม</w:t>
            </w:r>
          </w:p>
        </w:tc>
        <w:tc>
          <w:tcPr>
            <w:tcW w:w="1553" w:type="dxa"/>
          </w:tcPr>
          <w:p w14:paraId="58872E73" w14:textId="167C65D2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ปลาสวยงาม</w:t>
            </w:r>
          </w:p>
        </w:tc>
        <w:tc>
          <w:tcPr>
            <w:tcW w:w="2268" w:type="dxa"/>
          </w:tcPr>
          <w:p w14:paraId="550DE10B" w14:textId="48C852F2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2869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</w:tbl>
    <w:p w14:paraId="10446BD9" w14:textId="77777777" w:rsidR="00367A2B" w:rsidRDefault="00367A2B"/>
    <w:p w14:paraId="502810E0" w14:textId="77777777" w:rsidR="00367A2B" w:rsidRDefault="00367A2B"/>
    <w:tbl>
      <w:tblPr>
        <w:tblStyle w:val="TableGrid"/>
        <w:tblW w:w="1087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25"/>
        <w:gridCol w:w="1559"/>
        <w:gridCol w:w="3974"/>
        <w:gridCol w:w="1553"/>
        <w:gridCol w:w="2268"/>
      </w:tblGrid>
      <w:tr w:rsidR="004C3B57" w:rsidRPr="00561921" w14:paraId="0BDF371C" w14:textId="77777777" w:rsidTr="00367A2B">
        <w:tc>
          <w:tcPr>
            <w:tcW w:w="1525" w:type="dxa"/>
            <w:shd w:val="clear" w:color="auto" w:fill="BFBFBF" w:themeFill="background1" w:themeFillShade="BF"/>
            <w:vAlign w:val="center"/>
          </w:tcPr>
          <w:p w14:paraId="7EDFC455" w14:textId="41E36D96" w:rsidR="00367A2B" w:rsidRPr="00A520BA" w:rsidRDefault="00367A2B" w:rsidP="00367A2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ภาษาไทย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697BFEF1" w14:textId="4CEFEE14" w:rsidR="00367A2B" w:rsidRPr="00A520BA" w:rsidRDefault="00367A2B" w:rsidP="00367A2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</w:p>
        </w:tc>
        <w:tc>
          <w:tcPr>
            <w:tcW w:w="3974" w:type="dxa"/>
            <w:shd w:val="clear" w:color="auto" w:fill="BFBFBF" w:themeFill="background1" w:themeFillShade="BF"/>
            <w:vAlign w:val="center"/>
          </w:tcPr>
          <w:p w14:paraId="54F04C60" w14:textId="2B8D6642" w:rsidR="00367A2B" w:rsidRPr="00A520BA" w:rsidRDefault="00367A2B" w:rsidP="00367A2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53" w:type="dxa"/>
            <w:shd w:val="clear" w:color="auto" w:fill="BFBFBF" w:themeFill="background1" w:themeFillShade="BF"/>
          </w:tcPr>
          <w:p w14:paraId="21AEDD23" w14:textId="6A98C884" w:rsidR="00367A2B" w:rsidRPr="00A520BA" w:rsidRDefault="00367A2B" w:rsidP="00367A2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คำที่ใช้ในการสื่อสาร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4C664E86" w14:textId="0251684B" w:rsidR="00367A2B" w:rsidRPr="00DD2869" w:rsidRDefault="00367A2B" w:rsidP="00367A2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ประกอบด้วย</w:t>
            </w:r>
          </w:p>
        </w:tc>
      </w:tr>
      <w:tr w:rsidR="00AF287E" w:rsidRPr="00561921" w14:paraId="77E2BC45" w14:textId="77777777" w:rsidTr="008C5B12">
        <w:tc>
          <w:tcPr>
            <w:tcW w:w="1525" w:type="dxa"/>
          </w:tcPr>
          <w:p w14:paraId="2DA35198" w14:textId="637D96D5" w:rsidR="00AF287E" w:rsidRDefault="00AF287E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สัตว์แปลกใหม่</w:t>
            </w:r>
          </w:p>
        </w:tc>
        <w:tc>
          <w:tcPr>
            <w:tcW w:w="1559" w:type="dxa"/>
          </w:tcPr>
          <w:p w14:paraId="6D7DF421" w14:textId="4E9A2462" w:rsidR="00AF287E" w:rsidRDefault="003F523A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F523A">
              <w:rPr>
                <w:rFonts w:ascii="TH SarabunPSK" w:hAnsi="TH SarabunPSK" w:cs="TH SarabunPSK"/>
                <w:sz w:val="32"/>
                <w:szCs w:val="32"/>
              </w:rPr>
              <w:t>Exotic Pet Care</w:t>
            </w:r>
          </w:p>
        </w:tc>
        <w:tc>
          <w:tcPr>
            <w:tcW w:w="3974" w:type="dxa"/>
          </w:tcPr>
          <w:p w14:paraId="140B93DF" w14:textId="59F91F36" w:rsidR="00AF287E" w:rsidRPr="006A781F" w:rsidRDefault="00A71961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การเลี้ยงสัตว์หายาก เช่น กิ้งก่า งู เฟอเร็ต</w:t>
            </w:r>
          </w:p>
        </w:tc>
        <w:tc>
          <w:tcPr>
            <w:tcW w:w="1553" w:type="dxa"/>
          </w:tcPr>
          <w:p w14:paraId="1B348B7C" w14:textId="3D5ADC51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สัตว์แปลกใหม่</w:t>
            </w:r>
          </w:p>
        </w:tc>
        <w:tc>
          <w:tcPr>
            <w:tcW w:w="2268" w:type="dxa"/>
          </w:tcPr>
          <w:p w14:paraId="49D7D3BC" w14:textId="4822E2F5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2869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29A30463" w14:textId="77777777" w:rsidTr="008C5B12">
        <w:tc>
          <w:tcPr>
            <w:tcW w:w="1525" w:type="dxa"/>
          </w:tcPr>
          <w:p w14:paraId="0330FFDE" w14:textId="61286BB8" w:rsidR="00AF287E" w:rsidRDefault="00AF287E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เสือภูเขา</w:t>
            </w:r>
          </w:p>
        </w:tc>
        <w:tc>
          <w:tcPr>
            <w:tcW w:w="1559" w:type="dxa"/>
          </w:tcPr>
          <w:p w14:paraId="09D4A0C0" w14:textId="360911C2" w:rsidR="00AF287E" w:rsidRDefault="00A64EF8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64EF8">
              <w:rPr>
                <w:rFonts w:ascii="TH SarabunPSK" w:hAnsi="TH SarabunPSK" w:cs="TH SarabunPSK"/>
                <w:sz w:val="32"/>
                <w:szCs w:val="32"/>
              </w:rPr>
              <w:t>Mountain Biking</w:t>
            </w:r>
          </w:p>
        </w:tc>
        <w:tc>
          <w:tcPr>
            <w:tcW w:w="3974" w:type="dxa"/>
          </w:tcPr>
          <w:p w14:paraId="3D279999" w14:textId="0BA57DEB" w:rsidR="00AF287E" w:rsidRPr="006A781F" w:rsidRDefault="0065357B" w:rsidP="0065357B">
            <w:pPr>
              <w:tabs>
                <w:tab w:val="left" w:pos="92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การปั่นจักรยานบนภูเขาหรือเส้นทางขรุขระ</w:t>
            </w:r>
          </w:p>
        </w:tc>
        <w:tc>
          <w:tcPr>
            <w:tcW w:w="1553" w:type="dxa"/>
          </w:tcPr>
          <w:p w14:paraId="333C491C" w14:textId="61C2DDA6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F287E">
              <w:rPr>
                <w:rFonts w:ascii="TH SarabunPSK" w:hAnsi="TH SarabunPSK" w:cs="TH SarabunPSK" w:hint="cs"/>
                <w:sz w:val="32"/>
                <w:szCs w:val="32"/>
                <w:cs/>
              </w:rPr>
              <w:t>เสือภูเขา</w:t>
            </w:r>
          </w:p>
        </w:tc>
        <w:tc>
          <w:tcPr>
            <w:tcW w:w="2268" w:type="dxa"/>
          </w:tcPr>
          <w:p w14:paraId="2ACD8639" w14:textId="7D69B10F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2869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0B07DCA0" w14:textId="77777777" w:rsidTr="008C5B12">
        <w:tc>
          <w:tcPr>
            <w:tcW w:w="1525" w:type="dxa"/>
          </w:tcPr>
          <w:p w14:paraId="103BBABA" w14:textId="0BFD52D1" w:rsidR="00AF287E" w:rsidRDefault="00993E10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93E10">
              <w:rPr>
                <w:rFonts w:ascii="TH SarabunPSK" w:hAnsi="TH SarabunPSK" w:cs="TH SarabunPSK" w:hint="cs"/>
                <w:sz w:val="32"/>
                <w:szCs w:val="32"/>
                <w:cs/>
              </w:rPr>
              <w:t>ทางเรียบ</w:t>
            </w:r>
          </w:p>
        </w:tc>
        <w:tc>
          <w:tcPr>
            <w:tcW w:w="1559" w:type="dxa"/>
          </w:tcPr>
          <w:p w14:paraId="5E773C6C" w14:textId="3E1EAA55" w:rsidR="00AF287E" w:rsidRDefault="00D63F4A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3F4A">
              <w:rPr>
                <w:rFonts w:ascii="TH SarabunPSK" w:hAnsi="TH SarabunPSK" w:cs="TH SarabunPSK"/>
                <w:sz w:val="32"/>
                <w:szCs w:val="32"/>
              </w:rPr>
              <w:t>Road Cycling</w:t>
            </w:r>
          </w:p>
        </w:tc>
        <w:tc>
          <w:tcPr>
            <w:tcW w:w="3974" w:type="dxa"/>
          </w:tcPr>
          <w:p w14:paraId="1F55E6AF" w14:textId="50928690" w:rsidR="00AF287E" w:rsidRPr="006A781F" w:rsidRDefault="004E10C2" w:rsidP="004E10C2">
            <w:pPr>
              <w:tabs>
                <w:tab w:val="left" w:pos="90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การปั่นจักรยานบนถนนหรือพื้นเรียบ</w:t>
            </w:r>
          </w:p>
        </w:tc>
        <w:tc>
          <w:tcPr>
            <w:tcW w:w="1553" w:type="dxa"/>
          </w:tcPr>
          <w:p w14:paraId="3D7F8D2F" w14:textId="0BBE1B6D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93E10">
              <w:rPr>
                <w:rFonts w:ascii="TH SarabunPSK" w:hAnsi="TH SarabunPSK" w:cs="TH SarabunPSK" w:hint="cs"/>
                <w:sz w:val="32"/>
                <w:szCs w:val="32"/>
                <w:cs/>
              </w:rPr>
              <w:t>ทางเรียบ</w:t>
            </w:r>
          </w:p>
        </w:tc>
        <w:tc>
          <w:tcPr>
            <w:tcW w:w="2268" w:type="dxa"/>
          </w:tcPr>
          <w:p w14:paraId="61581419" w14:textId="5ABA8768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2869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19159FCA" w14:textId="77777777" w:rsidTr="008C5B12">
        <w:tc>
          <w:tcPr>
            <w:tcW w:w="1525" w:type="dxa"/>
          </w:tcPr>
          <w:p w14:paraId="67D62202" w14:textId="707BA9F5" w:rsidR="00AF287E" w:rsidRDefault="00993E10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93E10">
              <w:rPr>
                <w:rFonts w:ascii="TH SarabunPSK" w:hAnsi="TH SarabunPSK" w:cs="TH SarabunPSK" w:hint="cs"/>
                <w:sz w:val="32"/>
                <w:szCs w:val="32"/>
                <w:cs/>
              </w:rPr>
              <w:t>ทางไกล</w:t>
            </w:r>
          </w:p>
        </w:tc>
        <w:tc>
          <w:tcPr>
            <w:tcW w:w="1559" w:type="dxa"/>
          </w:tcPr>
          <w:p w14:paraId="1CE3879D" w14:textId="16CEA100" w:rsidR="00AF287E" w:rsidRDefault="00FA15CC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LongDistance</w:t>
            </w:r>
            <w:proofErr w:type="spellEnd"/>
            <w:r w:rsidR="002D3EA7" w:rsidRPr="002D3EA7">
              <w:rPr>
                <w:rFonts w:ascii="TH SarabunPSK" w:hAnsi="TH SarabunPSK" w:cs="TH SarabunPSK"/>
                <w:sz w:val="32"/>
                <w:szCs w:val="32"/>
              </w:rPr>
              <w:t xml:space="preserve"> Cycling</w:t>
            </w:r>
          </w:p>
        </w:tc>
        <w:tc>
          <w:tcPr>
            <w:tcW w:w="3974" w:type="dxa"/>
          </w:tcPr>
          <w:p w14:paraId="5FD64BA7" w14:textId="6A76FA4D" w:rsidR="00AF287E" w:rsidRPr="006A781F" w:rsidRDefault="001948F7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การปั่นจักรยานเป็นระยะทางไกล</w:t>
            </w:r>
          </w:p>
        </w:tc>
        <w:tc>
          <w:tcPr>
            <w:tcW w:w="1553" w:type="dxa"/>
          </w:tcPr>
          <w:p w14:paraId="3B2139A8" w14:textId="172ECA37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93E10">
              <w:rPr>
                <w:rFonts w:ascii="TH SarabunPSK" w:hAnsi="TH SarabunPSK" w:cs="TH SarabunPSK" w:hint="cs"/>
                <w:sz w:val="32"/>
                <w:szCs w:val="32"/>
                <w:cs/>
              </w:rPr>
              <w:t>ทางไกล</w:t>
            </w:r>
          </w:p>
        </w:tc>
        <w:tc>
          <w:tcPr>
            <w:tcW w:w="2268" w:type="dxa"/>
          </w:tcPr>
          <w:p w14:paraId="04ADC2C5" w14:textId="1ED2593F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A4BB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1B1A0CA7" w14:textId="77777777" w:rsidTr="008C5B12">
        <w:tc>
          <w:tcPr>
            <w:tcW w:w="1525" w:type="dxa"/>
          </w:tcPr>
          <w:p w14:paraId="08BBA913" w14:textId="0085A187" w:rsidR="00AF287E" w:rsidRDefault="00993E10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93E10">
              <w:rPr>
                <w:rFonts w:ascii="TH SarabunPSK" w:hAnsi="TH SarabunPSK" w:cs="TH SarabunPSK" w:hint="cs"/>
                <w:sz w:val="32"/>
                <w:szCs w:val="32"/>
                <w:cs/>
              </w:rPr>
              <w:t>ปั่นท่องเที่ยว</w:t>
            </w:r>
          </w:p>
        </w:tc>
        <w:tc>
          <w:tcPr>
            <w:tcW w:w="1559" w:type="dxa"/>
          </w:tcPr>
          <w:p w14:paraId="2251F461" w14:textId="3F0CA074" w:rsidR="00AF287E" w:rsidRDefault="0037369C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369C">
              <w:rPr>
                <w:rFonts w:ascii="TH SarabunPSK" w:hAnsi="TH SarabunPSK" w:cs="TH SarabunPSK"/>
                <w:sz w:val="32"/>
                <w:szCs w:val="32"/>
              </w:rPr>
              <w:t>Leisure Cycling</w:t>
            </w:r>
          </w:p>
        </w:tc>
        <w:tc>
          <w:tcPr>
            <w:tcW w:w="3974" w:type="dxa"/>
          </w:tcPr>
          <w:p w14:paraId="3D18E2BD" w14:textId="246EFF81" w:rsidR="00AF287E" w:rsidRPr="006A781F" w:rsidRDefault="00B6501A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การปั่นเพื่อความเพลิดเพลินหรือท่องเที่ยว</w:t>
            </w:r>
          </w:p>
        </w:tc>
        <w:tc>
          <w:tcPr>
            <w:tcW w:w="1553" w:type="dxa"/>
          </w:tcPr>
          <w:p w14:paraId="7EBF3AA8" w14:textId="79105A7F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93E10">
              <w:rPr>
                <w:rFonts w:ascii="TH SarabunPSK" w:hAnsi="TH SarabunPSK" w:cs="TH SarabunPSK" w:hint="cs"/>
                <w:sz w:val="32"/>
                <w:szCs w:val="32"/>
                <w:cs/>
              </w:rPr>
              <w:t>ปั่นท่องเที่ยว</w:t>
            </w:r>
          </w:p>
        </w:tc>
        <w:tc>
          <w:tcPr>
            <w:tcW w:w="2268" w:type="dxa"/>
          </w:tcPr>
          <w:p w14:paraId="093A429C" w14:textId="06B6820F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A4BB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33EA3CC9" w14:textId="77777777" w:rsidTr="008C5B12">
        <w:tc>
          <w:tcPr>
            <w:tcW w:w="1525" w:type="dxa"/>
          </w:tcPr>
          <w:p w14:paraId="69378E0F" w14:textId="6D4C75FC" w:rsidR="00AF287E" w:rsidRDefault="00993E10" w:rsidP="00993E1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93E10">
              <w:rPr>
                <w:rFonts w:ascii="TH SarabunPSK" w:hAnsi="TH SarabunPSK" w:cs="TH SarabunPSK" w:hint="cs"/>
                <w:sz w:val="32"/>
                <w:szCs w:val="32"/>
                <w:cs/>
              </w:rPr>
              <w:t>วิ่ง</w:t>
            </w:r>
          </w:p>
        </w:tc>
        <w:tc>
          <w:tcPr>
            <w:tcW w:w="1559" w:type="dxa"/>
          </w:tcPr>
          <w:p w14:paraId="1351C65F" w14:textId="3AB54805" w:rsidR="00AF287E" w:rsidRDefault="009A6538" w:rsidP="0019776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A6538">
              <w:rPr>
                <w:rFonts w:ascii="TH SarabunPSK" w:hAnsi="TH SarabunPSK" w:cs="TH SarabunPSK"/>
                <w:sz w:val="32"/>
                <w:szCs w:val="32"/>
              </w:rPr>
              <w:t>Running</w:t>
            </w:r>
          </w:p>
        </w:tc>
        <w:tc>
          <w:tcPr>
            <w:tcW w:w="3974" w:type="dxa"/>
          </w:tcPr>
          <w:p w14:paraId="4333DF30" w14:textId="7295974C" w:rsidR="00AF287E" w:rsidRPr="006A781F" w:rsidRDefault="00D318C3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การออกกำลังกายโดยการวิ่ง</w:t>
            </w:r>
          </w:p>
        </w:tc>
        <w:tc>
          <w:tcPr>
            <w:tcW w:w="1553" w:type="dxa"/>
          </w:tcPr>
          <w:p w14:paraId="38060283" w14:textId="036CB506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93E10">
              <w:rPr>
                <w:rFonts w:ascii="TH SarabunPSK" w:hAnsi="TH SarabunPSK" w:cs="TH SarabunPSK" w:hint="cs"/>
                <w:sz w:val="32"/>
                <w:szCs w:val="32"/>
                <w:cs/>
              </w:rPr>
              <w:t>วิ่ง</w:t>
            </w:r>
          </w:p>
        </w:tc>
        <w:tc>
          <w:tcPr>
            <w:tcW w:w="2268" w:type="dxa"/>
          </w:tcPr>
          <w:p w14:paraId="599B3FC5" w14:textId="22A82775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A4BB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79264DDC" w14:textId="77777777" w:rsidTr="008C5B12">
        <w:tc>
          <w:tcPr>
            <w:tcW w:w="1525" w:type="dxa"/>
          </w:tcPr>
          <w:p w14:paraId="649BCFD2" w14:textId="4AFABE0D" w:rsidR="00AF287E" w:rsidRDefault="00993E10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93E10">
              <w:rPr>
                <w:rFonts w:ascii="TH SarabunPSK" w:hAnsi="TH SarabunPSK" w:cs="TH SarabunPSK" w:hint="cs"/>
                <w:sz w:val="32"/>
                <w:szCs w:val="32"/>
                <w:cs/>
              </w:rPr>
              <w:t>ว่ายน้ำ</w:t>
            </w:r>
          </w:p>
        </w:tc>
        <w:tc>
          <w:tcPr>
            <w:tcW w:w="1559" w:type="dxa"/>
          </w:tcPr>
          <w:p w14:paraId="48808700" w14:textId="3F4F452A" w:rsidR="00AF287E" w:rsidRDefault="00197768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97768">
              <w:rPr>
                <w:rFonts w:ascii="TH SarabunPSK" w:hAnsi="TH SarabunPSK" w:cs="TH SarabunPSK"/>
                <w:sz w:val="32"/>
                <w:szCs w:val="32"/>
              </w:rPr>
              <w:t>Swimming</w:t>
            </w:r>
          </w:p>
        </w:tc>
        <w:tc>
          <w:tcPr>
            <w:tcW w:w="3974" w:type="dxa"/>
          </w:tcPr>
          <w:p w14:paraId="05C7F16E" w14:textId="5BE7EC87" w:rsidR="00AF287E" w:rsidRPr="006A781F" w:rsidRDefault="00D95074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การออกกำลังกายในน้ำ</w:t>
            </w:r>
          </w:p>
        </w:tc>
        <w:tc>
          <w:tcPr>
            <w:tcW w:w="1553" w:type="dxa"/>
          </w:tcPr>
          <w:p w14:paraId="6285C80C" w14:textId="7C695675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93E10">
              <w:rPr>
                <w:rFonts w:ascii="TH SarabunPSK" w:hAnsi="TH SarabunPSK" w:cs="TH SarabunPSK" w:hint="cs"/>
                <w:sz w:val="32"/>
                <w:szCs w:val="32"/>
                <w:cs/>
              </w:rPr>
              <w:t>ว่ายน้ำ</w:t>
            </w:r>
          </w:p>
        </w:tc>
        <w:tc>
          <w:tcPr>
            <w:tcW w:w="2268" w:type="dxa"/>
          </w:tcPr>
          <w:p w14:paraId="41587250" w14:textId="27FE7B36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A4BB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04F9EA2E" w14:textId="77777777" w:rsidTr="008C5B12">
        <w:tc>
          <w:tcPr>
            <w:tcW w:w="1525" w:type="dxa"/>
          </w:tcPr>
          <w:p w14:paraId="14F4C0E6" w14:textId="63DBD771" w:rsidR="00AF287E" w:rsidRDefault="00993E10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15CA0">
              <w:rPr>
                <w:rFonts w:ascii="TH SarabunPSK" w:hAnsi="TH SarabunPSK" w:cs="TH SarabunPSK" w:hint="cs"/>
                <w:sz w:val="32"/>
                <w:szCs w:val="32"/>
                <w:cs/>
              </w:rPr>
              <w:t>เวทเทรนนิ่ง</w:t>
            </w:r>
          </w:p>
        </w:tc>
        <w:tc>
          <w:tcPr>
            <w:tcW w:w="1559" w:type="dxa"/>
          </w:tcPr>
          <w:p w14:paraId="0C98E7F6" w14:textId="39E106F2" w:rsidR="00AF287E" w:rsidRDefault="00197768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97768">
              <w:rPr>
                <w:rFonts w:ascii="TH SarabunPSK" w:hAnsi="TH SarabunPSK" w:cs="TH SarabunPSK"/>
                <w:sz w:val="32"/>
                <w:szCs w:val="32"/>
              </w:rPr>
              <w:t>Weight Training</w:t>
            </w:r>
          </w:p>
        </w:tc>
        <w:tc>
          <w:tcPr>
            <w:tcW w:w="3974" w:type="dxa"/>
          </w:tcPr>
          <w:p w14:paraId="610788E1" w14:textId="5342AE4D" w:rsidR="00AF287E" w:rsidRPr="006A781F" w:rsidRDefault="00CE5E89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การฝึกกล้ามเนื้อโดยใช้เวทหรืออุปกรณ์</w:t>
            </w:r>
          </w:p>
        </w:tc>
        <w:tc>
          <w:tcPr>
            <w:tcW w:w="1553" w:type="dxa"/>
          </w:tcPr>
          <w:p w14:paraId="791B08A2" w14:textId="7026B7F1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93E10">
              <w:rPr>
                <w:rFonts w:ascii="TH SarabunPSK" w:hAnsi="TH SarabunPSK" w:cs="TH SarabunPSK" w:hint="cs"/>
                <w:sz w:val="32"/>
                <w:szCs w:val="32"/>
                <w:cs/>
              </w:rPr>
              <w:t>เวทเทรนนิ่ง</w:t>
            </w:r>
          </w:p>
        </w:tc>
        <w:tc>
          <w:tcPr>
            <w:tcW w:w="2268" w:type="dxa"/>
          </w:tcPr>
          <w:p w14:paraId="1D273A72" w14:textId="68C999EF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A4BB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41840472" w14:textId="77777777" w:rsidTr="008C5B12">
        <w:tc>
          <w:tcPr>
            <w:tcW w:w="1525" w:type="dxa"/>
          </w:tcPr>
          <w:p w14:paraId="32AAC344" w14:textId="7E802F5B" w:rsidR="00AF287E" w:rsidRDefault="00993E10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93E10">
              <w:rPr>
                <w:rFonts w:ascii="TH SarabunPSK" w:hAnsi="TH SarabunPSK" w:cs="TH SarabunPSK" w:hint="cs"/>
                <w:sz w:val="32"/>
                <w:szCs w:val="32"/>
                <w:cs/>
              </w:rPr>
              <w:t>เต้นแอโรบิก</w:t>
            </w:r>
          </w:p>
        </w:tc>
        <w:tc>
          <w:tcPr>
            <w:tcW w:w="1559" w:type="dxa"/>
          </w:tcPr>
          <w:p w14:paraId="5C11DB19" w14:textId="5BB4048A" w:rsidR="00AF287E" w:rsidRDefault="00D02248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02248">
              <w:rPr>
                <w:rFonts w:ascii="TH SarabunPSK" w:hAnsi="TH SarabunPSK" w:cs="TH SarabunPSK"/>
                <w:sz w:val="32"/>
                <w:szCs w:val="32"/>
              </w:rPr>
              <w:t>Aerobic Dance</w:t>
            </w:r>
          </w:p>
        </w:tc>
        <w:tc>
          <w:tcPr>
            <w:tcW w:w="3974" w:type="dxa"/>
          </w:tcPr>
          <w:p w14:paraId="340F2E4A" w14:textId="394E8EB5" w:rsidR="00AF287E" w:rsidRPr="006A781F" w:rsidRDefault="00CE5E89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การออกกำลังกายด้วยการเต้นตามจังหวะเพลง</w:t>
            </w:r>
          </w:p>
        </w:tc>
        <w:tc>
          <w:tcPr>
            <w:tcW w:w="1553" w:type="dxa"/>
          </w:tcPr>
          <w:p w14:paraId="456FAF6A" w14:textId="186B990E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93E10">
              <w:rPr>
                <w:rFonts w:ascii="TH SarabunPSK" w:hAnsi="TH SarabunPSK" w:cs="TH SarabunPSK" w:hint="cs"/>
                <w:sz w:val="32"/>
                <w:szCs w:val="32"/>
                <w:cs/>
              </w:rPr>
              <w:t>เต้นแอโรบิก</w:t>
            </w:r>
          </w:p>
        </w:tc>
        <w:tc>
          <w:tcPr>
            <w:tcW w:w="2268" w:type="dxa"/>
          </w:tcPr>
          <w:p w14:paraId="68A949E0" w14:textId="1923656E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A4BB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7E933E59" w14:textId="77777777" w:rsidTr="008C5B12">
        <w:tc>
          <w:tcPr>
            <w:tcW w:w="1525" w:type="dxa"/>
          </w:tcPr>
          <w:p w14:paraId="1D6D20AB" w14:textId="758DA391" w:rsidR="00AF287E" w:rsidRDefault="00993E10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93E10">
              <w:rPr>
                <w:rFonts w:ascii="TH SarabunPSK" w:hAnsi="TH SarabunPSK" w:cs="TH SarabunPSK" w:hint="cs"/>
                <w:sz w:val="32"/>
                <w:szCs w:val="32"/>
                <w:cs/>
              </w:rPr>
              <w:t>ถักโครเชต์</w:t>
            </w:r>
          </w:p>
        </w:tc>
        <w:tc>
          <w:tcPr>
            <w:tcW w:w="1559" w:type="dxa"/>
          </w:tcPr>
          <w:p w14:paraId="7E8B0B0C" w14:textId="7AEAB5BE" w:rsidR="00AF287E" w:rsidRDefault="00CE480A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E480A">
              <w:rPr>
                <w:rFonts w:ascii="TH SarabunPSK" w:hAnsi="TH SarabunPSK" w:cs="TH SarabunPSK"/>
                <w:sz w:val="32"/>
                <w:szCs w:val="32"/>
              </w:rPr>
              <w:t>Crochet</w:t>
            </w:r>
          </w:p>
        </w:tc>
        <w:tc>
          <w:tcPr>
            <w:tcW w:w="3974" w:type="dxa"/>
          </w:tcPr>
          <w:p w14:paraId="3733D4C7" w14:textId="22DA04D4" w:rsidR="00AF287E" w:rsidRPr="006A781F" w:rsidRDefault="0088682C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การใช้เข็มถักไหมพรมเป็นลวดลาย</w:t>
            </w:r>
          </w:p>
        </w:tc>
        <w:tc>
          <w:tcPr>
            <w:tcW w:w="1553" w:type="dxa"/>
          </w:tcPr>
          <w:p w14:paraId="5A76B513" w14:textId="72DB7557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93E10">
              <w:rPr>
                <w:rFonts w:ascii="TH SarabunPSK" w:hAnsi="TH SarabunPSK" w:cs="TH SarabunPSK" w:hint="cs"/>
                <w:sz w:val="32"/>
                <w:szCs w:val="32"/>
                <w:cs/>
              </w:rPr>
              <w:t>ถักโครเชต์</w:t>
            </w:r>
          </w:p>
        </w:tc>
        <w:tc>
          <w:tcPr>
            <w:tcW w:w="2268" w:type="dxa"/>
          </w:tcPr>
          <w:p w14:paraId="170D917E" w14:textId="7DF6ED3F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A4BB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506587E6" w14:textId="77777777" w:rsidTr="008C5B12">
        <w:tc>
          <w:tcPr>
            <w:tcW w:w="1525" w:type="dxa"/>
          </w:tcPr>
          <w:p w14:paraId="1C5DC8AB" w14:textId="7A90D078" w:rsidR="00AF287E" w:rsidRDefault="00993E10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93E10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ประดิษฐ์เครื่องประดับ</w:t>
            </w:r>
          </w:p>
        </w:tc>
        <w:tc>
          <w:tcPr>
            <w:tcW w:w="1559" w:type="dxa"/>
          </w:tcPr>
          <w:p w14:paraId="54E81406" w14:textId="75159F55" w:rsidR="00AF287E" w:rsidRDefault="00CA322C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A322C">
              <w:rPr>
                <w:rFonts w:ascii="TH SarabunPSK" w:hAnsi="TH SarabunPSK" w:cs="TH SarabunPSK"/>
                <w:sz w:val="32"/>
                <w:szCs w:val="32"/>
              </w:rPr>
              <w:t>Jewelry Making</w:t>
            </w:r>
          </w:p>
        </w:tc>
        <w:tc>
          <w:tcPr>
            <w:tcW w:w="3974" w:type="dxa"/>
          </w:tcPr>
          <w:p w14:paraId="66550417" w14:textId="30FA3334" w:rsidR="00AF287E" w:rsidRPr="006A781F" w:rsidRDefault="00255C6B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การออกแบบและสร้างเครื่องประดับ</w:t>
            </w:r>
          </w:p>
        </w:tc>
        <w:tc>
          <w:tcPr>
            <w:tcW w:w="1553" w:type="dxa"/>
          </w:tcPr>
          <w:p w14:paraId="668AE55B" w14:textId="683180D7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93E10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ประดิษฐ์เครื่องประดับ</w:t>
            </w:r>
          </w:p>
        </w:tc>
        <w:tc>
          <w:tcPr>
            <w:tcW w:w="2268" w:type="dxa"/>
          </w:tcPr>
          <w:p w14:paraId="798DCFB0" w14:textId="04F88440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A4BB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334AB6F9" w14:textId="77777777" w:rsidTr="008C5B12">
        <w:tc>
          <w:tcPr>
            <w:tcW w:w="1525" w:type="dxa"/>
          </w:tcPr>
          <w:p w14:paraId="593D527F" w14:textId="3088F831" w:rsidR="00AF287E" w:rsidRDefault="00993E10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93E10">
              <w:rPr>
                <w:rFonts w:ascii="TH SarabunPSK" w:hAnsi="TH SarabunPSK" w:cs="TH SarabunPSK" w:hint="cs"/>
                <w:sz w:val="32"/>
                <w:szCs w:val="32"/>
                <w:cs/>
              </w:rPr>
              <w:t>ร้อยลูกปัด</w:t>
            </w:r>
          </w:p>
        </w:tc>
        <w:tc>
          <w:tcPr>
            <w:tcW w:w="1559" w:type="dxa"/>
          </w:tcPr>
          <w:p w14:paraId="2092C90D" w14:textId="24298A60" w:rsidR="00AF287E" w:rsidRDefault="00D6519C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519C">
              <w:rPr>
                <w:rFonts w:ascii="TH SarabunPSK" w:hAnsi="TH SarabunPSK" w:cs="TH SarabunPSK"/>
                <w:sz w:val="32"/>
                <w:szCs w:val="32"/>
              </w:rPr>
              <w:t>Beadwork</w:t>
            </w:r>
          </w:p>
        </w:tc>
        <w:tc>
          <w:tcPr>
            <w:tcW w:w="3974" w:type="dxa"/>
          </w:tcPr>
          <w:p w14:paraId="3A37B550" w14:textId="4F8FF409" w:rsidR="00AF287E" w:rsidRPr="006A781F" w:rsidRDefault="007A720B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การร้อยลูกปัดเป็นรูปแบบต่าง ๆ</w:t>
            </w:r>
          </w:p>
        </w:tc>
        <w:tc>
          <w:tcPr>
            <w:tcW w:w="1553" w:type="dxa"/>
          </w:tcPr>
          <w:p w14:paraId="0633A3BE" w14:textId="4E28AA39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93E10">
              <w:rPr>
                <w:rFonts w:ascii="TH SarabunPSK" w:hAnsi="TH SarabunPSK" w:cs="TH SarabunPSK" w:hint="cs"/>
                <w:sz w:val="32"/>
                <w:szCs w:val="32"/>
                <w:cs/>
              </w:rPr>
              <w:t>ร้อยลูกปัด</w:t>
            </w:r>
          </w:p>
        </w:tc>
        <w:tc>
          <w:tcPr>
            <w:tcW w:w="2268" w:type="dxa"/>
          </w:tcPr>
          <w:p w14:paraId="061D7629" w14:textId="4CF63030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A4BB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7F3C6CCA" w14:textId="77777777" w:rsidTr="008C5B12">
        <w:tc>
          <w:tcPr>
            <w:tcW w:w="1525" w:type="dxa"/>
          </w:tcPr>
          <w:p w14:paraId="79152CDD" w14:textId="19B40301" w:rsidR="00AF287E" w:rsidRDefault="00993E10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15CA0">
              <w:rPr>
                <w:rFonts w:ascii="TH SarabunPSK" w:hAnsi="TH SarabunPSK" w:cs="TH SarabunPSK" w:hint="cs"/>
                <w:sz w:val="32"/>
                <w:szCs w:val="32"/>
                <w:cs/>
              </w:rPr>
              <w:t>เย็บปักถักร้อย</w:t>
            </w:r>
          </w:p>
        </w:tc>
        <w:tc>
          <w:tcPr>
            <w:tcW w:w="1559" w:type="dxa"/>
          </w:tcPr>
          <w:p w14:paraId="3C670CDA" w14:textId="6E3BEBCB" w:rsidR="00AF287E" w:rsidRDefault="005F4000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F4000">
              <w:rPr>
                <w:rFonts w:ascii="TH SarabunPSK" w:hAnsi="TH SarabunPSK" w:cs="TH SarabunPSK"/>
                <w:sz w:val="32"/>
                <w:szCs w:val="32"/>
              </w:rPr>
              <w:t>Embroidery</w:t>
            </w:r>
          </w:p>
        </w:tc>
        <w:tc>
          <w:tcPr>
            <w:tcW w:w="3974" w:type="dxa"/>
          </w:tcPr>
          <w:p w14:paraId="5864D6B1" w14:textId="264E37A6" w:rsidR="00AF287E" w:rsidRPr="006A781F" w:rsidRDefault="00BF2A45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 w:hint="cs"/>
                <w:sz w:val="32"/>
                <w:szCs w:val="32"/>
                <w:cs/>
              </w:rPr>
              <w:t>ก</w:t>
            </w: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ารปักผ้าหรือสร้างลวดลายด้วยด้าย</w:t>
            </w:r>
          </w:p>
        </w:tc>
        <w:tc>
          <w:tcPr>
            <w:tcW w:w="1553" w:type="dxa"/>
          </w:tcPr>
          <w:p w14:paraId="2F8D39CA" w14:textId="091718B0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93E10">
              <w:rPr>
                <w:rFonts w:ascii="TH SarabunPSK" w:hAnsi="TH SarabunPSK" w:cs="TH SarabunPSK" w:hint="cs"/>
                <w:sz w:val="32"/>
                <w:szCs w:val="32"/>
                <w:cs/>
              </w:rPr>
              <w:t>เย็บปักถักร้อย</w:t>
            </w:r>
          </w:p>
        </w:tc>
        <w:tc>
          <w:tcPr>
            <w:tcW w:w="2268" w:type="dxa"/>
          </w:tcPr>
          <w:p w14:paraId="57EECD07" w14:textId="1BA39055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A4BB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75E0B4AD" w14:textId="77777777" w:rsidTr="008C5B12">
        <w:tc>
          <w:tcPr>
            <w:tcW w:w="1525" w:type="dxa"/>
          </w:tcPr>
          <w:p w14:paraId="62453755" w14:textId="4D9D3587" w:rsidR="00AF287E" w:rsidRDefault="00993E10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93E1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เล่นกีตาร์</w:t>
            </w:r>
          </w:p>
        </w:tc>
        <w:tc>
          <w:tcPr>
            <w:tcW w:w="1559" w:type="dxa"/>
          </w:tcPr>
          <w:p w14:paraId="1468A6C7" w14:textId="538DD865" w:rsidR="00AF287E" w:rsidRDefault="00B521BD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1BD">
              <w:rPr>
                <w:rFonts w:ascii="TH SarabunPSK" w:hAnsi="TH SarabunPSK" w:cs="TH SarabunPSK"/>
                <w:sz w:val="32"/>
                <w:szCs w:val="32"/>
              </w:rPr>
              <w:t>Playing Guitar</w:t>
            </w:r>
          </w:p>
        </w:tc>
        <w:tc>
          <w:tcPr>
            <w:tcW w:w="3974" w:type="dxa"/>
          </w:tcPr>
          <w:p w14:paraId="0DD2CD2E" w14:textId="3C2F663A" w:rsidR="00AF287E" w:rsidRPr="006A781F" w:rsidRDefault="00374969" w:rsidP="00374969">
            <w:pPr>
              <w:tabs>
                <w:tab w:val="left" w:pos="139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การฝึกหรือเล่นกีตาร์</w:t>
            </w:r>
          </w:p>
        </w:tc>
        <w:tc>
          <w:tcPr>
            <w:tcW w:w="1553" w:type="dxa"/>
          </w:tcPr>
          <w:p w14:paraId="6B16099E" w14:textId="561AD275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93E1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เล่นกีตาร์</w:t>
            </w:r>
          </w:p>
        </w:tc>
        <w:tc>
          <w:tcPr>
            <w:tcW w:w="2268" w:type="dxa"/>
          </w:tcPr>
          <w:p w14:paraId="477BDD2C" w14:textId="6CE4E01F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A4BB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64E3C0D4" w14:textId="77777777" w:rsidTr="008C5B12">
        <w:tc>
          <w:tcPr>
            <w:tcW w:w="1525" w:type="dxa"/>
          </w:tcPr>
          <w:p w14:paraId="0D8A2A30" w14:textId="205BC069" w:rsidR="00AF287E" w:rsidRDefault="00993E10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93E1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เล่นเปียโน</w:t>
            </w:r>
          </w:p>
        </w:tc>
        <w:tc>
          <w:tcPr>
            <w:tcW w:w="1559" w:type="dxa"/>
          </w:tcPr>
          <w:p w14:paraId="08813A06" w14:textId="55CCF2C9" w:rsidR="00AF287E" w:rsidRDefault="00242F67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42F67">
              <w:rPr>
                <w:rFonts w:ascii="TH SarabunPSK" w:hAnsi="TH SarabunPSK" w:cs="TH SarabunPSK"/>
                <w:sz w:val="32"/>
                <w:szCs w:val="32"/>
              </w:rPr>
              <w:t>Playing Piano</w:t>
            </w:r>
          </w:p>
        </w:tc>
        <w:tc>
          <w:tcPr>
            <w:tcW w:w="3974" w:type="dxa"/>
          </w:tcPr>
          <w:p w14:paraId="609BAFB3" w14:textId="35FEA5C2" w:rsidR="00AF287E" w:rsidRPr="006A781F" w:rsidRDefault="008362C5" w:rsidP="008362C5">
            <w:pPr>
              <w:tabs>
                <w:tab w:val="left" w:pos="103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การเล่นเปียโนหรือคีย์บอร์ด</w:t>
            </w:r>
          </w:p>
        </w:tc>
        <w:tc>
          <w:tcPr>
            <w:tcW w:w="1553" w:type="dxa"/>
          </w:tcPr>
          <w:p w14:paraId="4FB056B8" w14:textId="5E08A706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93E1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เล่นเปียโน</w:t>
            </w:r>
          </w:p>
        </w:tc>
        <w:tc>
          <w:tcPr>
            <w:tcW w:w="2268" w:type="dxa"/>
          </w:tcPr>
          <w:p w14:paraId="3AFBB1E0" w14:textId="2376FDE6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A4BB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2803E5F9" w14:textId="77777777" w:rsidTr="008C5B12">
        <w:tc>
          <w:tcPr>
            <w:tcW w:w="1525" w:type="dxa"/>
          </w:tcPr>
          <w:p w14:paraId="1509CA35" w14:textId="2B385E38" w:rsidR="00AF287E" w:rsidRDefault="00993E10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93E10">
              <w:rPr>
                <w:rFonts w:ascii="TH SarabunPSK" w:hAnsi="TH SarabunPSK" w:cs="TH SarabunPSK" w:hint="cs"/>
                <w:sz w:val="32"/>
                <w:szCs w:val="32"/>
                <w:cs/>
              </w:rPr>
              <w:t>ร้องเพลง</w:t>
            </w:r>
          </w:p>
        </w:tc>
        <w:tc>
          <w:tcPr>
            <w:tcW w:w="1559" w:type="dxa"/>
          </w:tcPr>
          <w:p w14:paraId="339F0A1A" w14:textId="0AEA3CDA" w:rsidR="00AF287E" w:rsidRPr="008260C2" w:rsidRDefault="00014146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260C2">
              <w:rPr>
                <w:rFonts w:ascii="TH SarabunPSK" w:hAnsi="TH SarabunPSK" w:cs="TH SarabunPSK"/>
                <w:sz w:val="32"/>
                <w:szCs w:val="32"/>
              </w:rPr>
              <w:t>Singing</w:t>
            </w:r>
          </w:p>
        </w:tc>
        <w:tc>
          <w:tcPr>
            <w:tcW w:w="3974" w:type="dxa"/>
          </w:tcPr>
          <w:p w14:paraId="77535FC8" w14:textId="151DF5FE" w:rsidR="00AF287E" w:rsidRPr="006A781F" w:rsidRDefault="00BC218A" w:rsidP="00BC218A">
            <w:pPr>
              <w:tabs>
                <w:tab w:val="left" w:pos="160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การร้องเพลงเพื่อความบันเทิงหรือฝึกฝน</w:t>
            </w:r>
          </w:p>
        </w:tc>
        <w:tc>
          <w:tcPr>
            <w:tcW w:w="1553" w:type="dxa"/>
          </w:tcPr>
          <w:p w14:paraId="548E81C7" w14:textId="0CFC66D3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93E10">
              <w:rPr>
                <w:rFonts w:ascii="TH SarabunPSK" w:hAnsi="TH SarabunPSK" w:cs="TH SarabunPSK" w:hint="cs"/>
                <w:sz w:val="32"/>
                <w:szCs w:val="32"/>
                <w:cs/>
              </w:rPr>
              <w:t>ร้องเพลง</w:t>
            </w:r>
          </w:p>
        </w:tc>
        <w:tc>
          <w:tcPr>
            <w:tcW w:w="2268" w:type="dxa"/>
          </w:tcPr>
          <w:p w14:paraId="7A158E60" w14:textId="26F724F7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A4BB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7B2D4F56" w14:textId="77777777" w:rsidTr="008C5B12">
        <w:tc>
          <w:tcPr>
            <w:tcW w:w="1525" w:type="dxa"/>
          </w:tcPr>
          <w:p w14:paraId="0C4F33D1" w14:textId="7B19B631" w:rsidR="00AF287E" w:rsidRDefault="00EF7F37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F7F37">
              <w:rPr>
                <w:rFonts w:ascii="TH SarabunPSK" w:hAnsi="TH SarabunPSK" w:cs="TH SarabunPSK" w:hint="cs"/>
                <w:sz w:val="32"/>
                <w:szCs w:val="32"/>
                <w:cs/>
              </w:rPr>
              <w:t>แต่งเพลง</w:t>
            </w:r>
          </w:p>
        </w:tc>
        <w:tc>
          <w:tcPr>
            <w:tcW w:w="1559" w:type="dxa"/>
          </w:tcPr>
          <w:p w14:paraId="558388A7" w14:textId="5FC71A09" w:rsidR="00AF287E" w:rsidRDefault="006F7CEA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F7CEA">
              <w:rPr>
                <w:rFonts w:ascii="TH SarabunPSK" w:hAnsi="TH SarabunPSK" w:cs="TH SarabunPSK"/>
                <w:sz w:val="32"/>
                <w:szCs w:val="32"/>
              </w:rPr>
              <w:t>Songwriting</w:t>
            </w:r>
          </w:p>
        </w:tc>
        <w:tc>
          <w:tcPr>
            <w:tcW w:w="3974" w:type="dxa"/>
          </w:tcPr>
          <w:p w14:paraId="321E638F" w14:textId="4EB3F963" w:rsidR="00AF287E" w:rsidRPr="006A781F" w:rsidRDefault="00F2287C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การสร้างเนื้อร้องหรือทำนองเพลง</w:t>
            </w:r>
          </w:p>
        </w:tc>
        <w:tc>
          <w:tcPr>
            <w:tcW w:w="1553" w:type="dxa"/>
          </w:tcPr>
          <w:p w14:paraId="52DE2636" w14:textId="4A0177BB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7F37">
              <w:rPr>
                <w:rFonts w:ascii="TH SarabunPSK" w:hAnsi="TH SarabunPSK" w:cs="TH SarabunPSK" w:hint="cs"/>
                <w:sz w:val="32"/>
                <w:szCs w:val="32"/>
                <w:cs/>
              </w:rPr>
              <w:t>แต่งเพลง</w:t>
            </w:r>
          </w:p>
        </w:tc>
        <w:tc>
          <w:tcPr>
            <w:tcW w:w="2268" w:type="dxa"/>
          </w:tcPr>
          <w:p w14:paraId="2F6CC77A" w14:textId="7251EB59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A4BB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4D9E0CC9" w14:textId="77777777" w:rsidTr="008C5B12">
        <w:tc>
          <w:tcPr>
            <w:tcW w:w="1525" w:type="dxa"/>
          </w:tcPr>
          <w:p w14:paraId="4388EBDA" w14:textId="51A82B5D" w:rsidR="00AF287E" w:rsidRDefault="00EF7F37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F7F37">
              <w:rPr>
                <w:rFonts w:ascii="TH SarabunPSK" w:hAnsi="TH SarabunPSK" w:cs="TH SarabunPSK" w:hint="cs"/>
                <w:sz w:val="32"/>
                <w:szCs w:val="32"/>
                <w:cs/>
              </w:rPr>
              <w:t>วาดภาพสีน้ำ</w:t>
            </w:r>
          </w:p>
        </w:tc>
        <w:tc>
          <w:tcPr>
            <w:tcW w:w="1559" w:type="dxa"/>
          </w:tcPr>
          <w:p w14:paraId="76CCDE1D" w14:textId="14F76061" w:rsidR="00AF287E" w:rsidRDefault="00E413F1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413F1">
              <w:rPr>
                <w:rFonts w:ascii="TH SarabunPSK" w:hAnsi="TH SarabunPSK" w:cs="TH SarabunPSK"/>
                <w:sz w:val="32"/>
                <w:szCs w:val="32"/>
              </w:rPr>
              <w:t>Watercolor Painting</w:t>
            </w:r>
          </w:p>
        </w:tc>
        <w:tc>
          <w:tcPr>
            <w:tcW w:w="3974" w:type="dxa"/>
          </w:tcPr>
          <w:p w14:paraId="2C71E929" w14:textId="34CC8E46" w:rsidR="00AF287E" w:rsidRPr="006A781F" w:rsidRDefault="009608F4" w:rsidP="009608F4">
            <w:pPr>
              <w:tabs>
                <w:tab w:val="left" w:pos="105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การวาดภาพโดยใช้สีน้ำ</w:t>
            </w:r>
          </w:p>
        </w:tc>
        <w:tc>
          <w:tcPr>
            <w:tcW w:w="1553" w:type="dxa"/>
          </w:tcPr>
          <w:p w14:paraId="290A8FA8" w14:textId="355B1AEC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7F37">
              <w:rPr>
                <w:rFonts w:ascii="TH SarabunPSK" w:hAnsi="TH SarabunPSK" w:cs="TH SarabunPSK" w:hint="cs"/>
                <w:sz w:val="32"/>
                <w:szCs w:val="32"/>
                <w:cs/>
              </w:rPr>
              <w:t>วาดภาพสีน้ำ</w:t>
            </w:r>
          </w:p>
        </w:tc>
        <w:tc>
          <w:tcPr>
            <w:tcW w:w="2268" w:type="dxa"/>
          </w:tcPr>
          <w:p w14:paraId="1535D7A2" w14:textId="4BBEAA72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A4BB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03512E54" w14:textId="77777777" w:rsidTr="008C5B12">
        <w:tc>
          <w:tcPr>
            <w:tcW w:w="1525" w:type="dxa"/>
          </w:tcPr>
          <w:p w14:paraId="66FDCBD7" w14:textId="2EDE13AF" w:rsidR="00AF287E" w:rsidRDefault="00EF7F37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F7F37">
              <w:rPr>
                <w:rFonts w:ascii="TH SarabunPSK" w:hAnsi="TH SarabunPSK" w:cs="TH SarabunPSK" w:hint="cs"/>
                <w:sz w:val="32"/>
                <w:szCs w:val="32"/>
                <w:cs/>
              </w:rPr>
              <w:t>วาดภาพดิจิทัล</w:t>
            </w:r>
          </w:p>
        </w:tc>
        <w:tc>
          <w:tcPr>
            <w:tcW w:w="1559" w:type="dxa"/>
          </w:tcPr>
          <w:p w14:paraId="3181D810" w14:textId="0C736B0A" w:rsidR="00AF287E" w:rsidRDefault="00684B5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84B5E">
              <w:rPr>
                <w:rFonts w:ascii="TH SarabunPSK" w:hAnsi="TH SarabunPSK" w:cs="TH SarabunPSK"/>
                <w:sz w:val="32"/>
                <w:szCs w:val="32"/>
              </w:rPr>
              <w:t>Digital Painting</w:t>
            </w:r>
          </w:p>
        </w:tc>
        <w:tc>
          <w:tcPr>
            <w:tcW w:w="3974" w:type="dxa"/>
          </w:tcPr>
          <w:p w14:paraId="5D4AB94C" w14:textId="0347E1B8" w:rsidR="00AF287E" w:rsidRPr="006A781F" w:rsidRDefault="007F04A1" w:rsidP="007F04A1">
            <w:pPr>
              <w:tabs>
                <w:tab w:val="left" w:pos="9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การวาดภาพบนคอมพิวเตอร์หรือแท็บเล็ต</w:t>
            </w:r>
          </w:p>
        </w:tc>
        <w:tc>
          <w:tcPr>
            <w:tcW w:w="1553" w:type="dxa"/>
          </w:tcPr>
          <w:p w14:paraId="16B3907F" w14:textId="0324AF59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7F37">
              <w:rPr>
                <w:rFonts w:ascii="TH SarabunPSK" w:hAnsi="TH SarabunPSK" w:cs="TH SarabunPSK" w:hint="cs"/>
                <w:sz w:val="32"/>
                <w:szCs w:val="32"/>
                <w:cs/>
              </w:rPr>
              <w:t>วาดภาพดิจิทัล</w:t>
            </w:r>
          </w:p>
        </w:tc>
        <w:tc>
          <w:tcPr>
            <w:tcW w:w="2268" w:type="dxa"/>
          </w:tcPr>
          <w:p w14:paraId="01BB2398" w14:textId="6C9DADA7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A4BB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F287E" w:rsidRPr="00561921" w14:paraId="26649AE3" w14:textId="77777777" w:rsidTr="008C5B12">
        <w:tc>
          <w:tcPr>
            <w:tcW w:w="1525" w:type="dxa"/>
          </w:tcPr>
          <w:p w14:paraId="07CFA577" w14:textId="5FCF09E7" w:rsidR="00AF287E" w:rsidRDefault="00EF7F37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F7F37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งานสเกตช์</w:t>
            </w:r>
          </w:p>
        </w:tc>
        <w:tc>
          <w:tcPr>
            <w:tcW w:w="1559" w:type="dxa"/>
          </w:tcPr>
          <w:p w14:paraId="440B792F" w14:textId="1C9E8FB4" w:rsidR="00AF287E" w:rsidRDefault="001E1295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1295">
              <w:rPr>
                <w:rFonts w:ascii="TH SarabunPSK" w:hAnsi="TH SarabunPSK" w:cs="TH SarabunPSK"/>
                <w:sz w:val="32"/>
                <w:szCs w:val="32"/>
              </w:rPr>
              <w:t>Sketching</w:t>
            </w:r>
          </w:p>
        </w:tc>
        <w:tc>
          <w:tcPr>
            <w:tcW w:w="3974" w:type="dxa"/>
          </w:tcPr>
          <w:p w14:paraId="0734C756" w14:textId="494573B7" w:rsidR="00AF287E" w:rsidRPr="006A781F" w:rsidRDefault="00524F7C" w:rsidP="00524F7C">
            <w:pPr>
              <w:tabs>
                <w:tab w:val="left" w:pos="116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การร่างภาพด้วยดินสอหรือหมึกอย่างรวดเร็ว</w:t>
            </w:r>
          </w:p>
        </w:tc>
        <w:tc>
          <w:tcPr>
            <w:tcW w:w="1553" w:type="dxa"/>
          </w:tcPr>
          <w:p w14:paraId="0ECFD7C1" w14:textId="3167941E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7F37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งานสเกตช์</w:t>
            </w:r>
          </w:p>
        </w:tc>
        <w:tc>
          <w:tcPr>
            <w:tcW w:w="2268" w:type="dxa"/>
          </w:tcPr>
          <w:p w14:paraId="5694D2B7" w14:textId="781BE27D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A4BB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</w:tbl>
    <w:p w14:paraId="63D54F49" w14:textId="77777777" w:rsidR="008260C2" w:rsidRDefault="008260C2"/>
    <w:tbl>
      <w:tblPr>
        <w:tblStyle w:val="TableGrid"/>
        <w:tblW w:w="1087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25"/>
        <w:gridCol w:w="1559"/>
        <w:gridCol w:w="3974"/>
        <w:gridCol w:w="1553"/>
        <w:gridCol w:w="2268"/>
      </w:tblGrid>
      <w:tr w:rsidR="00B84DF8" w:rsidRPr="00561921" w14:paraId="58D954C0" w14:textId="77777777" w:rsidTr="00667B0B">
        <w:tc>
          <w:tcPr>
            <w:tcW w:w="1525" w:type="dxa"/>
            <w:shd w:val="clear" w:color="auto" w:fill="BFBFBF" w:themeFill="background1" w:themeFillShade="BF"/>
            <w:vAlign w:val="center"/>
          </w:tcPr>
          <w:p w14:paraId="731186DC" w14:textId="1F202E3E" w:rsidR="00667B0B" w:rsidRPr="00A520BA" w:rsidRDefault="00667B0B" w:rsidP="00667B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ภาษาไทย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026F962B" w14:textId="309AD3B2" w:rsidR="00667B0B" w:rsidRPr="00A520BA" w:rsidRDefault="00667B0B" w:rsidP="00667B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</w:p>
        </w:tc>
        <w:tc>
          <w:tcPr>
            <w:tcW w:w="3974" w:type="dxa"/>
            <w:shd w:val="clear" w:color="auto" w:fill="BFBFBF" w:themeFill="background1" w:themeFillShade="BF"/>
            <w:vAlign w:val="center"/>
          </w:tcPr>
          <w:p w14:paraId="0DE0B263" w14:textId="3EB81EF8" w:rsidR="00667B0B" w:rsidRPr="00A520BA" w:rsidRDefault="00667B0B" w:rsidP="00667B0B">
            <w:pPr>
              <w:tabs>
                <w:tab w:val="left" w:pos="1500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53" w:type="dxa"/>
            <w:shd w:val="clear" w:color="auto" w:fill="BFBFBF" w:themeFill="background1" w:themeFillShade="BF"/>
          </w:tcPr>
          <w:p w14:paraId="00282D61" w14:textId="3888D8A0" w:rsidR="00667B0B" w:rsidRPr="00A520BA" w:rsidRDefault="00667B0B" w:rsidP="00667B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คำที่ใช้ในการสื่อสาร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20618934" w14:textId="74EB455E" w:rsidR="00667B0B" w:rsidRPr="005A4BBD" w:rsidRDefault="00667B0B" w:rsidP="00667B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ประกอบด้วย</w:t>
            </w:r>
          </w:p>
        </w:tc>
      </w:tr>
      <w:tr w:rsidR="00AF287E" w:rsidRPr="00561921" w14:paraId="2D27F1D8" w14:textId="77777777" w:rsidTr="008C5B12">
        <w:tc>
          <w:tcPr>
            <w:tcW w:w="1525" w:type="dxa"/>
          </w:tcPr>
          <w:p w14:paraId="3DEF961B" w14:textId="6654FB31" w:rsidR="00AF287E" w:rsidRDefault="00EF7F37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F7F37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งานปั้น</w:t>
            </w:r>
          </w:p>
        </w:tc>
        <w:tc>
          <w:tcPr>
            <w:tcW w:w="1559" w:type="dxa"/>
          </w:tcPr>
          <w:p w14:paraId="2B5E702A" w14:textId="4372446E" w:rsidR="00AF287E" w:rsidRDefault="0009712A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9712A">
              <w:rPr>
                <w:rFonts w:ascii="TH SarabunPSK" w:hAnsi="TH SarabunPSK" w:cs="TH SarabunPSK"/>
                <w:sz w:val="32"/>
                <w:szCs w:val="32"/>
              </w:rPr>
              <w:t>Sculpting</w:t>
            </w:r>
          </w:p>
        </w:tc>
        <w:tc>
          <w:tcPr>
            <w:tcW w:w="3974" w:type="dxa"/>
          </w:tcPr>
          <w:p w14:paraId="6101B361" w14:textId="7B8682EC" w:rsidR="00AF287E" w:rsidRPr="006A781F" w:rsidRDefault="006A781F" w:rsidP="006A781F">
            <w:pPr>
              <w:tabs>
                <w:tab w:val="left" w:pos="150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6A781F">
              <w:rPr>
                <w:rFonts w:ascii="TH SarabunPSK" w:hAnsi="TH SarabunPSK" w:cs="TH SarabunPSK"/>
                <w:sz w:val="32"/>
                <w:szCs w:val="32"/>
                <w:cs/>
              </w:rPr>
              <w:t>การสร้างรูปร่างจากวัสดุ เช่น ดิน ปูน แว็กซ์</w:t>
            </w:r>
          </w:p>
        </w:tc>
        <w:tc>
          <w:tcPr>
            <w:tcW w:w="1553" w:type="dxa"/>
          </w:tcPr>
          <w:p w14:paraId="194B6BF4" w14:textId="6DAA11DF" w:rsidR="00AF287E" w:rsidRDefault="00777A8E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7F37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งานปั้น</w:t>
            </w:r>
          </w:p>
        </w:tc>
        <w:tc>
          <w:tcPr>
            <w:tcW w:w="2268" w:type="dxa"/>
          </w:tcPr>
          <w:p w14:paraId="7D792FB3" w14:textId="60CCDB28" w:rsidR="00AF287E" w:rsidRDefault="00FA15CC" w:rsidP="00FA15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A4BBD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A53E4" w:rsidRPr="00561921" w14:paraId="1BE146DE" w14:textId="77777777" w:rsidTr="008C5B12">
        <w:tc>
          <w:tcPr>
            <w:tcW w:w="1525" w:type="dxa"/>
          </w:tcPr>
          <w:p w14:paraId="509B6549" w14:textId="2D6A74EA" w:rsidR="00AA53E4" w:rsidRPr="00EF7F37" w:rsidRDefault="00ED0C12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การแจ้งเตือน</w:t>
            </w:r>
          </w:p>
        </w:tc>
        <w:tc>
          <w:tcPr>
            <w:tcW w:w="1559" w:type="dxa"/>
          </w:tcPr>
          <w:p w14:paraId="7489907C" w14:textId="2BBD8340" w:rsidR="00AA53E4" w:rsidRDefault="009B0A4A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03A55">
              <w:rPr>
                <w:rFonts w:ascii="TH SarabunPSK" w:hAnsi="TH SarabunPSK" w:cs="TH SarabunPSK"/>
                <w:sz w:val="32"/>
                <w:szCs w:val="32"/>
              </w:rPr>
              <w:t>Notifications</w:t>
            </w:r>
          </w:p>
        </w:tc>
        <w:tc>
          <w:tcPr>
            <w:tcW w:w="3974" w:type="dxa"/>
          </w:tcPr>
          <w:p w14:paraId="5C78E59F" w14:textId="0F221043" w:rsidR="00AA53E4" w:rsidRPr="00050D89" w:rsidRDefault="00C82FF2" w:rsidP="00050D89">
            <w:pPr>
              <w:rPr>
                <w:rFonts w:ascii="TH SarabunPSK" w:hAnsi="TH SarabunPSK" w:cs="TH SarabunPSK"/>
                <w:sz w:val="32"/>
                <w:szCs w:val="32"/>
                <w:highlight w:val="yellow"/>
              </w:rPr>
            </w:pPr>
            <w:r w:rsidRPr="00561921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การแจ้งเตือน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ทั้งหมด</w:t>
            </w:r>
            <w:r w:rsidR="00B86D89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ของนิสิตและอาจารย์เกี่ยวกับกิจกรรม</w:t>
            </w:r>
            <w:r w:rsidR="00DD700F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ที่นิสิตและอาจารย์ได้ลงมือทำ</w:t>
            </w:r>
          </w:p>
        </w:tc>
        <w:tc>
          <w:tcPr>
            <w:tcW w:w="1553" w:type="dxa"/>
          </w:tcPr>
          <w:p w14:paraId="250DF947" w14:textId="40A14665" w:rsidR="00AA53E4" w:rsidRDefault="00FA15CC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Notifications</w:t>
            </w:r>
          </w:p>
        </w:tc>
        <w:tc>
          <w:tcPr>
            <w:tcW w:w="2268" w:type="dxa"/>
          </w:tcPr>
          <w:p w14:paraId="2420DD94" w14:textId="61DDA9EC" w:rsidR="00AA53E4" w:rsidRDefault="00825144" w:rsidP="005B32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AA53E4" w:rsidRPr="00561921" w14:paraId="4B5456AA" w14:textId="77777777" w:rsidTr="008C5B12">
        <w:tc>
          <w:tcPr>
            <w:tcW w:w="1525" w:type="dxa"/>
          </w:tcPr>
          <w:p w14:paraId="1C0E825A" w14:textId="77777777" w:rsidR="00667B0B" w:rsidRDefault="00FA15CC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สถานะ</w:t>
            </w:r>
          </w:p>
          <w:p w14:paraId="5A52232C" w14:textId="269422F9" w:rsidR="00AA53E4" w:rsidRPr="00EF7F37" w:rsidRDefault="00FA15CC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</w:t>
            </w:r>
            <w:r w:rsidR="00ED0C12">
              <w:rPr>
                <w:rFonts w:ascii="TH SarabunPSK" w:hAnsi="TH SarabunPSK" w:cs="TH SarabunPSK" w:hint="cs"/>
                <w:sz w:val="32"/>
                <w:szCs w:val="32"/>
                <w:cs/>
              </w:rPr>
              <w:t>แจ้งเตือน</w:t>
            </w:r>
          </w:p>
        </w:tc>
        <w:tc>
          <w:tcPr>
            <w:tcW w:w="1559" w:type="dxa"/>
          </w:tcPr>
          <w:p w14:paraId="1C1C3903" w14:textId="6E77D453" w:rsidR="00AA53E4" w:rsidRDefault="00ED0C12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03A55">
              <w:rPr>
                <w:rFonts w:ascii="TH SarabunPSK" w:hAnsi="TH SarabunPSK" w:cs="TH SarabunPSK"/>
                <w:sz w:val="32"/>
                <w:szCs w:val="32"/>
              </w:rPr>
              <w:t>Notifications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Status</w:t>
            </w:r>
          </w:p>
        </w:tc>
        <w:tc>
          <w:tcPr>
            <w:tcW w:w="3974" w:type="dxa"/>
          </w:tcPr>
          <w:p w14:paraId="01C3DC65" w14:textId="2EA14264" w:rsidR="00AA53E4" w:rsidRPr="00050D89" w:rsidRDefault="00825144" w:rsidP="00050D89">
            <w:pPr>
              <w:rPr>
                <w:rFonts w:ascii="TH SarabunPSK" w:hAnsi="TH SarabunPSK" w:cs="TH SarabunPSK"/>
                <w:sz w:val="32"/>
                <w:szCs w:val="32"/>
                <w:highlight w:val="yellow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สถานะ</w:t>
            </w:r>
            <w:r w:rsidRPr="00561921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การแจ้งเตือน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ทั้งหมดของนิสิตและอาจารย์เกี่ยวกับกิจกรรมที่นิสิตและอาจารย์ได้ลงมือทำ</w:t>
            </w:r>
          </w:p>
        </w:tc>
        <w:tc>
          <w:tcPr>
            <w:tcW w:w="1553" w:type="dxa"/>
          </w:tcPr>
          <w:p w14:paraId="51EAB9ED" w14:textId="06167506" w:rsidR="00AA53E4" w:rsidRDefault="00FA15CC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Notifications</w:t>
            </w: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Status</w:t>
            </w:r>
          </w:p>
        </w:tc>
        <w:tc>
          <w:tcPr>
            <w:tcW w:w="2268" w:type="dxa"/>
          </w:tcPr>
          <w:p w14:paraId="0E6A13DF" w14:textId="1BEDBE91" w:rsidR="00486F48" w:rsidRDefault="00825144" w:rsidP="00486F4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="00486F48">
              <w:rPr>
                <w:rFonts w:ascii="TH SarabunPSK" w:hAnsi="TH SarabunPSK" w:cs="TH SarabunPSK"/>
                <w:sz w:val="32"/>
                <w:szCs w:val="32"/>
              </w:rPr>
              <w:t>read</w:t>
            </w:r>
          </w:p>
          <w:p w14:paraId="34EB8B86" w14:textId="229DD47F" w:rsidR="00AA53E4" w:rsidRDefault="00486F48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 unread</w:t>
            </w:r>
          </w:p>
        </w:tc>
      </w:tr>
      <w:tr w:rsidR="00EC20EA" w:rsidRPr="00561921" w14:paraId="35166D08" w14:textId="77777777" w:rsidTr="008C5B12">
        <w:tc>
          <w:tcPr>
            <w:tcW w:w="1525" w:type="dxa"/>
          </w:tcPr>
          <w:p w14:paraId="74F8194D" w14:textId="5E306806" w:rsidR="00EC20EA" w:rsidRDefault="005D2E34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</w:t>
            </w:r>
          </w:p>
        </w:tc>
        <w:tc>
          <w:tcPr>
            <w:tcW w:w="1559" w:type="dxa"/>
          </w:tcPr>
          <w:p w14:paraId="6CEFA252" w14:textId="02138D0B" w:rsidR="00EC20EA" w:rsidRPr="00003A55" w:rsidRDefault="00EC20EA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Edit</w:t>
            </w:r>
          </w:p>
        </w:tc>
        <w:tc>
          <w:tcPr>
            <w:tcW w:w="3974" w:type="dxa"/>
          </w:tcPr>
          <w:p w14:paraId="40330DAA" w14:textId="431690D3" w:rsidR="00EC20EA" w:rsidRDefault="005D2E34" w:rsidP="00050D89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แก้ไขโปรไฟล์นิสิตและโปรไฟล์อาจารย์</w:t>
            </w:r>
          </w:p>
        </w:tc>
        <w:tc>
          <w:tcPr>
            <w:tcW w:w="1553" w:type="dxa"/>
          </w:tcPr>
          <w:p w14:paraId="019FFF90" w14:textId="53BEC07A" w:rsidR="00EC20EA" w:rsidRPr="00003A55" w:rsidRDefault="005D2E34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Edit</w:t>
            </w:r>
          </w:p>
        </w:tc>
        <w:tc>
          <w:tcPr>
            <w:tcW w:w="2268" w:type="dxa"/>
          </w:tcPr>
          <w:p w14:paraId="57EAE049" w14:textId="77777777" w:rsidR="005D2E34" w:rsidRPr="00561921" w:rsidRDefault="005D2E34" w:rsidP="005D2E3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1. โปรไฟล์นิสิต</w:t>
            </w:r>
          </w:p>
          <w:p w14:paraId="721BF1C1" w14:textId="68AB33CC" w:rsidR="00EC20EA" w:rsidRDefault="005D2E34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 xml:space="preserve">2. </w:t>
            </w: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โปรไฟล์อาจารย์</w:t>
            </w:r>
          </w:p>
        </w:tc>
      </w:tr>
      <w:tr w:rsidR="00EC20EA" w:rsidRPr="00561921" w14:paraId="7F3768F6" w14:textId="77777777" w:rsidTr="008C5B12">
        <w:tc>
          <w:tcPr>
            <w:tcW w:w="1525" w:type="dxa"/>
          </w:tcPr>
          <w:p w14:paraId="1273C764" w14:textId="77777777" w:rsidR="00667B0B" w:rsidRDefault="005D2E34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ช่อง</w:t>
            </w:r>
            <w:r w:rsidR="00FA15CC"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ทาง</w:t>
            </w:r>
          </w:p>
          <w:p w14:paraId="1C7E9483" w14:textId="73AB6CA4" w:rsidR="00EC20EA" w:rsidRDefault="00FA15CC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</w:t>
            </w:r>
            <w:r w:rsidR="005D2E34"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ติดต่อ</w:t>
            </w:r>
          </w:p>
        </w:tc>
        <w:tc>
          <w:tcPr>
            <w:tcW w:w="1559" w:type="dxa"/>
          </w:tcPr>
          <w:p w14:paraId="3F14304B" w14:textId="2A905258" w:rsidR="00EC20EA" w:rsidRPr="00003A55" w:rsidRDefault="00EC20EA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Contact</w:t>
            </w:r>
          </w:p>
        </w:tc>
        <w:tc>
          <w:tcPr>
            <w:tcW w:w="3974" w:type="dxa"/>
          </w:tcPr>
          <w:p w14:paraId="048D8AC3" w14:textId="7DB3C305" w:rsidR="00EC20EA" w:rsidRDefault="005D2E34" w:rsidP="00050D89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สื่อที่ใช้ในการสื่อสารระหว่างนิสิตและอาจารย์</w:t>
            </w:r>
          </w:p>
        </w:tc>
        <w:tc>
          <w:tcPr>
            <w:tcW w:w="1553" w:type="dxa"/>
          </w:tcPr>
          <w:p w14:paraId="45110254" w14:textId="744D9AD6" w:rsidR="00EC20EA" w:rsidRPr="00003A55" w:rsidRDefault="005D2E34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Contact</w:t>
            </w:r>
          </w:p>
        </w:tc>
        <w:tc>
          <w:tcPr>
            <w:tcW w:w="2268" w:type="dxa"/>
          </w:tcPr>
          <w:p w14:paraId="161E86AE" w14:textId="77777777" w:rsidR="00EC20EA" w:rsidRDefault="00FB7BC4" w:rsidP="0010064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="0010064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100645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</w:t>
            </w:r>
          </w:p>
          <w:p w14:paraId="38931FCA" w14:textId="223F9B3B" w:rsidR="00EC20EA" w:rsidRDefault="00100645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อีเ</w:t>
            </w:r>
            <w:r w:rsidR="003F205A">
              <w:rPr>
                <w:rFonts w:ascii="TH SarabunPSK" w:hAnsi="TH SarabunPSK" w:cs="TH SarabunPSK" w:hint="cs"/>
                <w:sz w:val="32"/>
                <w:szCs w:val="32"/>
                <w:cs/>
              </w:rPr>
              <w:t>มล</w:t>
            </w:r>
          </w:p>
        </w:tc>
      </w:tr>
      <w:tr w:rsidR="00EC20EA" w:rsidRPr="00561921" w14:paraId="3A3D16CF" w14:textId="77777777" w:rsidTr="008C5B12">
        <w:tc>
          <w:tcPr>
            <w:tcW w:w="1525" w:type="dxa"/>
          </w:tcPr>
          <w:p w14:paraId="50F27DB6" w14:textId="4B73E5B0" w:rsidR="00EC20EA" w:rsidRDefault="008539A6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</w:t>
            </w:r>
          </w:p>
        </w:tc>
        <w:tc>
          <w:tcPr>
            <w:tcW w:w="1559" w:type="dxa"/>
          </w:tcPr>
          <w:p w14:paraId="01CD9E3D" w14:textId="383F6E73" w:rsidR="00EC20EA" w:rsidRPr="00003A55" w:rsidRDefault="008539A6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Job</w:t>
            </w:r>
          </w:p>
        </w:tc>
        <w:tc>
          <w:tcPr>
            <w:tcW w:w="3974" w:type="dxa"/>
          </w:tcPr>
          <w:p w14:paraId="483C4BF2" w14:textId="12B5BCB3" w:rsidR="00EC20EA" w:rsidRDefault="00481136" w:rsidP="00050D89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โพสต์งานของ</w:t>
            </w:r>
            <w:r w:rsidR="00F26DE9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</w:t>
            </w:r>
          </w:p>
        </w:tc>
        <w:tc>
          <w:tcPr>
            <w:tcW w:w="1553" w:type="dxa"/>
          </w:tcPr>
          <w:p w14:paraId="4C3A6F30" w14:textId="7A6792C2" w:rsidR="00EC20EA" w:rsidRPr="00003A55" w:rsidRDefault="008539A6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</w:t>
            </w:r>
          </w:p>
        </w:tc>
        <w:tc>
          <w:tcPr>
            <w:tcW w:w="2268" w:type="dxa"/>
          </w:tcPr>
          <w:p w14:paraId="78C860F9" w14:textId="0BCD8FAE" w:rsidR="00EC20EA" w:rsidRDefault="00553F3D" w:rsidP="00553F3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EC20EA" w:rsidRPr="00561921" w14:paraId="26CE0052" w14:textId="77777777" w:rsidTr="008C5B12">
        <w:tc>
          <w:tcPr>
            <w:tcW w:w="1525" w:type="dxa"/>
          </w:tcPr>
          <w:p w14:paraId="282C2377" w14:textId="533B521B" w:rsidR="00EC20EA" w:rsidRDefault="00FD0717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รีวิว</w:t>
            </w:r>
          </w:p>
        </w:tc>
        <w:tc>
          <w:tcPr>
            <w:tcW w:w="1559" w:type="dxa"/>
          </w:tcPr>
          <w:p w14:paraId="405947CC" w14:textId="73F6FDE4" w:rsidR="00EC20EA" w:rsidRPr="00003A55" w:rsidRDefault="0012533B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Review</w:t>
            </w:r>
          </w:p>
        </w:tc>
        <w:tc>
          <w:tcPr>
            <w:tcW w:w="3974" w:type="dxa"/>
          </w:tcPr>
          <w:p w14:paraId="3C244676" w14:textId="17C6D3E9" w:rsidR="00EC20EA" w:rsidRPr="00C740B9" w:rsidRDefault="00FD0717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ความคิดเห็นหรือการประเมินที่อาจารย์</w:t>
            </w:r>
            <w:r w:rsidR="00DC1D80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</w:t>
            </w:r>
            <w:r w:rsidR="00B22A74">
              <w:rPr>
                <w:rFonts w:ascii="TH SarabunPSK" w:hAnsi="TH SarabunPSK" w:cs="TH SarabunPSK" w:hint="cs"/>
                <w:sz w:val="32"/>
                <w:szCs w:val="32"/>
                <w:cs/>
              </w:rPr>
              <w:t>ออก</w:t>
            </w: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เกี่ยวกับการทำงานของนิสิต </w:t>
            </w:r>
          </w:p>
        </w:tc>
        <w:tc>
          <w:tcPr>
            <w:tcW w:w="1553" w:type="dxa"/>
          </w:tcPr>
          <w:p w14:paraId="56AFDF2D" w14:textId="458D82D1" w:rsidR="00EC20EA" w:rsidRPr="00003A55" w:rsidRDefault="00FD0717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Review</w:t>
            </w:r>
          </w:p>
        </w:tc>
        <w:tc>
          <w:tcPr>
            <w:tcW w:w="2268" w:type="dxa"/>
          </w:tcPr>
          <w:p w14:paraId="64B74409" w14:textId="38B58C45" w:rsidR="00FD0717" w:rsidRPr="00561921" w:rsidRDefault="00FD0717" w:rsidP="00FD071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1.</w:t>
            </w: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A5148">
              <w:rPr>
                <w:rFonts w:ascii="TH SarabunPSK" w:hAnsi="TH SarabunPSK" w:cs="TH SarabunPSK" w:hint="cs"/>
                <w:sz w:val="32"/>
                <w:szCs w:val="32"/>
                <w:cs/>
              </w:rPr>
              <w:t>โพสต์งานที่</w:t>
            </w:r>
            <w:r w:rsidR="006F63D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มีสถานะปิด</w:t>
            </w:r>
          </w:p>
          <w:p w14:paraId="65B9F21F" w14:textId="53E775CC" w:rsidR="00FD0717" w:rsidRPr="00561921" w:rsidRDefault="00FD0717" w:rsidP="00FD071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 xml:space="preserve">2. </w:t>
            </w:r>
            <w:r w:rsidR="005E0782">
              <w:rPr>
                <w:rFonts w:ascii="TH SarabunPSK" w:hAnsi="TH SarabunPSK" w:cs="TH SarabunPSK" w:hint="cs"/>
                <w:sz w:val="32"/>
                <w:szCs w:val="32"/>
                <w:cs/>
              </w:rPr>
              <w:t>นิสิตที่ทำงาน</w:t>
            </w:r>
            <w:r w:rsidR="00EA3634">
              <w:rPr>
                <w:rFonts w:ascii="TH SarabunPSK" w:hAnsi="TH SarabunPSK" w:cs="TH SarabunPSK" w:hint="cs"/>
                <w:sz w:val="32"/>
                <w:szCs w:val="32"/>
                <w:cs/>
              </w:rPr>
              <w:t>ในโพสต์งานที่มีสถานะปิด</w:t>
            </w:r>
          </w:p>
          <w:p w14:paraId="3D022CAE" w14:textId="0EAC7AF2" w:rsidR="008360BB" w:rsidRPr="00561921" w:rsidRDefault="00DF3FCA" w:rsidP="00FD071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8360BB">
              <w:rPr>
                <w:rFonts w:ascii="TH SarabunPSK" w:hAnsi="TH SarabunPSK" w:cs="TH SarabunPSK"/>
                <w:sz w:val="32"/>
                <w:szCs w:val="32"/>
              </w:rPr>
              <w:t xml:space="preserve">. </w:t>
            </w:r>
            <w:r w:rsidR="008360BB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ประเภทรีวิว</w:t>
            </w:r>
          </w:p>
          <w:p w14:paraId="3411B809" w14:textId="3D20825E" w:rsidR="00EC20EA" w:rsidRDefault="00DF3FCA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FD0717" w:rsidRPr="00561921">
              <w:rPr>
                <w:rFonts w:ascii="TH SarabunPSK" w:hAnsi="TH SarabunPSK" w:cs="TH SarabunPSK" w:hint="cs"/>
                <w:sz w:val="32"/>
                <w:szCs w:val="32"/>
              </w:rPr>
              <w:t xml:space="preserve">. </w:t>
            </w:r>
            <w:r w:rsidR="002319FE">
              <w:rPr>
                <w:rFonts w:ascii="TH SarabunPSK" w:hAnsi="TH SarabunPSK" w:cs="TH SarabunPSK" w:hint="cs"/>
                <w:sz w:val="32"/>
                <w:szCs w:val="32"/>
                <w:cs/>
              </w:rPr>
              <w:t>คะแนนรีวิว</w:t>
            </w:r>
          </w:p>
        </w:tc>
      </w:tr>
      <w:tr w:rsidR="00EC20EA" w:rsidRPr="00561921" w14:paraId="18806E9B" w14:textId="77777777" w:rsidTr="008C5B12">
        <w:tc>
          <w:tcPr>
            <w:tcW w:w="1525" w:type="dxa"/>
          </w:tcPr>
          <w:p w14:paraId="38D8C7BD" w14:textId="7A27AE88" w:rsidR="00EC20EA" w:rsidRDefault="002319FE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คะแนนรีวิว</w:t>
            </w:r>
          </w:p>
        </w:tc>
        <w:tc>
          <w:tcPr>
            <w:tcW w:w="1559" w:type="dxa"/>
          </w:tcPr>
          <w:p w14:paraId="6F7375C6" w14:textId="6976998F" w:rsidR="00EC20EA" w:rsidRPr="00003A55" w:rsidRDefault="00864F70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64F70">
              <w:rPr>
                <w:rFonts w:ascii="TH SarabunPSK" w:hAnsi="TH SarabunPSK" w:cs="TH SarabunPSK"/>
                <w:sz w:val="32"/>
                <w:szCs w:val="32"/>
              </w:rPr>
              <w:t xml:space="preserve">Review </w:t>
            </w:r>
            <w:r>
              <w:rPr>
                <w:rFonts w:ascii="TH SarabunPSK" w:hAnsi="TH SarabunPSK" w:cs="TH SarabunPSK"/>
                <w:sz w:val="32"/>
                <w:szCs w:val="32"/>
              </w:rPr>
              <w:t>S</w:t>
            </w:r>
            <w:r w:rsidRPr="00864F70">
              <w:rPr>
                <w:rFonts w:ascii="TH SarabunPSK" w:hAnsi="TH SarabunPSK" w:cs="TH SarabunPSK"/>
                <w:sz w:val="32"/>
                <w:szCs w:val="32"/>
              </w:rPr>
              <w:t>core</w:t>
            </w:r>
          </w:p>
        </w:tc>
        <w:tc>
          <w:tcPr>
            <w:tcW w:w="3974" w:type="dxa"/>
          </w:tcPr>
          <w:p w14:paraId="3B7A1E26" w14:textId="7E2D5CBC" w:rsidR="00EC20EA" w:rsidRDefault="0006018F" w:rsidP="00050D89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คะแนนที่อาจารย์รีวิว</w:t>
            </w:r>
            <w:r w:rsidR="003119B4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การทำงานของนิสิต</w:t>
            </w:r>
          </w:p>
        </w:tc>
        <w:tc>
          <w:tcPr>
            <w:tcW w:w="1553" w:type="dxa"/>
          </w:tcPr>
          <w:p w14:paraId="56E35CF6" w14:textId="4CD0AD63" w:rsidR="00EC20EA" w:rsidRPr="00003A55" w:rsidRDefault="00645A2F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คะแนนรีวิว</w:t>
            </w:r>
          </w:p>
        </w:tc>
        <w:tc>
          <w:tcPr>
            <w:tcW w:w="2268" w:type="dxa"/>
          </w:tcPr>
          <w:p w14:paraId="1E6B6AB8" w14:textId="6930C4F9" w:rsidR="00DF0716" w:rsidRDefault="00DF0716" w:rsidP="00DF071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="009E2034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5B3247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5B3247">
              <w:rPr>
                <w:rFonts w:ascii="TH SarabunPSK" w:hAnsi="TH SarabunPSK" w:cs="TH SarabunPSK" w:hint="cs"/>
                <w:sz w:val="32"/>
                <w:szCs w:val="32"/>
                <w:cs/>
              </w:rPr>
              <w:t>คะแนน</w:t>
            </w:r>
          </w:p>
          <w:p w14:paraId="3626FC8F" w14:textId="15402F51" w:rsidR="00DF0716" w:rsidRDefault="00DF0716" w:rsidP="00DF071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2. </w:t>
            </w:r>
            <w:r w:rsidR="009E2034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5B3247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55F69">
              <w:rPr>
                <w:rFonts w:ascii="TH SarabunPSK" w:hAnsi="TH SarabunPSK" w:cs="TH SarabunPSK" w:hint="cs"/>
                <w:sz w:val="32"/>
                <w:szCs w:val="32"/>
                <w:cs/>
              </w:rPr>
              <w:t>คะแนน</w:t>
            </w:r>
          </w:p>
          <w:p w14:paraId="0AD9EB5C" w14:textId="47A938C9" w:rsidR="00DF0716" w:rsidRDefault="00DF0716" w:rsidP="00DF071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3. </w:t>
            </w:r>
            <w:r w:rsidR="009E2034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855F6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55F69">
              <w:rPr>
                <w:rFonts w:ascii="TH SarabunPSK" w:hAnsi="TH SarabunPSK" w:cs="TH SarabunPSK" w:hint="cs"/>
                <w:sz w:val="32"/>
                <w:szCs w:val="32"/>
                <w:cs/>
              </w:rPr>
              <w:t>คะแนน</w:t>
            </w:r>
          </w:p>
          <w:p w14:paraId="2FCC5776" w14:textId="55811193" w:rsidR="00DF0716" w:rsidRDefault="00DF0716" w:rsidP="00DF071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4. </w:t>
            </w:r>
            <w:r w:rsidR="009E2034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855F6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คะแนน</w:t>
            </w:r>
          </w:p>
          <w:p w14:paraId="6B723C4E" w14:textId="40EE1C78" w:rsidR="00EC20EA" w:rsidRDefault="00DF0716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5. </w:t>
            </w:r>
            <w:r w:rsidR="009E2034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855F6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55F69">
              <w:rPr>
                <w:rFonts w:ascii="TH SarabunPSK" w:hAnsi="TH SarabunPSK" w:cs="TH SarabunPSK" w:hint="cs"/>
                <w:sz w:val="32"/>
                <w:szCs w:val="32"/>
                <w:cs/>
              </w:rPr>
              <w:t>คะแนน</w:t>
            </w:r>
          </w:p>
        </w:tc>
      </w:tr>
      <w:tr w:rsidR="00EC20EA" w:rsidRPr="00561921" w14:paraId="18BDE237" w14:textId="77777777" w:rsidTr="008C5B12">
        <w:tc>
          <w:tcPr>
            <w:tcW w:w="1525" w:type="dxa"/>
          </w:tcPr>
          <w:p w14:paraId="6ADA61CA" w14:textId="74685129" w:rsidR="00EC20EA" w:rsidRDefault="00744F41" w:rsidP="00050D8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ประเภทรีวิว</w:t>
            </w:r>
          </w:p>
        </w:tc>
        <w:tc>
          <w:tcPr>
            <w:tcW w:w="1559" w:type="dxa"/>
          </w:tcPr>
          <w:p w14:paraId="56E66763" w14:textId="0590DE82" w:rsidR="00EC20EA" w:rsidRPr="00003A55" w:rsidRDefault="002535A0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Review Category</w:t>
            </w:r>
          </w:p>
        </w:tc>
        <w:tc>
          <w:tcPr>
            <w:tcW w:w="3974" w:type="dxa"/>
          </w:tcPr>
          <w:p w14:paraId="6019151C" w14:textId="7AD7B128" w:rsidR="00EC20EA" w:rsidRDefault="009226BF" w:rsidP="00050D89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ประเภท</w:t>
            </w:r>
            <w:r w:rsidR="00D234D1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ของรีวิว</w:t>
            </w:r>
            <w:r w:rsidR="00645A2F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ที่แบ่งตามลักษณะการทำงานของนิสิต</w:t>
            </w:r>
          </w:p>
        </w:tc>
        <w:tc>
          <w:tcPr>
            <w:tcW w:w="1553" w:type="dxa"/>
          </w:tcPr>
          <w:p w14:paraId="3D4BAC56" w14:textId="7A028B8B" w:rsidR="00EC20EA" w:rsidRPr="00003A55" w:rsidRDefault="00645A2F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ประเภทรีวิว</w:t>
            </w:r>
          </w:p>
        </w:tc>
        <w:tc>
          <w:tcPr>
            <w:tcW w:w="2268" w:type="dxa"/>
          </w:tcPr>
          <w:p w14:paraId="63F17043" w14:textId="77777777" w:rsidR="0037302D" w:rsidRDefault="00DF0716" w:rsidP="0037302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="0037302D" w:rsidRPr="0037302D">
              <w:rPr>
                <w:rFonts w:ascii="TH SarabunPSK" w:hAnsi="TH SarabunPSK" w:cs="TH SarabunPSK" w:hint="cs"/>
                <w:sz w:val="32"/>
                <w:szCs w:val="32"/>
                <w:cs/>
              </w:rPr>
              <w:t>คุณภาพของงาน</w:t>
            </w:r>
          </w:p>
          <w:p w14:paraId="602C9F18" w14:textId="5DD926E2" w:rsidR="0037302D" w:rsidRDefault="005B6578" w:rsidP="0037302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2. </w:t>
            </w:r>
            <w:r w:rsidR="00530257" w:rsidRPr="00530257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ความสามารถในการทำงานร่วมกับทีม</w:t>
            </w:r>
          </w:p>
          <w:p w14:paraId="1B1F3EEE" w14:textId="4497B977" w:rsidR="00EC20EA" w:rsidRDefault="005B6578" w:rsidP="00050D8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="0078467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8467D" w:rsidRPr="0078467D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ความกระตือรือร้นที่จะทำงานและเรียนรู้สิ่งใหม่</w:t>
            </w:r>
            <w:r w:rsidR="002574A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8467D" w:rsidRPr="0078467D">
              <w:rPr>
                <w:rFonts w:ascii="TH SarabunPSK" w:hAnsi="TH SarabunPSK" w:cs="TH SarabunPSK" w:hint="cs"/>
                <w:sz w:val="32"/>
                <w:szCs w:val="32"/>
                <w:cs/>
              </w:rPr>
              <w:t>ๆ</w:t>
            </w:r>
          </w:p>
        </w:tc>
      </w:tr>
    </w:tbl>
    <w:p w14:paraId="4B7FDDB0" w14:textId="783B6A1E" w:rsidR="00667B0B" w:rsidRDefault="00667B0B" w:rsidP="00667B0B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295E507" w14:textId="77777777" w:rsidR="00667B0B" w:rsidRDefault="00667B0B"/>
    <w:tbl>
      <w:tblPr>
        <w:tblStyle w:val="TableGrid"/>
        <w:tblW w:w="1087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71"/>
        <w:gridCol w:w="1513"/>
        <w:gridCol w:w="3974"/>
        <w:gridCol w:w="1553"/>
        <w:gridCol w:w="2268"/>
      </w:tblGrid>
      <w:tr w:rsidR="00B84DF8" w:rsidRPr="00561921" w14:paraId="375414D2" w14:textId="77777777" w:rsidTr="008319C3">
        <w:tc>
          <w:tcPr>
            <w:tcW w:w="1571" w:type="dxa"/>
            <w:shd w:val="clear" w:color="auto" w:fill="BFBFBF" w:themeFill="background1" w:themeFillShade="BF"/>
            <w:vAlign w:val="center"/>
          </w:tcPr>
          <w:p w14:paraId="34B63484" w14:textId="64978697" w:rsidR="00667B0B" w:rsidRPr="008360BF" w:rsidRDefault="00667B0B" w:rsidP="00667B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ภาษาไทย</w:t>
            </w:r>
          </w:p>
        </w:tc>
        <w:tc>
          <w:tcPr>
            <w:tcW w:w="1513" w:type="dxa"/>
            <w:shd w:val="clear" w:color="auto" w:fill="BFBFBF" w:themeFill="background1" w:themeFillShade="BF"/>
            <w:vAlign w:val="center"/>
          </w:tcPr>
          <w:p w14:paraId="4D096978" w14:textId="24132EC4" w:rsidR="00667B0B" w:rsidRPr="008360BF" w:rsidRDefault="00667B0B" w:rsidP="00667B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</w:p>
        </w:tc>
        <w:tc>
          <w:tcPr>
            <w:tcW w:w="3974" w:type="dxa"/>
            <w:shd w:val="clear" w:color="auto" w:fill="BFBFBF" w:themeFill="background1" w:themeFillShade="BF"/>
            <w:vAlign w:val="center"/>
          </w:tcPr>
          <w:p w14:paraId="7D1FFF4D" w14:textId="0EF5DBDD" w:rsidR="00667B0B" w:rsidRPr="008360BF" w:rsidRDefault="00667B0B" w:rsidP="00667B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53" w:type="dxa"/>
            <w:shd w:val="clear" w:color="auto" w:fill="BFBFBF" w:themeFill="background1" w:themeFillShade="BF"/>
          </w:tcPr>
          <w:p w14:paraId="4F921D97" w14:textId="09006BC7" w:rsidR="00667B0B" w:rsidRPr="008360BF" w:rsidRDefault="00667B0B" w:rsidP="00667B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คำที่ใช้ในการสื่อสาร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338603FF" w14:textId="70337780" w:rsidR="00667B0B" w:rsidRPr="008360BF" w:rsidRDefault="00667B0B" w:rsidP="00667B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ประกอบด้วย</w:t>
            </w:r>
          </w:p>
        </w:tc>
      </w:tr>
      <w:tr w:rsidR="00667B0B" w:rsidRPr="00561921" w14:paraId="7BEEF299" w14:textId="77777777" w:rsidTr="008319C3">
        <w:tc>
          <w:tcPr>
            <w:tcW w:w="1571" w:type="dxa"/>
          </w:tcPr>
          <w:p w14:paraId="736D0B63" w14:textId="1044BBDC" w:rsidR="00667B0B" w:rsidRPr="008360BF" w:rsidRDefault="00667B0B" w:rsidP="00FA15C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ประเภทรีวิว</w:t>
            </w:r>
          </w:p>
        </w:tc>
        <w:tc>
          <w:tcPr>
            <w:tcW w:w="1513" w:type="dxa"/>
          </w:tcPr>
          <w:p w14:paraId="395AB8D8" w14:textId="48927882" w:rsidR="00667B0B" w:rsidRPr="008360BF" w:rsidRDefault="00667B0B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>Review Category</w:t>
            </w:r>
          </w:p>
        </w:tc>
        <w:tc>
          <w:tcPr>
            <w:tcW w:w="3974" w:type="dxa"/>
          </w:tcPr>
          <w:p w14:paraId="68721540" w14:textId="54F7640E" w:rsidR="00667B0B" w:rsidRPr="008360BF" w:rsidRDefault="009226BF" w:rsidP="00FA15C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ประเภท</w:t>
            </w:r>
            <w:r w:rsidR="00667B0B" w:rsidRPr="00A520B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ของรีวิวที่แบ่งตามลักษณะการทำงานของนิสิต</w:t>
            </w:r>
          </w:p>
        </w:tc>
        <w:tc>
          <w:tcPr>
            <w:tcW w:w="1553" w:type="dxa"/>
          </w:tcPr>
          <w:p w14:paraId="7BA62FD5" w14:textId="37E7AA5C" w:rsidR="00667B0B" w:rsidRPr="008360BF" w:rsidRDefault="00667B0B" w:rsidP="00FA15C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ประเภทรีวิว</w:t>
            </w:r>
          </w:p>
        </w:tc>
        <w:tc>
          <w:tcPr>
            <w:tcW w:w="2268" w:type="dxa"/>
          </w:tcPr>
          <w:p w14:paraId="4753AA6F" w14:textId="77777777" w:rsidR="00667B0B" w:rsidRPr="00A520BA" w:rsidRDefault="00667B0B" w:rsidP="00667B0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 xml:space="preserve">4. </w:t>
            </w: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มีทักษะการแก้ไขปัญหา</w:t>
            </w:r>
          </w:p>
          <w:p w14:paraId="6FBE3432" w14:textId="77777777" w:rsidR="00667B0B" w:rsidRPr="00A520BA" w:rsidRDefault="00667B0B" w:rsidP="00667B0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 xml:space="preserve">5. </w:t>
            </w: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ทำงานเสร็จตามเวลา</w:t>
            </w:r>
          </w:p>
          <w:p w14:paraId="3185FAB0" w14:textId="6EE55421" w:rsidR="00667B0B" w:rsidRPr="008360BF" w:rsidRDefault="00667B0B" w:rsidP="00667B0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520BA">
              <w:rPr>
                <w:rFonts w:ascii="TH SarabunPSK" w:hAnsi="TH SarabunPSK" w:cs="TH SarabunPSK" w:hint="cs"/>
                <w:sz w:val="32"/>
                <w:szCs w:val="32"/>
              </w:rPr>
              <w:t xml:space="preserve">6. </w:t>
            </w:r>
            <w:r w:rsidRPr="00A520BA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ความคิดเห็นเพิ่มเติม</w:t>
            </w:r>
          </w:p>
        </w:tc>
      </w:tr>
      <w:tr w:rsidR="00AA1A45" w:rsidRPr="00561921" w14:paraId="2C4818A1" w14:textId="77777777" w:rsidTr="008319C3">
        <w:tc>
          <w:tcPr>
            <w:tcW w:w="1571" w:type="dxa"/>
          </w:tcPr>
          <w:p w14:paraId="6BE415CD" w14:textId="77777777" w:rsidR="002574A6" w:rsidRDefault="002574A6" w:rsidP="00AA1A4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8FBA65" w14:textId="77777777" w:rsidR="002574A6" w:rsidRDefault="002574A6" w:rsidP="00AA1A4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366910A" w14:textId="77777777" w:rsidR="002574A6" w:rsidRDefault="002574A6" w:rsidP="00AA1A4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52E557A" w14:textId="77777777" w:rsidR="002574A6" w:rsidRDefault="002574A6" w:rsidP="00AA1A4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F8B7859" w14:textId="55F3E006" w:rsidR="00AA1A45" w:rsidRDefault="00AA1A45" w:rsidP="00AA1A45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ประกาศหางาน</w:t>
            </w:r>
          </w:p>
        </w:tc>
        <w:tc>
          <w:tcPr>
            <w:tcW w:w="1513" w:type="dxa"/>
          </w:tcPr>
          <w:p w14:paraId="3F2F5706" w14:textId="77777777" w:rsidR="002574A6" w:rsidRDefault="002574A6" w:rsidP="00AA1A4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1F8603A" w14:textId="77777777" w:rsidR="002574A6" w:rsidRDefault="002574A6" w:rsidP="00AA1A4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3D48B2E" w14:textId="77777777" w:rsidR="002574A6" w:rsidRDefault="002574A6" w:rsidP="00AA1A4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EE2D457" w14:textId="77777777" w:rsidR="002574A6" w:rsidRDefault="002574A6" w:rsidP="00AA1A4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494BB96" w14:textId="2BEC2F64" w:rsidR="00AA1A45" w:rsidRDefault="00B27738" w:rsidP="00AA1A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Job Posting</w:t>
            </w:r>
          </w:p>
        </w:tc>
        <w:tc>
          <w:tcPr>
            <w:tcW w:w="3974" w:type="dxa"/>
          </w:tcPr>
          <w:p w14:paraId="526472A1" w14:textId="77777777" w:rsidR="002574A6" w:rsidRDefault="002574A6" w:rsidP="00AA1A4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DDF22D7" w14:textId="77777777" w:rsidR="002574A6" w:rsidRDefault="002574A6" w:rsidP="00AA1A4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90038FB" w14:textId="77777777" w:rsidR="002574A6" w:rsidRDefault="002574A6" w:rsidP="00AA1A4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03FC081" w14:textId="77777777" w:rsidR="002574A6" w:rsidRDefault="002574A6" w:rsidP="00AA1A4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8ED2762" w14:textId="1896E79A" w:rsidR="00AA1A45" w:rsidRPr="002574A6" w:rsidRDefault="00AA1A45" w:rsidP="00AA1A45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ข้อมูลรายละเอียดของงานที่อาจารย์ประกาศเพื่อหานิสิตเข้าร่วม</w:t>
            </w:r>
            <w:r w:rsidR="00A873A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ทำงาน</w:t>
            </w:r>
          </w:p>
        </w:tc>
        <w:tc>
          <w:tcPr>
            <w:tcW w:w="1553" w:type="dxa"/>
          </w:tcPr>
          <w:p w14:paraId="34DB231E" w14:textId="77777777" w:rsidR="002574A6" w:rsidRDefault="002574A6" w:rsidP="00AA1A4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6BC963D" w14:textId="77777777" w:rsidR="002574A6" w:rsidRDefault="002574A6" w:rsidP="00AA1A4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85C51D6" w14:textId="77777777" w:rsidR="002574A6" w:rsidRDefault="002574A6" w:rsidP="00AA1A4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46CBC35" w14:textId="77777777" w:rsidR="002574A6" w:rsidRDefault="002574A6" w:rsidP="00AA1A4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D0CB5CA" w14:textId="58BC21E2" w:rsidR="00AA1A45" w:rsidRPr="00003A55" w:rsidRDefault="00AA1A45" w:rsidP="00AA1A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ประกาศหางาน</w:t>
            </w:r>
          </w:p>
        </w:tc>
        <w:tc>
          <w:tcPr>
            <w:tcW w:w="2268" w:type="dxa"/>
          </w:tcPr>
          <w:p w14:paraId="38518E53" w14:textId="77777777" w:rsidR="00AA1A45" w:rsidRPr="008360BF" w:rsidRDefault="00AA1A45" w:rsidP="00AA1A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 xml:space="preserve">1. </w:t>
            </w: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ชื่องาน</w:t>
            </w:r>
          </w:p>
          <w:p w14:paraId="561E1481" w14:textId="77777777" w:rsidR="000A19F1" w:rsidRPr="008360BF" w:rsidRDefault="00AA1A45" w:rsidP="009E203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 xml:space="preserve">2. </w:t>
            </w:r>
            <w:r w:rsidR="00045494"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ทักษะที่ต้องการ</w:t>
            </w:r>
          </w:p>
          <w:p w14:paraId="15A3931A" w14:textId="4B906514" w:rsidR="00AA1A45" w:rsidRPr="008360BF" w:rsidRDefault="000A19F1" w:rsidP="00AA1A45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 </w:t>
            </w:r>
            <w:r w:rsidR="00AA1A45"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ประเภทงาน</w:t>
            </w:r>
          </w:p>
          <w:p w14:paraId="2CC16FAC" w14:textId="140D1E94" w:rsidR="00FA15CC" w:rsidRPr="008360BF" w:rsidRDefault="00FA15CC" w:rsidP="00FA15CC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4</w:t>
            </w:r>
            <w:r w:rsidR="000A19F1" w:rsidRPr="008360BF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2A3610" w:rsidRPr="008360B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A19F1"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จำนวนตำแหน่งที่</w:t>
            </w:r>
          </w:p>
          <w:p w14:paraId="61D9C4EF" w14:textId="695CEB72" w:rsidR="000A19F1" w:rsidRPr="008360BF" w:rsidRDefault="000A19F1" w:rsidP="009E2034">
            <w:pPr>
              <w:jc w:val="both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ต้องการ</w:t>
            </w:r>
          </w:p>
          <w:p w14:paraId="3F4F0637" w14:textId="74F9176A" w:rsidR="00AA1A45" w:rsidRPr="008360BF" w:rsidRDefault="00FA15CC" w:rsidP="00AA1A45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 xml:space="preserve">5. </w:t>
            </w: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เวลา</w:t>
            </w:r>
            <w:proofErr w:type="spellStart"/>
            <w:r w:rsidR="00AA1A45" w:rsidRPr="008360BF">
              <w:rPr>
                <w:rFonts w:ascii="TH SarabunPSK" w:hAnsi="TH SarabunPSK" w:cs="TH SarabunPSK"/>
                <w:sz w:val="32"/>
                <w:szCs w:val="32"/>
              </w:rPr>
              <w:t>เริ่มงาน</w:t>
            </w:r>
            <w:proofErr w:type="spellEnd"/>
          </w:p>
          <w:p w14:paraId="7B306E3D" w14:textId="77777777" w:rsidR="00FA15CC" w:rsidRPr="008360BF" w:rsidRDefault="00FA15CC" w:rsidP="00FA15CC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 xml:space="preserve">6. </w:t>
            </w: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เวลาสิ้นสุดงาน</w:t>
            </w:r>
          </w:p>
          <w:p w14:paraId="780CD790" w14:textId="769BDE68" w:rsidR="00FA15CC" w:rsidRPr="008360BF" w:rsidRDefault="002A3610" w:rsidP="00FA15CC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="00AA1A45" w:rsidRPr="008360BF">
              <w:rPr>
                <w:rFonts w:ascii="TH SarabunPSK" w:hAnsi="TH SarabunPSK" w:cs="TH SarabunPSK"/>
                <w:sz w:val="32"/>
                <w:szCs w:val="32"/>
              </w:rPr>
              <w:t xml:space="preserve">. </w:t>
            </w:r>
            <w:r w:rsidR="00FA15CC"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ภาพหน้าปกงาน</w:t>
            </w:r>
          </w:p>
          <w:p w14:paraId="55AE478B" w14:textId="2E25C504" w:rsidR="00AA1A45" w:rsidRPr="008360BF" w:rsidRDefault="00FA15CC" w:rsidP="00AA1A45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 xml:space="preserve">8. </w:t>
            </w:r>
            <w:proofErr w:type="spellStart"/>
            <w:r w:rsidR="00AA1A45" w:rsidRPr="008360BF">
              <w:rPr>
                <w:rFonts w:ascii="TH SarabunPSK" w:hAnsi="TH SarabunPSK" w:cs="TH SarabunPSK"/>
                <w:sz w:val="32"/>
                <w:szCs w:val="32"/>
              </w:rPr>
              <w:t>ประเภทผลตอบแทน</w:t>
            </w:r>
            <w:proofErr w:type="spellEnd"/>
          </w:p>
          <w:p w14:paraId="19FB77FD" w14:textId="02517A88" w:rsidR="00AA1A45" w:rsidRPr="008360BF" w:rsidRDefault="00FA15CC" w:rsidP="00AA1A45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9</w:t>
            </w:r>
            <w:r w:rsidR="00AA1A45" w:rsidRPr="008360BF">
              <w:rPr>
                <w:rFonts w:ascii="TH SarabunPSK" w:hAnsi="TH SarabunPSK" w:cs="TH SarabunPSK"/>
                <w:sz w:val="32"/>
                <w:szCs w:val="32"/>
              </w:rPr>
              <w:t xml:space="preserve">. </w:t>
            </w:r>
            <w:proofErr w:type="spellStart"/>
            <w:r w:rsidR="00AA1A45" w:rsidRPr="008360BF">
              <w:rPr>
                <w:rFonts w:ascii="TH SarabunPSK" w:hAnsi="TH SarabunPSK" w:cs="TH SarabunPSK"/>
                <w:sz w:val="32"/>
                <w:szCs w:val="32"/>
              </w:rPr>
              <w:t>จำนวนผลตอบแทน</w:t>
            </w:r>
            <w:proofErr w:type="spellEnd"/>
          </w:p>
          <w:p w14:paraId="5BA6E265" w14:textId="011CA1E7" w:rsidR="00AA1A45" w:rsidRDefault="002A3610" w:rsidP="00AA1A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  <w:r w:rsidR="00AA1A45" w:rsidRPr="008360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 </w:t>
            </w:r>
            <w:r w:rsidR="00FA15CC"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รายละเอียดงาน</w:t>
            </w:r>
          </w:p>
        </w:tc>
      </w:tr>
      <w:tr w:rsidR="007E4E54" w:rsidRPr="00561921" w14:paraId="49F39BE1" w14:textId="77777777" w:rsidTr="008319C3">
        <w:tc>
          <w:tcPr>
            <w:tcW w:w="1571" w:type="dxa"/>
          </w:tcPr>
          <w:p w14:paraId="16789286" w14:textId="26C68A82" w:rsidR="007E4E54" w:rsidRPr="00561921" w:rsidRDefault="00F4087B" w:rsidP="009E2034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สถานะงาน</w:t>
            </w:r>
          </w:p>
        </w:tc>
        <w:tc>
          <w:tcPr>
            <w:tcW w:w="1513" w:type="dxa"/>
          </w:tcPr>
          <w:p w14:paraId="2A99D1DB" w14:textId="519BDD99" w:rsidR="007E4E54" w:rsidRPr="00561921" w:rsidRDefault="00F4087B" w:rsidP="009E2034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Job status</w:t>
            </w:r>
          </w:p>
        </w:tc>
        <w:tc>
          <w:tcPr>
            <w:tcW w:w="3974" w:type="dxa"/>
          </w:tcPr>
          <w:p w14:paraId="6A149AB8" w14:textId="15BE24FC" w:rsidR="007E4E54" w:rsidRPr="00561921" w:rsidRDefault="006C7EA8" w:rsidP="009E2034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แสดงสถานะของงานนั้นๆ</w:t>
            </w:r>
            <w:r w:rsidR="0074285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9F1C41">
              <w:rPr>
                <w:rFonts w:ascii="TH SarabunPSK" w:hAnsi="TH SarabunPSK" w:cs="TH SarabunPSK" w:hint="cs"/>
                <w:sz w:val="32"/>
                <w:szCs w:val="32"/>
                <w:cs/>
              </w:rPr>
              <w:t>ว่าเปิด</w:t>
            </w:r>
            <w:r w:rsidR="00EB626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</w:t>
            </w:r>
            <w:r w:rsidR="009F1C4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เปิดรับสมัครอยู่</w:t>
            </w:r>
            <w:r w:rsidR="00C923B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) </w:t>
            </w:r>
            <w:r w:rsidR="009F1C41">
              <w:rPr>
                <w:rFonts w:ascii="TH SarabunPSK" w:hAnsi="TH SarabunPSK" w:cs="TH SarabunPSK" w:hint="cs"/>
                <w:sz w:val="32"/>
                <w:szCs w:val="32"/>
                <w:cs/>
              </w:rPr>
              <w:t>ปิด</w:t>
            </w:r>
            <w:r w:rsidR="0012252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</w:t>
            </w:r>
            <w:r w:rsidR="009F1C41">
              <w:rPr>
                <w:rFonts w:ascii="TH SarabunPSK" w:hAnsi="TH SarabunPSK" w:cs="TH SarabunPSK" w:hint="cs"/>
                <w:sz w:val="32"/>
                <w:szCs w:val="32"/>
                <w:cs/>
              </w:rPr>
              <w:t>ปิดรับสมัคร</w:t>
            </w:r>
            <w:r w:rsidR="00122529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  <w:r w:rsidR="009F1C4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FA15CC"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ลบ (ลบโพสต์งาน) </w:t>
            </w:r>
            <w:r w:rsidR="005A325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="00122529">
              <w:rPr>
                <w:rFonts w:ascii="TH SarabunPSK" w:hAnsi="TH SarabunPSK" w:cs="TH SarabunPSK" w:hint="cs"/>
                <w:sz w:val="32"/>
                <w:szCs w:val="32"/>
                <w:cs/>
              </w:rPr>
              <w:t>เต็ม (</w:t>
            </w:r>
            <w:r w:rsidR="005A3253">
              <w:rPr>
                <w:rFonts w:ascii="TH SarabunPSK" w:hAnsi="TH SarabunPSK" w:cs="TH SarabunPSK" w:hint="cs"/>
                <w:sz w:val="32"/>
                <w:szCs w:val="32"/>
                <w:cs/>
              </w:rPr>
              <w:t>รับคนเต็มแล้ว</w:t>
            </w:r>
            <w:r w:rsidR="00122529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1553" w:type="dxa"/>
          </w:tcPr>
          <w:p w14:paraId="33806EB8" w14:textId="2CE8148F" w:rsidR="007E4E54" w:rsidRPr="00561921" w:rsidRDefault="00FA15CC" w:rsidP="009E2034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สถานะงาน</w:t>
            </w:r>
          </w:p>
        </w:tc>
        <w:tc>
          <w:tcPr>
            <w:tcW w:w="2268" w:type="dxa"/>
          </w:tcPr>
          <w:p w14:paraId="6458497B" w14:textId="241CADFB" w:rsidR="007E4E54" w:rsidRPr="008360BF" w:rsidRDefault="005A3253" w:rsidP="005A325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1. เปิด</w:t>
            </w:r>
          </w:p>
          <w:p w14:paraId="03E205E0" w14:textId="77777777" w:rsidR="005A3253" w:rsidRPr="008360BF" w:rsidRDefault="005A3253" w:rsidP="005A325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2. ปิด</w:t>
            </w:r>
          </w:p>
          <w:p w14:paraId="548E7126" w14:textId="2E7C89C8" w:rsidR="00FA15CC" w:rsidRPr="008360BF" w:rsidRDefault="005A3253" w:rsidP="00FA15C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 </w:t>
            </w:r>
            <w:r w:rsidR="00FA15CC" w:rsidRPr="008360BF">
              <w:rPr>
                <w:rFonts w:ascii="TH SarabunPSK" w:hAnsi="TH SarabunPSK" w:cs="TH SarabunPSK" w:hint="cs"/>
                <w:sz w:val="32"/>
                <w:szCs w:val="32"/>
              </w:rPr>
              <w:t>ล</w:t>
            </w:r>
            <w:r w:rsidR="00FA15CC"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บ</w:t>
            </w:r>
          </w:p>
          <w:p w14:paraId="61245592" w14:textId="7CC994AD" w:rsidR="007E4E54" w:rsidRPr="008360BF" w:rsidRDefault="00FA15CC" w:rsidP="009E2034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4</w:t>
            </w: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 </w:t>
            </w:r>
            <w:r w:rsidR="005A3253"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เต็ม</w:t>
            </w:r>
          </w:p>
        </w:tc>
      </w:tr>
      <w:tr w:rsidR="0042623C" w:rsidRPr="00561921" w14:paraId="71D85DE3" w14:textId="77777777" w:rsidTr="008319C3">
        <w:tc>
          <w:tcPr>
            <w:tcW w:w="1571" w:type="dxa"/>
          </w:tcPr>
          <w:p w14:paraId="54B8FF8A" w14:textId="5A63A18C" w:rsidR="0042623C" w:rsidRPr="00561921" w:rsidRDefault="0042623C" w:rsidP="0042623C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เพิ่มงาน</w:t>
            </w:r>
          </w:p>
        </w:tc>
        <w:tc>
          <w:tcPr>
            <w:tcW w:w="1513" w:type="dxa"/>
          </w:tcPr>
          <w:p w14:paraId="583025E0" w14:textId="3B395AC4" w:rsidR="0042623C" w:rsidRPr="00561921" w:rsidRDefault="0042623C" w:rsidP="0042623C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Add Job</w:t>
            </w:r>
          </w:p>
        </w:tc>
        <w:tc>
          <w:tcPr>
            <w:tcW w:w="3974" w:type="dxa"/>
          </w:tcPr>
          <w:p w14:paraId="4A29ECEC" w14:textId="225BE20E" w:rsidR="0042623C" w:rsidRPr="00561921" w:rsidRDefault="0042623C" w:rsidP="0042623C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อาจารย์เพิ่มงานที่ต้องการประกาศ</w:t>
            </w:r>
          </w:p>
        </w:tc>
        <w:tc>
          <w:tcPr>
            <w:tcW w:w="1553" w:type="dxa"/>
          </w:tcPr>
          <w:p w14:paraId="4572FED0" w14:textId="39FBE630" w:rsidR="0042623C" w:rsidRPr="00561921" w:rsidRDefault="0042623C" w:rsidP="0042623C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Add Job</w:t>
            </w:r>
          </w:p>
        </w:tc>
        <w:tc>
          <w:tcPr>
            <w:tcW w:w="2268" w:type="dxa"/>
          </w:tcPr>
          <w:p w14:paraId="67A64CAC" w14:textId="0FBA94A2" w:rsidR="0042623C" w:rsidRPr="00EF4A6D" w:rsidRDefault="0042623C" w:rsidP="0042623C">
            <w:pPr>
              <w:rPr>
                <w:rFonts w:ascii="TH SarabunPSK" w:hAnsi="TH SarabunPSK" w:cs="TH SarabunPSK" w:hint="cs"/>
                <w:sz w:val="32"/>
                <w:szCs w:val="32"/>
                <w:highlight w:val="yellow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1.</w:t>
            </w:r>
            <w:r w:rsidRPr="008360BF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 </w:t>
            </w: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Job Posting</w:t>
            </w:r>
          </w:p>
        </w:tc>
      </w:tr>
      <w:tr w:rsidR="00E913FD" w:rsidRPr="00561921" w14:paraId="1B020BC7" w14:textId="77777777" w:rsidTr="008319C3">
        <w:tc>
          <w:tcPr>
            <w:tcW w:w="1571" w:type="dxa"/>
          </w:tcPr>
          <w:p w14:paraId="4E41AA7E" w14:textId="77777777" w:rsidR="002574A6" w:rsidRDefault="002574A6" w:rsidP="00E913F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B72993E" w14:textId="77777777" w:rsidR="002574A6" w:rsidRDefault="002574A6" w:rsidP="00E913F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D8652D6" w14:textId="77777777" w:rsidR="002574A6" w:rsidRDefault="002574A6" w:rsidP="00E913F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9953F99" w14:textId="266DCE0B" w:rsidR="00E913FD" w:rsidRPr="00561921" w:rsidRDefault="00E913FD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ประเภทงาน</w:t>
            </w:r>
            <w:r w:rsidR="00F2608E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</w:tc>
        <w:tc>
          <w:tcPr>
            <w:tcW w:w="1513" w:type="dxa"/>
          </w:tcPr>
          <w:p w14:paraId="21093912" w14:textId="77777777" w:rsidR="002574A6" w:rsidRDefault="002574A6" w:rsidP="00E913F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11063A0" w14:textId="77777777" w:rsidR="002574A6" w:rsidRDefault="002574A6" w:rsidP="00E913F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6CE65F6" w14:textId="77777777" w:rsidR="002574A6" w:rsidRDefault="002574A6" w:rsidP="00E913F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DB5894E" w14:textId="6CCAAFFD" w:rsidR="00E913FD" w:rsidRPr="37E66AA4" w:rsidRDefault="00E913FD" w:rsidP="00E913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Job Category</w:t>
            </w:r>
          </w:p>
        </w:tc>
        <w:tc>
          <w:tcPr>
            <w:tcW w:w="3974" w:type="dxa"/>
          </w:tcPr>
          <w:p w14:paraId="20B30D84" w14:textId="77777777" w:rsidR="002574A6" w:rsidRDefault="002574A6" w:rsidP="00E913F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236894" w14:textId="77777777" w:rsidR="002574A6" w:rsidRDefault="002574A6" w:rsidP="00E913F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52E1FF1" w14:textId="77777777" w:rsidR="002574A6" w:rsidRDefault="002574A6" w:rsidP="00E913F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8613C12" w14:textId="3E6FE196" w:rsidR="00E913FD" w:rsidRDefault="00E913FD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หมวดหมู่</w:t>
            </w:r>
            <w:r w:rsidR="00D3095F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ของงานที่จัดแบ่งตามลักษณะเฉพาะของงาน</w:t>
            </w:r>
          </w:p>
        </w:tc>
        <w:tc>
          <w:tcPr>
            <w:tcW w:w="1553" w:type="dxa"/>
          </w:tcPr>
          <w:p w14:paraId="60D9924A" w14:textId="77777777" w:rsidR="002574A6" w:rsidRDefault="002574A6" w:rsidP="00E913F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D8DB50D" w14:textId="77777777" w:rsidR="002574A6" w:rsidRDefault="002574A6" w:rsidP="00E913F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95F27AA" w14:textId="77777777" w:rsidR="002574A6" w:rsidRDefault="002574A6" w:rsidP="00E913F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54A4400" w14:textId="60676373" w:rsidR="00E913FD" w:rsidRPr="00561921" w:rsidRDefault="00E913FD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Job Category</w:t>
            </w:r>
          </w:p>
        </w:tc>
        <w:tc>
          <w:tcPr>
            <w:tcW w:w="2268" w:type="dxa"/>
          </w:tcPr>
          <w:p w14:paraId="13BA4707" w14:textId="3203D4B0" w:rsidR="00E913FD" w:rsidRPr="00561921" w:rsidRDefault="00E913FD" w:rsidP="00E913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 xml:space="preserve">1. </w:t>
            </w:r>
            <w:r w:rsidR="001413F5" w:rsidRPr="001413F5">
              <w:rPr>
                <w:rFonts w:ascii="TH SarabunPSK" w:hAnsi="TH SarabunPSK" w:cs="TH SarabunPSK"/>
                <w:sz w:val="32"/>
                <w:szCs w:val="32"/>
              </w:rPr>
              <w:t>Website Development</w:t>
            </w:r>
          </w:p>
          <w:p w14:paraId="6C4384DF" w14:textId="4EBDC963" w:rsidR="00E913FD" w:rsidRPr="00561921" w:rsidRDefault="00E913FD" w:rsidP="00E913FD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 xml:space="preserve">2. </w:t>
            </w:r>
            <w:r w:rsidR="00E72643" w:rsidRPr="00E72643">
              <w:rPr>
                <w:rFonts w:ascii="TH SarabunPSK" w:hAnsi="TH SarabunPSK" w:cs="TH SarabunPSK"/>
                <w:sz w:val="32"/>
                <w:szCs w:val="32"/>
              </w:rPr>
              <w:t>Design</w:t>
            </w:r>
          </w:p>
          <w:p w14:paraId="754D5B17" w14:textId="625DDE28" w:rsidR="00E913FD" w:rsidRPr="00561921" w:rsidRDefault="00E913FD" w:rsidP="00E913FD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 xml:space="preserve">3. </w:t>
            </w:r>
            <w:r w:rsidR="009905A9" w:rsidRPr="009905A9">
              <w:rPr>
                <w:rFonts w:ascii="TH SarabunPSK" w:hAnsi="TH SarabunPSK" w:cs="TH SarabunPSK"/>
                <w:sz w:val="32"/>
                <w:szCs w:val="32"/>
              </w:rPr>
              <w:t>Application</w:t>
            </w:r>
          </w:p>
          <w:p w14:paraId="33AC79C4" w14:textId="309C68E4" w:rsidR="00E913FD" w:rsidRPr="00561921" w:rsidRDefault="00E913FD" w:rsidP="00E913FD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 xml:space="preserve">4. </w:t>
            </w:r>
            <w:r w:rsidR="006519B5" w:rsidRPr="006519B5">
              <w:rPr>
                <w:rFonts w:ascii="TH SarabunPSK" w:hAnsi="TH SarabunPSK" w:cs="TH SarabunPSK"/>
                <w:sz w:val="32"/>
                <w:szCs w:val="32"/>
              </w:rPr>
              <w:t>Technical</w:t>
            </w:r>
          </w:p>
          <w:p w14:paraId="242BA2CA" w14:textId="77777777" w:rsidR="006519B5" w:rsidRDefault="00E913FD" w:rsidP="00E913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 xml:space="preserve">5. </w:t>
            </w:r>
            <w:r w:rsidR="006519B5" w:rsidRPr="006519B5">
              <w:rPr>
                <w:rFonts w:ascii="TH SarabunPSK" w:hAnsi="TH SarabunPSK" w:cs="TH SarabunPSK"/>
                <w:sz w:val="32"/>
                <w:szCs w:val="32"/>
              </w:rPr>
              <w:t>Dat</w:t>
            </w:r>
            <w:r w:rsidR="006519B5">
              <w:rPr>
                <w:rFonts w:ascii="TH SarabunPSK" w:hAnsi="TH SarabunPSK" w:cs="TH SarabunPSK"/>
                <w:sz w:val="32"/>
                <w:szCs w:val="32"/>
              </w:rPr>
              <w:t>a</w:t>
            </w:r>
          </w:p>
          <w:p w14:paraId="6AABE41B" w14:textId="3575FB6B" w:rsidR="006519B5" w:rsidRDefault="006519B5" w:rsidP="00E913F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6.</w:t>
            </w:r>
            <w:r w:rsidR="0034238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342382" w:rsidRPr="00342382">
              <w:rPr>
                <w:rFonts w:ascii="TH SarabunPSK" w:hAnsi="TH SarabunPSK" w:cs="TH SarabunPSK"/>
                <w:sz w:val="32"/>
                <w:szCs w:val="32"/>
              </w:rPr>
              <w:t>Education</w:t>
            </w:r>
          </w:p>
          <w:p w14:paraId="5D1F7616" w14:textId="6E1C93E0" w:rsidR="00E913FD" w:rsidRPr="00EF4A6D" w:rsidRDefault="006519B5" w:rsidP="00E913FD">
            <w:pPr>
              <w:rPr>
                <w:rFonts w:ascii="TH SarabunPSK" w:hAnsi="TH SarabunPSK" w:cs="TH SarabunPSK" w:hint="cs"/>
                <w:sz w:val="32"/>
                <w:szCs w:val="32"/>
                <w:highlight w:val="yellow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34238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342382" w:rsidRPr="00342382">
              <w:rPr>
                <w:rFonts w:ascii="TH SarabunPSK" w:hAnsi="TH SarabunPSK" w:cs="TH SarabunPSK"/>
                <w:sz w:val="32"/>
                <w:szCs w:val="32"/>
              </w:rPr>
              <w:t>Other</w:t>
            </w:r>
          </w:p>
        </w:tc>
      </w:tr>
    </w:tbl>
    <w:p w14:paraId="2CEA4B91" w14:textId="77777777" w:rsidR="006F04EF" w:rsidRDefault="006F04EF"/>
    <w:p w14:paraId="4994F0CA" w14:textId="77777777" w:rsidR="006F04EF" w:rsidRDefault="006F04EF"/>
    <w:p w14:paraId="2DDE53D5" w14:textId="77777777" w:rsidR="006F04EF" w:rsidRDefault="006F04EF"/>
    <w:tbl>
      <w:tblPr>
        <w:tblStyle w:val="TableGrid"/>
        <w:tblW w:w="1087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25"/>
        <w:gridCol w:w="1559"/>
        <w:gridCol w:w="3974"/>
        <w:gridCol w:w="1553"/>
        <w:gridCol w:w="2268"/>
      </w:tblGrid>
      <w:tr w:rsidR="00B84DF8" w:rsidRPr="00561921" w14:paraId="70E20EC6" w14:textId="77777777" w:rsidTr="006F04EF">
        <w:tc>
          <w:tcPr>
            <w:tcW w:w="1525" w:type="dxa"/>
            <w:shd w:val="clear" w:color="auto" w:fill="BFBFBF" w:themeFill="background1" w:themeFillShade="BF"/>
            <w:vAlign w:val="center"/>
          </w:tcPr>
          <w:p w14:paraId="5231B04D" w14:textId="44DD44A7" w:rsidR="006F04EF" w:rsidRPr="008360BF" w:rsidRDefault="006F04EF" w:rsidP="006F04E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ภาษาไทย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574561AC" w14:textId="779FA703" w:rsidR="006F04EF" w:rsidRPr="008360BF" w:rsidRDefault="006F04EF" w:rsidP="006F04E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</w:p>
        </w:tc>
        <w:tc>
          <w:tcPr>
            <w:tcW w:w="3974" w:type="dxa"/>
            <w:shd w:val="clear" w:color="auto" w:fill="BFBFBF" w:themeFill="background1" w:themeFillShade="BF"/>
            <w:vAlign w:val="center"/>
          </w:tcPr>
          <w:p w14:paraId="1BC0EC50" w14:textId="42D710F4" w:rsidR="006F04EF" w:rsidRPr="008360BF" w:rsidRDefault="006F04EF" w:rsidP="006F04E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53" w:type="dxa"/>
            <w:shd w:val="clear" w:color="auto" w:fill="BFBFBF" w:themeFill="background1" w:themeFillShade="BF"/>
          </w:tcPr>
          <w:p w14:paraId="533670F5" w14:textId="4FB24C03" w:rsidR="006F04EF" w:rsidRPr="008360BF" w:rsidRDefault="006F04EF" w:rsidP="006F04E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คำที่ใช้ในการสื่อสาร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6A98542C" w14:textId="061AF419" w:rsidR="006F04EF" w:rsidRPr="008360BF" w:rsidRDefault="006F04EF" w:rsidP="006F04E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ประกอบด้วย</w:t>
            </w:r>
          </w:p>
        </w:tc>
      </w:tr>
      <w:tr w:rsidR="00342382" w:rsidRPr="00561921" w14:paraId="39184BC5" w14:textId="77777777" w:rsidTr="008C5B12">
        <w:tc>
          <w:tcPr>
            <w:tcW w:w="1525" w:type="dxa"/>
          </w:tcPr>
          <w:p w14:paraId="6BDC9639" w14:textId="43F328D8" w:rsidR="00342382" w:rsidRPr="00561921" w:rsidRDefault="007535B9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</w:t>
            </w:r>
            <w:r w:rsidR="00E65C34">
              <w:rPr>
                <w:rFonts w:ascii="TH SarabunPSK" w:hAnsi="TH SarabunPSK" w:cs="TH SarabunPSK" w:hint="cs"/>
                <w:sz w:val="32"/>
                <w:szCs w:val="32"/>
                <w:cs/>
              </w:rPr>
              <w:t>ด้าน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พัฒนาเว็บไซต์</w:t>
            </w:r>
          </w:p>
        </w:tc>
        <w:tc>
          <w:tcPr>
            <w:tcW w:w="1559" w:type="dxa"/>
          </w:tcPr>
          <w:p w14:paraId="087C070A" w14:textId="275B6EAD" w:rsidR="00342382" w:rsidRPr="00561921" w:rsidRDefault="0066389E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1413F5">
              <w:rPr>
                <w:rFonts w:ascii="TH SarabunPSK" w:hAnsi="TH SarabunPSK" w:cs="TH SarabunPSK"/>
                <w:sz w:val="32"/>
                <w:szCs w:val="32"/>
              </w:rPr>
              <w:t xml:space="preserve">Website </w:t>
            </w:r>
            <w:r w:rsidR="00FA15CC" w:rsidRPr="008360BF">
              <w:rPr>
                <w:rFonts w:ascii="TH SarabunPSK" w:hAnsi="TH SarabunPSK" w:cs="TH SarabunPSK" w:hint="cs"/>
                <w:sz w:val="32"/>
                <w:szCs w:val="32"/>
              </w:rPr>
              <w:t>Development</w:t>
            </w:r>
          </w:p>
        </w:tc>
        <w:tc>
          <w:tcPr>
            <w:tcW w:w="3974" w:type="dxa"/>
          </w:tcPr>
          <w:p w14:paraId="1926C78D" w14:textId="2A9BF1EA" w:rsidR="00342382" w:rsidRPr="00561921" w:rsidRDefault="00E70C29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งานเกี่ยวกับกระบวนการสร้างและพัฒนาเว็บไซต์</w:t>
            </w:r>
          </w:p>
        </w:tc>
        <w:tc>
          <w:tcPr>
            <w:tcW w:w="1553" w:type="dxa"/>
          </w:tcPr>
          <w:p w14:paraId="7FC2398C" w14:textId="79B1A53B" w:rsidR="00342382" w:rsidRPr="00561921" w:rsidRDefault="007535B9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1413F5">
              <w:rPr>
                <w:rFonts w:ascii="TH SarabunPSK" w:hAnsi="TH SarabunPSK" w:cs="TH SarabunPSK"/>
                <w:sz w:val="32"/>
                <w:szCs w:val="32"/>
              </w:rPr>
              <w:t xml:space="preserve">Website </w:t>
            </w:r>
            <w:r w:rsidR="00FA15CC" w:rsidRPr="008360BF">
              <w:rPr>
                <w:rFonts w:ascii="TH SarabunPSK" w:hAnsi="TH SarabunPSK" w:cs="TH SarabunPSK" w:hint="cs"/>
                <w:sz w:val="32"/>
                <w:szCs w:val="32"/>
              </w:rPr>
              <w:t>Development</w:t>
            </w:r>
          </w:p>
        </w:tc>
        <w:tc>
          <w:tcPr>
            <w:tcW w:w="2268" w:type="dxa"/>
          </w:tcPr>
          <w:p w14:paraId="59269B15" w14:textId="2F7AA71D" w:rsidR="00342382" w:rsidRPr="00561921" w:rsidRDefault="006644CE" w:rsidP="006644C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342382" w:rsidRPr="00561921" w14:paraId="2AE41FE3" w14:textId="77777777" w:rsidTr="008C5B12">
        <w:tc>
          <w:tcPr>
            <w:tcW w:w="1525" w:type="dxa"/>
          </w:tcPr>
          <w:p w14:paraId="05F3E680" w14:textId="382836C4" w:rsidR="00342382" w:rsidRPr="00561921" w:rsidRDefault="00F55E09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</w:t>
            </w:r>
            <w:r w:rsidR="00E65C34">
              <w:rPr>
                <w:rFonts w:ascii="TH SarabunPSK" w:hAnsi="TH SarabunPSK" w:cs="TH SarabunPSK" w:hint="cs"/>
                <w:sz w:val="32"/>
                <w:szCs w:val="32"/>
                <w:cs/>
              </w:rPr>
              <w:t>ด้าน</w:t>
            </w:r>
            <w:r w:rsidR="00F13603">
              <w:rPr>
                <w:rFonts w:ascii="TH SarabunPSK" w:hAnsi="TH SarabunPSK" w:cs="TH SarabunPSK" w:hint="cs"/>
                <w:sz w:val="32"/>
                <w:szCs w:val="32"/>
                <w:cs/>
              </w:rPr>
              <w:t>ออกแบบ</w:t>
            </w:r>
          </w:p>
        </w:tc>
        <w:tc>
          <w:tcPr>
            <w:tcW w:w="1559" w:type="dxa"/>
          </w:tcPr>
          <w:p w14:paraId="78DE7B96" w14:textId="06904EF9" w:rsidR="00342382" w:rsidRPr="00561921" w:rsidRDefault="00342382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E72643">
              <w:rPr>
                <w:rFonts w:ascii="TH SarabunPSK" w:hAnsi="TH SarabunPSK" w:cs="TH SarabunPSK"/>
                <w:sz w:val="32"/>
                <w:szCs w:val="32"/>
              </w:rPr>
              <w:t>Design</w:t>
            </w:r>
          </w:p>
        </w:tc>
        <w:tc>
          <w:tcPr>
            <w:tcW w:w="3974" w:type="dxa"/>
          </w:tcPr>
          <w:p w14:paraId="0A382773" w14:textId="7B7CEC6D" w:rsidR="00342382" w:rsidRPr="00561921" w:rsidRDefault="00F55E09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F55E09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งานที่เกี่ยวข้องกับการสร้างสรรค์แนวคิด</w:t>
            </w:r>
            <w:r w:rsidRPr="00F55E0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55E09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รูปแบบ</w:t>
            </w:r>
            <w:r w:rsidRPr="00F55E0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55E0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หรือโครงสร้างของผลิตภัณฑ์</w:t>
            </w:r>
            <w:r w:rsidRPr="00F55E0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55E09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บริการ</w:t>
            </w:r>
            <w:r w:rsidRPr="00F55E0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55E0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หรือสื่อ</w:t>
            </w:r>
            <w:r w:rsidRPr="00F55E0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55E09">
              <w:rPr>
                <w:rFonts w:ascii="TH SarabunPSK" w:hAnsi="TH SarabunPSK" w:cs="TH SarabunPSK" w:hint="cs"/>
                <w:sz w:val="32"/>
                <w:szCs w:val="32"/>
                <w:cs/>
              </w:rPr>
              <w:t>โดยมุ่งเน้นความสวยงาม</w:t>
            </w:r>
            <w:r w:rsidRPr="00F55E0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55E09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การใช้งาน</w:t>
            </w:r>
            <w:r w:rsidRPr="00F55E0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55E0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และประสบการณ์ของผู้ใช้</w:t>
            </w:r>
          </w:p>
        </w:tc>
        <w:tc>
          <w:tcPr>
            <w:tcW w:w="1553" w:type="dxa"/>
          </w:tcPr>
          <w:p w14:paraId="274E274B" w14:textId="11DDAEF9" w:rsidR="00342382" w:rsidRPr="00561921" w:rsidRDefault="00F13603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E72643">
              <w:rPr>
                <w:rFonts w:ascii="TH SarabunPSK" w:hAnsi="TH SarabunPSK" w:cs="TH SarabunPSK"/>
                <w:sz w:val="32"/>
                <w:szCs w:val="32"/>
              </w:rPr>
              <w:t>Design</w:t>
            </w:r>
          </w:p>
        </w:tc>
        <w:tc>
          <w:tcPr>
            <w:tcW w:w="2268" w:type="dxa"/>
          </w:tcPr>
          <w:p w14:paraId="7C462AC7" w14:textId="5721AA7C" w:rsidR="00342382" w:rsidRPr="00561921" w:rsidRDefault="006644CE" w:rsidP="006644C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342382" w:rsidRPr="00561921" w14:paraId="03BEE7F1" w14:textId="77777777" w:rsidTr="008C5B12">
        <w:tc>
          <w:tcPr>
            <w:tcW w:w="1525" w:type="dxa"/>
          </w:tcPr>
          <w:p w14:paraId="7B5D666D" w14:textId="77777777" w:rsidR="006F04EF" w:rsidRDefault="00E65C34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65C34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งานด้าน</w:t>
            </w:r>
          </w:p>
          <w:p w14:paraId="63739308" w14:textId="3EF941C8" w:rsidR="00342382" w:rsidRPr="00561921" w:rsidRDefault="00E65C34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E65C34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</w:t>
            </w:r>
            <w:r w:rsidRPr="00E65C3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1559" w:type="dxa"/>
          </w:tcPr>
          <w:p w14:paraId="63DC794A" w14:textId="2B7066F1" w:rsidR="00342382" w:rsidRPr="00561921" w:rsidRDefault="00342382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905A9">
              <w:rPr>
                <w:rFonts w:ascii="TH SarabunPSK" w:hAnsi="TH SarabunPSK" w:cs="TH SarabunPSK"/>
                <w:sz w:val="32"/>
                <w:szCs w:val="32"/>
              </w:rPr>
              <w:t>Application</w:t>
            </w:r>
          </w:p>
        </w:tc>
        <w:tc>
          <w:tcPr>
            <w:tcW w:w="3974" w:type="dxa"/>
          </w:tcPr>
          <w:p w14:paraId="5B8B663E" w14:textId="77777777" w:rsidR="00644767" w:rsidRDefault="00BF0D0A" w:rsidP="00E913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F0D0A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งานที่เกี่ยวข้องกับการพัฒนา</w:t>
            </w:r>
            <w:r w:rsidRPr="00BF0D0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F0D0A">
              <w:rPr>
                <w:rFonts w:ascii="TH SarabunPSK" w:hAnsi="TH SarabunPSK" w:cs="TH SarabunPSK" w:hint="cs"/>
                <w:sz w:val="32"/>
                <w:szCs w:val="32"/>
                <w:cs/>
              </w:rPr>
              <w:t>ดูแล</w:t>
            </w:r>
            <w:r w:rsidRPr="00BF0D0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F0D0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หรือปรับปรุงโปรแกรมประยุกต์</w:t>
            </w:r>
            <w:r w:rsidRPr="00BF0D0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BF0D0A">
              <w:rPr>
                <w:rFonts w:ascii="TH SarabunPSK" w:hAnsi="TH SarabunPSK" w:cs="TH SarabunPSK"/>
                <w:sz w:val="32"/>
                <w:szCs w:val="32"/>
              </w:rPr>
              <w:t xml:space="preserve">Applications) </w:t>
            </w:r>
            <w:r w:rsidRPr="00BF0D0A">
              <w:rPr>
                <w:rFonts w:ascii="TH SarabunPSK" w:hAnsi="TH SarabunPSK" w:cs="TH SarabunPSK" w:hint="cs"/>
                <w:sz w:val="32"/>
                <w:szCs w:val="32"/>
                <w:cs/>
              </w:rPr>
              <w:t>ทั้งในรูปแบบเว็บไซต์</w:t>
            </w:r>
            <w:r w:rsidRPr="00BF0D0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F0D0A">
              <w:rPr>
                <w:rFonts w:ascii="TH SarabunPSK" w:hAnsi="TH SarabunPSK" w:cs="TH SarabunPSK" w:hint="cs"/>
                <w:sz w:val="32"/>
                <w:szCs w:val="32"/>
                <w:cs/>
              </w:rPr>
              <w:t>ซอฟต์แวร์</w:t>
            </w:r>
            <w:r w:rsidRPr="00BF0D0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F0D0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หรือแอป</w:t>
            </w:r>
          </w:p>
          <w:p w14:paraId="1C25EE7E" w14:textId="4A593678" w:rsidR="00342382" w:rsidRPr="00561921" w:rsidRDefault="00BF0D0A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F0D0A">
              <w:rPr>
                <w:rFonts w:ascii="TH SarabunPSK" w:hAnsi="TH SarabunPSK" w:cs="TH SarabunPSK" w:hint="cs"/>
                <w:sz w:val="32"/>
                <w:szCs w:val="32"/>
                <w:cs/>
              </w:rPr>
              <w:t>บนอุปกรณ์พกพา</w:t>
            </w:r>
            <w:r w:rsidRPr="00BF0D0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F0D0A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เพื่อสนับสนุนการทำงานหรือบริการต่าง</w:t>
            </w:r>
            <w:r w:rsidRPr="00BF0D0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F0D0A">
              <w:rPr>
                <w:rFonts w:ascii="TH SarabunPSK" w:hAnsi="TH SarabunPSK" w:cs="TH SarabunPSK" w:hint="cs"/>
                <w:sz w:val="32"/>
                <w:szCs w:val="32"/>
                <w:cs/>
              </w:rPr>
              <w:t>ๆ</w:t>
            </w:r>
          </w:p>
        </w:tc>
        <w:tc>
          <w:tcPr>
            <w:tcW w:w="1553" w:type="dxa"/>
          </w:tcPr>
          <w:p w14:paraId="763B0CBF" w14:textId="4ED43B71" w:rsidR="00342382" w:rsidRPr="00561921" w:rsidRDefault="00FA15CC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Application</w:t>
            </w:r>
          </w:p>
        </w:tc>
        <w:tc>
          <w:tcPr>
            <w:tcW w:w="2268" w:type="dxa"/>
          </w:tcPr>
          <w:p w14:paraId="5264E556" w14:textId="41963E00" w:rsidR="00342382" w:rsidRPr="00561921" w:rsidRDefault="006644CE" w:rsidP="006644C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342382" w:rsidRPr="00561921" w14:paraId="65031D9E" w14:textId="77777777" w:rsidTr="008C5B12">
        <w:tc>
          <w:tcPr>
            <w:tcW w:w="1525" w:type="dxa"/>
          </w:tcPr>
          <w:p w14:paraId="2B2CCBA2" w14:textId="31451161" w:rsidR="00342382" w:rsidRPr="00561921" w:rsidRDefault="00732437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732437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งานด้านเทคนิค</w:t>
            </w:r>
          </w:p>
        </w:tc>
        <w:tc>
          <w:tcPr>
            <w:tcW w:w="1559" w:type="dxa"/>
          </w:tcPr>
          <w:p w14:paraId="708CCC6F" w14:textId="37EFE360" w:rsidR="00342382" w:rsidRPr="00561921" w:rsidRDefault="00342382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6519B5">
              <w:rPr>
                <w:rFonts w:ascii="TH SarabunPSK" w:hAnsi="TH SarabunPSK" w:cs="TH SarabunPSK"/>
                <w:sz w:val="32"/>
                <w:szCs w:val="32"/>
              </w:rPr>
              <w:t>Technical</w:t>
            </w:r>
          </w:p>
        </w:tc>
        <w:tc>
          <w:tcPr>
            <w:tcW w:w="3974" w:type="dxa"/>
          </w:tcPr>
          <w:p w14:paraId="648BB336" w14:textId="2A99179A" w:rsidR="00342382" w:rsidRPr="00561921" w:rsidRDefault="00732437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732437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งานที่เกี่ยวข้องกับทักษะเชิงเทคนิคหรือความรู้เฉพาะทาง</w:t>
            </w:r>
            <w:r w:rsidRPr="0073243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32437">
              <w:rPr>
                <w:rFonts w:ascii="TH SarabunPSK" w:hAnsi="TH SarabunPSK" w:cs="TH SarabunPSK" w:hint="cs"/>
                <w:sz w:val="32"/>
                <w:szCs w:val="32"/>
                <w:cs/>
              </w:rPr>
              <w:t>เช่น</w:t>
            </w:r>
            <w:r w:rsidRPr="0073243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32437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งานวิศวกรรม</w:t>
            </w:r>
            <w:r w:rsidRPr="0073243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3243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ระบบเครือข่าย</w:t>
            </w:r>
            <w:r w:rsidRPr="0073243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32437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การติดตั้ง</w:t>
            </w:r>
            <w:r w:rsidRPr="0073243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32437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การซ่อมบำรุง</w:t>
            </w:r>
            <w:r w:rsidRPr="0073243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3243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หรือการใช้เครื่องมือเฉพาะทาง</w:t>
            </w:r>
          </w:p>
        </w:tc>
        <w:tc>
          <w:tcPr>
            <w:tcW w:w="1553" w:type="dxa"/>
          </w:tcPr>
          <w:p w14:paraId="5E67063E" w14:textId="7943AEF8" w:rsidR="00342382" w:rsidRPr="00561921" w:rsidRDefault="00732437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6519B5">
              <w:rPr>
                <w:rFonts w:ascii="TH SarabunPSK" w:hAnsi="TH SarabunPSK" w:cs="TH SarabunPSK"/>
                <w:sz w:val="32"/>
                <w:szCs w:val="32"/>
              </w:rPr>
              <w:t>Technical</w:t>
            </w:r>
          </w:p>
        </w:tc>
        <w:tc>
          <w:tcPr>
            <w:tcW w:w="2268" w:type="dxa"/>
          </w:tcPr>
          <w:p w14:paraId="31675A62" w14:textId="3BD54F81" w:rsidR="00342382" w:rsidRPr="00561921" w:rsidRDefault="006644CE" w:rsidP="006644C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342382" w:rsidRPr="00561921" w14:paraId="17D39191" w14:textId="77777777" w:rsidTr="008C5B12">
        <w:tc>
          <w:tcPr>
            <w:tcW w:w="1525" w:type="dxa"/>
          </w:tcPr>
          <w:p w14:paraId="3CE4C8AE" w14:textId="78AB9B0E" w:rsidR="00342382" w:rsidRPr="00561921" w:rsidRDefault="008D033F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8D033F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งานด้านข้อมูล</w:t>
            </w:r>
          </w:p>
        </w:tc>
        <w:tc>
          <w:tcPr>
            <w:tcW w:w="1559" w:type="dxa"/>
          </w:tcPr>
          <w:p w14:paraId="2FF37F2C" w14:textId="0C98086E" w:rsidR="00342382" w:rsidRPr="00561921" w:rsidRDefault="00342382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6519B5">
              <w:rPr>
                <w:rFonts w:ascii="TH SarabunPSK" w:hAnsi="TH SarabunPSK" w:cs="TH SarabunPSK"/>
                <w:sz w:val="32"/>
                <w:szCs w:val="32"/>
              </w:rPr>
              <w:t>Dat</w:t>
            </w:r>
            <w:r>
              <w:rPr>
                <w:rFonts w:ascii="TH SarabunPSK" w:hAnsi="TH SarabunPSK" w:cs="TH SarabunPSK"/>
                <w:sz w:val="32"/>
                <w:szCs w:val="32"/>
              </w:rPr>
              <w:t>a</w:t>
            </w:r>
          </w:p>
        </w:tc>
        <w:tc>
          <w:tcPr>
            <w:tcW w:w="3974" w:type="dxa"/>
          </w:tcPr>
          <w:p w14:paraId="2B628B29" w14:textId="43402E58" w:rsidR="00342382" w:rsidRPr="00561921" w:rsidRDefault="008D033F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EC65D6">
              <w:rPr>
                <w:rFonts w:ascii="TH SarabunPSK" w:hAnsi="TH SarabunPSK" w:cs="TH SarabunPSK"/>
                <w:sz w:val="32"/>
                <w:szCs w:val="32"/>
                <w:cs/>
              </w:rPr>
              <w:t>งานที่เกี่ยวข้องกับการรวบรวม วิเคราะห์ แปลผล หรือจัดการข้อมูลเพื่อใช้ในการวางแผน ตัดสินใจ หรือพัฒนาระบบงานในองค์กร</w:t>
            </w:r>
          </w:p>
        </w:tc>
        <w:tc>
          <w:tcPr>
            <w:tcW w:w="1553" w:type="dxa"/>
          </w:tcPr>
          <w:p w14:paraId="7E816501" w14:textId="2D8B5F2C" w:rsidR="00342382" w:rsidRPr="00561921" w:rsidRDefault="00365806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6519B5">
              <w:rPr>
                <w:rFonts w:ascii="TH SarabunPSK" w:hAnsi="TH SarabunPSK" w:cs="TH SarabunPSK"/>
                <w:sz w:val="32"/>
                <w:szCs w:val="32"/>
              </w:rPr>
              <w:t>Dat</w:t>
            </w:r>
            <w:r>
              <w:rPr>
                <w:rFonts w:ascii="TH SarabunPSK" w:hAnsi="TH SarabunPSK" w:cs="TH SarabunPSK"/>
                <w:sz w:val="32"/>
                <w:szCs w:val="32"/>
              </w:rPr>
              <w:t>a</w:t>
            </w:r>
          </w:p>
        </w:tc>
        <w:tc>
          <w:tcPr>
            <w:tcW w:w="2268" w:type="dxa"/>
          </w:tcPr>
          <w:p w14:paraId="450CD1A5" w14:textId="0157E8F9" w:rsidR="00342382" w:rsidRPr="00561921" w:rsidRDefault="006644CE" w:rsidP="006644C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342382" w:rsidRPr="00561921" w14:paraId="789E5B38" w14:textId="77777777" w:rsidTr="008C5B12">
        <w:tc>
          <w:tcPr>
            <w:tcW w:w="1525" w:type="dxa"/>
          </w:tcPr>
          <w:p w14:paraId="715E8AD1" w14:textId="356828E8" w:rsidR="00342382" w:rsidRPr="00561921" w:rsidRDefault="00EC65D6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EC65D6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งานด้านการศึกษา</w:t>
            </w:r>
          </w:p>
        </w:tc>
        <w:tc>
          <w:tcPr>
            <w:tcW w:w="1559" w:type="dxa"/>
          </w:tcPr>
          <w:p w14:paraId="530067D7" w14:textId="4C574463" w:rsidR="00342382" w:rsidRPr="006519B5" w:rsidRDefault="00342382" w:rsidP="00E913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42382">
              <w:rPr>
                <w:rFonts w:ascii="TH SarabunPSK" w:hAnsi="TH SarabunPSK" w:cs="TH SarabunPSK"/>
                <w:sz w:val="32"/>
                <w:szCs w:val="32"/>
              </w:rPr>
              <w:t>Education</w:t>
            </w:r>
          </w:p>
        </w:tc>
        <w:tc>
          <w:tcPr>
            <w:tcW w:w="3974" w:type="dxa"/>
          </w:tcPr>
          <w:p w14:paraId="519C8855" w14:textId="3ACA9F67" w:rsidR="00342382" w:rsidRPr="00561921" w:rsidRDefault="009D2D29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9D2D29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งานที่เกี่ยวข้องกับการจัดการเรียนการสอน</w:t>
            </w:r>
            <w:r w:rsidRPr="009D2D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D2D29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การพัฒนาหลักสูตร</w:t>
            </w:r>
            <w:r w:rsidRPr="009D2D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D2D29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การวิจัยทางการศึกษา</w:t>
            </w:r>
            <w:r w:rsidRPr="009D2D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D2D2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หรือการบริหารจัดการในสถานศึกษา</w:t>
            </w:r>
          </w:p>
        </w:tc>
        <w:tc>
          <w:tcPr>
            <w:tcW w:w="1553" w:type="dxa"/>
          </w:tcPr>
          <w:p w14:paraId="7D270DED" w14:textId="56CEE0AB" w:rsidR="00342382" w:rsidRPr="00561921" w:rsidRDefault="00365806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342382">
              <w:rPr>
                <w:rFonts w:ascii="TH SarabunPSK" w:hAnsi="TH SarabunPSK" w:cs="TH SarabunPSK"/>
                <w:sz w:val="32"/>
                <w:szCs w:val="32"/>
              </w:rPr>
              <w:t>Education</w:t>
            </w:r>
          </w:p>
        </w:tc>
        <w:tc>
          <w:tcPr>
            <w:tcW w:w="2268" w:type="dxa"/>
          </w:tcPr>
          <w:p w14:paraId="5E4E3043" w14:textId="3C7FB349" w:rsidR="00342382" w:rsidRPr="00561921" w:rsidRDefault="006644CE" w:rsidP="006644C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342382" w:rsidRPr="00561921" w14:paraId="5710A97D" w14:textId="77777777" w:rsidTr="008C5B12">
        <w:tc>
          <w:tcPr>
            <w:tcW w:w="1525" w:type="dxa"/>
          </w:tcPr>
          <w:p w14:paraId="307F7F76" w14:textId="73C717FC" w:rsidR="00342382" w:rsidRPr="00561921" w:rsidRDefault="009D2D29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อื่นๆ</w:t>
            </w:r>
          </w:p>
        </w:tc>
        <w:tc>
          <w:tcPr>
            <w:tcW w:w="1559" w:type="dxa"/>
          </w:tcPr>
          <w:p w14:paraId="26499D52" w14:textId="39DC72D2" w:rsidR="00342382" w:rsidRPr="006519B5" w:rsidRDefault="00342382" w:rsidP="00E913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42382">
              <w:rPr>
                <w:rFonts w:ascii="TH SarabunPSK" w:hAnsi="TH SarabunPSK" w:cs="TH SarabunPSK"/>
                <w:sz w:val="32"/>
                <w:szCs w:val="32"/>
              </w:rPr>
              <w:t>Other</w:t>
            </w:r>
          </w:p>
        </w:tc>
        <w:tc>
          <w:tcPr>
            <w:tcW w:w="3974" w:type="dxa"/>
          </w:tcPr>
          <w:p w14:paraId="71252941" w14:textId="02154CAA" w:rsidR="00342382" w:rsidRPr="00561921" w:rsidRDefault="00073F05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อื่นๆที่ไม่เกี่ยวข้องกับ</w:t>
            </w:r>
            <w:r w:rsidR="00032E81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ที่กำหนดไว้</w:t>
            </w:r>
          </w:p>
        </w:tc>
        <w:tc>
          <w:tcPr>
            <w:tcW w:w="1553" w:type="dxa"/>
          </w:tcPr>
          <w:p w14:paraId="39AC93FB" w14:textId="09A3EA22" w:rsidR="00342382" w:rsidRPr="00561921" w:rsidRDefault="00032E81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อื่นๆ</w:t>
            </w:r>
          </w:p>
        </w:tc>
        <w:tc>
          <w:tcPr>
            <w:tcW w:w="2268" w:type="dxa"/>
          </w:tcPr>
          <w:p w14:paraId="2CB5D748" w14:textId="0A0DD5B5" w:rsidR="00342382" w:rsidRPr="00561921" w:rsidRDefault="006644CE" w:rsidP="006644CE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E913FD" w:rsidRPr="00561921" w14:paraId="5841FA2B" w14:textId="77777777" w:rsidTr="008C5B12">
        <w:tc>
          <w:tcPr>
            <w:tcW w:w="1525" w:type="dxa"/>
          </w:tcPr>
          <w:p w14:paraId="2265E84B" w14:textId="6C05B464" w:rsidR="00E913FD" w:rsidRPr="00561921" w:rsidRDefault="00E913FD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ประเภทงานย่อย</w:t>
            </w:r>
          </w:p>
        </w:tc>
        <w:tc>
          <w:tcPr>
            <w:tcW w:w="1559" w:type="dxa"/>
          </w:tcPr>
          <w:p w14:paraId="4420DD9C" w14:textId="77777777" w:rsidR="00E22473" w:rsidRDefault="00E913FD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 xml:space="preserve">Job </w:t>
            </w:r>
            <w:r>
              <w:rPr>
                <w:rFonts w:ascii="TH SarabunPSK" w:hAnsi="TH SarabunPSK" w:cs="TH SarabunPSK"/>
                <w:sz w:val="32"/>
                <w:szCs w:val="32"/>
              </w:rPr>
              <w:t>Sub</w:t>
            </w:r>
          </w:p>
          <w:p w14:paraId="3A8D3C9F" w14:textId="3CB34312" w:rsidR="00E913FD" w:rsidRPr="37E66AA4" w:rsidRDefault="00E913FD" w:rsidP="00E913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/>
                <w:sz w:val="32"/>
                <w:szCs w:val="32"/>
              </w:rPr>
              <w:t>Category</w:t>
            </w:r>
          </w:p>
        </w:tc>
        <w:tc>
          <w:tcPr>
            <w:tcW w:w="3974" w:type="dxa"/>
          </w:tcPr>
          <w:p w14:paraId="575B7328" w14:textId="720D4F4E" w:rsidR="00E913FD" w:rsidRDefault="00E913FD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หมวดหมู่ย่อยของประเภทงาน</w:t>
            </w:r>
            <w:r w:rsidR="00F2608E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</w:tc>
        <w:tc>
          <w:tcPr>
            <w:tcW w:w="1553" w:type="dxa"/>
          </w:tcPr>
          <w:p w14:paraId="3CA34FA8" w14:textId="77777777" w:rsidR="00E22473" w:rsidRDefault="00E913FD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 xml:space="preserve">Job </w:t>
            </w:r>
            <w:r>
              <w:rPr>
                <w:rFonts w:ascii="TH SarabunPSK" w:hAnsi="TH SarabunPSK" w:cs="TH SarabunPSK"/>
                <w:sz w:val="32"/>
                <w:szCs w:val="32"/>
              </w:rPr>
              <w:t>Sub</w:t>
            </w:r>
          </w:p>
          <w:p w14:paraId="6A5DA5BD" w14:textId="56C41D42" w:rsidR="00E913FD" w:rsidRPr="00561921" w:rsidRDefault="00E913FD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/>
                <w:sz w:val="32"/>
                <w:szCs w:val="32"/>
              </w:rPr>
              <w:t>Category</w:t>
            </w:r>
          </w:p>
        </w:tc>
        <w:tc>
          <w:tcPr>
            <w:tcW w:w="2268" w:type="dxa"/>
          </w:tcPr>
          <w:p w14:paraId="28CC8AA1" w14:textId="5152BE0E" w:rsidR="00E913FD" w:rsidRPr="00863BAA" w:rsidRDefault="00863BAA" w:rsidP="00E913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63BAA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="001D2BA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1D2BAF" w:rsidRPr="001D2BAF">
              <w:rPr>
                <w:rFonts w:ascii="TH SarabunPSK" w:hAnsi="TH SarabunPSK" w:cs="TH SarabunPSK"/>
                <w:sz w:val="32"/>
                <w:szCs w:val="32"/>
              </w:rPr>
              <w:t>Web Development</w:t>
            </w:r>
          </w:p>
          <w:p w14:paraId="3CC630FD" w14:textId="640E75A5" w:rsidR="00863BAA" w:rsidRPr="00863BAA" w:rsidRDefault="00863BAA" w:rsidP="00E913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63BAA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="001D2BA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="001D2BAF" w:rsidRPr="001D2BAF">
              <w:rPr>
                <w:rFonts w:ascii="TH SarabunPSK" w:hAnsi="TH SarabunPSK" w:cs="TH SarabunPSK"/>
                <w:sz w:val="32"/>
                <w:szCs w:val="32"/>
              </w:rPr>
              <w:t>Wordpress</w:t>
            </w:r>
            <w:proofErr w:type="spellEnd"/>
          </w:p>
          <w:p w14:paraId="2F8393D6" w14:textId="171C6CE6" w:rsidR="00863BAA" w:rsidRPr="00863BAA" w:rsidRDefault="00863BAA" w:rsidP="00E913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63BAA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="001D2BA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1D2BAF" w:rsidRPr="001D2BAF">
              <w:rPr>
                <w:rFonts w:ascii="TH SarabunPSK" w:hAnsi="TH SarabunPSK" w:cs="TH SarabunPSK"/>
                <w:sz w:val="32"/>
                <w:szCs w:val="32"/>
              </w:rPr>
              <w:t>E-Commerce</w:t>
            </w:r>
          </w:p>
          <w:p w14:paraId="25AC2631" w14:textId="4D20DBF2" w:rsidR="00E913FD" w:rsidRPr="00863BAA" w:rsidRDefault="00863BAA" w:rsidP="00E22473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863BAA">
              <w:rPr>
                <w:rFonts w:ascii="TH SarabunPSK" w:hAnsi="TH SarabunPSK" w:cs="TH SarabunPSK"/>
                <w:sz w:val="32"/>
                <w:szCs w:val="32"/>
              </w:rPr>
              <w:t>4.</w:t>
            </w:r>
            <w:r w:rsidR="001D2BA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1D2BAF" w:rsidRPr="001D2BAF">
              <w:rPr>
                <w:rFonts w:ascii="TH SarabunPSK" w:hAnsi="TH SarabunPSK" w:cs="TH SarabunPSK"/>
                <w:sz w:val="32"/>
                <w:szCs w:val="32"/>
              </w:rPr>
              <w:t>Chatbot</w:t>
            </w:r>
          </w:p>
        </w:tc>
      </w:tr>
    </w:tbl>
    <w:p w14:paraId="7EBE37C5" w14:textId="77777777" w:rsidR="00E22473" w:rsidRDefault="00E22473" w:rsidP="00E2247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BE27BDE" w14:textId="77777777" w:rsidR="00E22473" w:rsidRDefault="00E22473"/>
    <w:tbl>
      <w:tblPr>
        <w:tblStyle w:val="TableGrid"/>
        <w:tblW w:w="1087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25"/>
        <w:gridCol w:w="1559"/>
        <w:gridCol w:w="3974"/>
        <w:gridCol w:w="1553"/>
        <w:gridCol w:w="2268"/>
      </w:tblGrid>
      <w:tr w:rsidR="00B84DF8" w:rsidRPr="00561921" w14:paraId="5F624370" w14:textId="77777777" w:rsidTr="00E22473">
        <w:tc>
          <w:tcPr>
            <w:tcW w:w="1525" w:type="dxa"/>
            <w:shd w:val="clear" w:color="auto" w:fill="BFBFBF" w:themeFill="background1" w:themeFillShade="BF"/>
            <w:vAlign w:val="center"/>
          </w:tcPr>
          <w:p w14:paraId="7061F102" w14:textId="49B64839" w:rsidR="00E22473" w:rsidRPr="008360BF" w:rsidRDefault="00E22473" w:rsidP="00E2247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ภาษาไทย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7867C924" w14:textId="70FD850D" w:rsidR="00E22473" w:rsidRPr="008360BF" w:rsidRDefault="00E22473" w:rsidP="00E224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</w:p>
        </w:tc>
        <w:tc>
          <w:tcPr>
            <w:tcW w:w="3974" w:type="dxa"/>
            <w:shd w:val="clear" w:color="auto" w:fill="BFBFBF" w:themeFill="background1" w:themeFillShade="BF"/>
            <w:vAlign w:val="center"/>
          </w:tcPr>
          <w:p w14:paraId="409C6E2D" w14:textId="48E63577" w:rsidR="00E22473" w:rsidRPr="008360BF" w:rsidRDefault="00E22473" w:rsidP="00E2247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53" w:type="dxa"/>
            <w:shd w:val="clear" w:color="auto" w:fill="BFBFBF" w:themeFill="background1" w:themeFillShade="BF"/>
          </w:tcPr>
          <w:p w14:paraId="4C3B972D" w14:textId="429DE5BB" w:rsidR="00E22473" w:rsidRPr="008360BF" w:rsidRDefault="00E22473" w:rsidP="00E224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คำที่ใช้ในการสื่อสาร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25238998" w14:textId="3E83060F" w:rsidR="00E22473" w:rsidRPr="008360BF" w:rsidRDefault="00E22473" w:rsidP="00E224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ประกอบด้วย</w:t>
            </w:r>
          </w:p>
        </w:tc>
      </w:tr>
      <w:tr w:rsidR="00E22473" w:rsidRPr="00561921" w14:paraId="69524629" w14:textId="77777777" w:rsidTr="008C5B12">
        <w:tc>
          <w:tcPr>
            <w:tcW w:w="1525" w:type="dxa"/>
          </w:tcPr>
          <w:p w14:paraId="1CECBF8D" w14:textId="77777777" w:rsidR="00E22473" w:rsidRDefault="00E22473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DDF87E6" w14:textId="77777777" w:rsidR="00E22473" w:rsidRDefault="00E22473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C85CF7C" w14:textId="77777777" w:rsidR="00E22473" w:rsidRDefault="00E22473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A07A65" w14:textId="77777777" w:rsidR="00E22473" w:rsidRDefault="00E22473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BCB1D4F" w14:textId="77777777" w:rsidR="00E22473" w:rsidRDefault="00E22473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85586B5" w14:textId="77777777" w:rsidR="00E22473" w:rsidRDefault="00E22473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4E5165" w14:textId="77777777" w:rsidR="00E22473" w:rsidRDefault="00E22473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F990E90" w14:textId="77777777" w:rsidR="00E22473" w:rsidRDefault="00E22473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6531C58" w14:textId="77777777" w:rsidR="00E22473" w:rsidRDefault="00E22473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D86CE1" w14:textId="77777777" w:rsidR="00E22473" w:rsidRDefault="00E22473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961B047" w14:textId="77777777" w:rsidR="00E22473" w:rsidRDefault="00E22473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F2F37DB" w14:textId="2A20DA41" w:rsidR="00E22473" w:rsidRPr="008360BF" w:rsidRDefault="00E22473" w:rsidP="00FA15C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ประเภทงานย่อย</w:t>
            </w:r>
          </w:p>
        </w:tc>
        <w:tc>
          <w:tcPr>
            <w:tcW w:w="1559" w:type="dxa"/>
          </w:tcPr>
          <w:p w14:paraId="616AA1E0" w14:textId="77777777" w:rsidR="00E22473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2F00B1" w14:textId="77777777" w:rsidR="00E22473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CB2E2DA" w14:textId="77777777" w:rsidR="00E22473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1754707" w14:textId="77777777" w:rsidR="00E22473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8E9784" w14:textId="77777777" w:rsidR="00E22473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9308261" w14:textId="77777777" w:rsidR="00E22473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829CC6E" w14:textId="77777777" w:rsidR="00E22473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9E12000" w14:textId="77777777" w:rsidR="00E22473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64EB0E7" w14:textId="77777777" w:rsidR="00E22473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E32A40A" w14:textId="77777777" w:rsidR="00E22473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A7761B0" w14:textId="77777777" w:rsidR="00E22473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1AD3C79" w14:textId="43B46444" w:rsidR="00E22473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Job Sub</w:t>
            </w:r>
          </w:p>
          <w:p w14:paraId="617EA400" w14:textId="4DF5E7F1" w:rsidR="00E22473" w:rsidRPr="008360BF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Category</w:t>
            </w:r>
          </w:p>
        </w:tc>
        <w:tc>
          <w:tcPr>
            <w:tcW w:w="3974" w:type="dxa"/>
          </w:tcPr>
          <w:p w14:paraId="6AB1AF75" w14:textId="77777777" w:rsidR="00E22473" w:rsidRDefault="00E22473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D6D76BD" w14:textId="77777777" w:rsidR="00E22473" w:rsidRDefault="00E22473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107990C" w14:textId="77777777" w:rsidR="00E22473" w:rsidRDefault="00E22473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0190CB4" w14:textId="77777777" w:rsidR="00E22473" w:rsidRDefault="00E22473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6042C04" w14:textId="77777777" w:rsidR="00E22473" w:rsidRDefault="00E22473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B3A96B0" w14:textId="77777777" w:rsidR="00E22473" w:rsidRDefault="00E22473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FD02D56" w14:textId="77777777" w:rsidR="00E22473" w:rsidRDefault="00E22473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4A26F9D" w14:textId="77777777" w:rsidR="00E22473" w:rsidRDefault="00E22473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E2DAEE" w14:textId="77777777" w:rsidR="00E22473" w:rsidRDefault="00E22473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6C95254" w14:textId="77777777" w:rsidR="00E22473" w:rsidRDefault="00E22473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69CC66A" w14:textId="77777777" w:rsidR="00E22473" w:rsidRDefault="00E22473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666CDD" w14:textId="50EB86BC" w:rsidR="00E22473" w:rsidRPr="008360BF" w:rsidRDefault="00E22473" w:rsidP="00FA15C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หมวดหมู่ย่อยของประเภทงานหลัก</w:t>
            </w:r>
          </w:p>
        </w:tc>
        <w:tc>
          <w:tcPr>
            <w:tcW w:w="1553" w:type="dxa"/>
          </w:tcPr>
          <w:p w14:paraId="3F7C30BF" w14:textId="77777777" w:rsidR="00E22473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77BB9D8" w14:textId="77777777" w:rsidR="00E22473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5773D6B" w14:textId="77777777" w:rsidR="00E22473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7AE4AB0" w14:textId="77777777" w:rsidR="00E22473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687B4D" w14:textId="77777777" w:rsidR="00E22473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6BA7376" w14:textId="77777777" w:rsidR="00E22473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DE7F452" w14:textId="77777777" w:rsidR="00E22473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F23BD90" w14:textId="77777777" w:rsidR="00E22473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E49E4D8" w14:textId="77777777" w:rsidR="00E22473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F79438A" w14:textId="77777777" w:rsidR="00E22473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815C0AD" w14:textId="77777777" w:rsidR="00E22473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417E993" w14:textId="7774D4D4" w:rsidR="00E22473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Job Sub</w:t>
            </w:r>
          </w:p>
          <w:p w14:paraId="3E6B4475" w14:textId="4468698B" w:rsidR="00E22473" w:rsidRPr="008360BF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Category</w:t>
            </w:r>
          </w:p>
        </w:tc>
        <w:tc>
          <w:tcPr>
            <w:tcW w:w="2268" w:type="dxa"/>
          </w:tcPr>
          <w:p w14:paraId="626E76A7" w14:textId="77777777" w:rsidR="00E22473" w:rsidRPr="008360BF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 xml:space="preserve">5. </w:t>
            </w: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พัฒนาเกม (</w:t>
            </w: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Game Development)</w:t>
            </w:r>
          </w:p>
          <w:p w14:paraId="42CAD43D" w14:textId="77777777" w:rsidR="00E22473" w:rsidRPr="008360BF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6. UX/UI Design for Web &amp; App</w:t>
            </w:r>
          </w:p>
          <w:p w14:paraId="7A3CED64" w14:textId="77777777" w:rsidR="00E22473" w:rsidRPr="008360BF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7. Mobile Application</w:t>
            </w:r>
          </w:p>
          <w:p w14:paraId="0E6C0F3D" w14:textId="77777777" w:rsidR="00E22473" w:rsidRPr="008360BF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8. Desktop Application</w:t>
            </w:r>
          </w:p>
          <w:p w14:paraId="62915F04" w14:textId="77777777" w:rsidR="00E22473" w:rsidRPr="008360BF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 xml:space="preserve">9. IT Solution </w:t>
            </w: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Support</w:t>
            </w:r>
          </w:p>
          <w:p w14:paraId="7DF6FDB5" w14:textId="77777777" w:rsidR="00E22473" w:rsidRPr="008360BF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 xml:space="preserve">10. </w:t>
            </w: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ทำโปรเจค </w:t>
            </w: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IoT</w:t>
            </w:r>
          </w:p>
          <w:p w14:paraId="0770001E" w14:textId="77777777" w:rsidR="00E22473" w:rsidRPr="008360BF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11. Website Scraping</w:t>
            </w:r>
          </w:p>
          <w:p w14:paraId="6EC14002" w14:textId="77777777" w:rsidR="00E22473" w:rsidRPr="008360BF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12. IT Project Management</w:t>
            </w:r>
          </w:p>
          <w:p w14:paraId="06C18703" w14:textId="77777777" w:rsidR="00E22473" w:rsidRPr="008360BF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13. Quality Assurance</w:t>
            </w:r>
          </w:p>
          <w:p w14:paraId="49654259" w14:textId="77777777" w:rsidR="00E22473" w:rsidRPr="008360BF" w:rsidRDefault="00E22473" w:rsidP="00E2247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 xml:space="preserve">14. </w:t>
            </w: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ทำแผนที่ </w:t>
            </w: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GIS</w:t>
            </w:r>
          </w:p>
          <w:p w14:paraId="4CAF3C61" w14:textId="77777777" w:rsidR="00E22473" w:rsidRPr="008360BF" w:rsidRDefault="00E22473" w:rsidP="00E22473">
            <w:pPr>
              <w:tabs>
                <w:tab w:val="center" w:pos="1060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 xml:space="preserve">15. </w:t>
            </w: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วิเคราะห์ดาต้า</w:t>
            </w:r>
          </w:p>
          <w:p w14:paraId="79AC2C3A" w14:textId="77777777" w:rsidR="00E22473" w:rsidRPr="008360BF" w:rsidRDefault="00E22473" w:rsidP="00E22473">
            <w:pPr>
              <w:tabs>
                <w:tab w:val="center" w:pos="1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 xml:space="preserve">16. </w:t>
            </w: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วิเคราะห์งานวิจัย</w:t>
            </w:r>
          </w:p>
          <w:p w14:paraId="5D29A8DA" w14:textId="77777777" w:rsidR="00E22473" w:rsidRPr="008360BF" w:rsidRDefault="00E22473" w:rsidP="00E22473">
            <w:pPr>
              <w:tabs>
                <w:tab w:val="center" w:pos="1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17. Data Science &amp; AI</w:t>
            </w:r>
          </w:p>
          <w:p w14:paraId="223F8FBC" w14:textId="77777777" w:rsidR="00E22473" w:rsidRPr="008360BF" w:rsidRDefault="00E22473" w:rsidP="00E22473">
            <w:pPr>
              <w:tabs>
                <w:tab w:val="center" w:pos="1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18. Data Engineering</w:t>
            </w:r>
          </w:p>
          <w:p w14:paraId="7B79DF48" w14:textId="77777777" w:rsidR="00E22473" w:rsidRPr="008360BF" w:rsidRDefault="00E22473" w:rsidP="00E22473">
            <w:pPr>
              <w:tabs>
                <w:tab w:val="center" w:pos="1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19. Data Labeling</w:t>
            </w:r>
          </w:p>
          <w:p w14:paraId="0D77D202" w14:textId="77777777" w:rsidR="00E22473" w:rsidRPr="008360BF" w:rsidRDefault="00E22473" w:rsidP="00E22473">
            <w:pPr>
              <w:tabs>
                <w:tab w:val="center" w:pos="1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20. Teaching Assistant</w:t>
            </w:r>
          </w:p>
          <w:p w14:paraId="48C04C26" w14:textId="77777777" w:rsidR="00E22473" w:rsidRPr="008360BF" w:rsidRDefault="00E22473" w:rsidP="00E22473">
            <w:pPr>
              <w:tabs>
                <w:tab w:val="center" w:pos="1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21. Research Assistant</w:t>
            </w:r>
          </w:p>
          <w:p w14:paraId="14363B34" w14:textId="77777777" w:rsidR="00E22473" w:rsidRPr="008360BF" w:rsidRDefault="00E22473" w:rsidP="00E22473">
            <w:pPr>
              <w:tabs>
                <w:tab w:val="center" w:pos="106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 xml:space="preserve">22. </w:t>
            </w: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สร้างเหรียญ </w:t>
            </w: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Crypto</w:t>
            </w:r>
          </w:p>
          <w:p w14:paraId="342E251B" w14:textId="0E72D6DF" w:rsidR="00E22473" w:rsidRPr="008360BF" w:rsidRDefault="00E22473" w:rsidP="00E2247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 xml:space="preserve">23. </w:t>
            </w: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อื่น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ๆ</w:t>
            </w:r>
          </w:p>
        </w:tc>
      </w:tr>
      <w:tr w:rsidR="002574A6" w:rsidRPr="00561921" w14:paraId="1ED3DED0" w14:textId="77777777" w:rsidTr="008C5B12">
        <w:tc>
          <w:tcPr>
            <w:tcW w:w="1525" w:type="dxa"/>
          </w:tcPr>
          <w:p w14:paraId="673841C5" w14:textId="533CC4DC" w:rsidR="002574A6" w:rsidRDefault="002574A6" w:rsidP="002574A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งานด้านพัฒนาเว็บ</w:t>
            </w:r>
          </w:p>
        </w:tc>
        <w:tc>
          <w:tcPr>
            <w:tcW w:w="1559" w:type="dxa"/>
          </w:tcPr>
          <w:p w14:paraId="7440035F" w14:textId="5D591D5D" w:rsidR="002574A6" w:rsidRDefault="002574A6" w:rsidP="002574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Web Development</w:t>
            </w:r>
          </w:p>
        </w:tc>
        <w:tc>
          <w:tcPr>
            <w:tcW w:w="3974" w:type="dxa"/>
          </w:tcPr>
          <w:p w14:paraId="56CE476D" w14:textId="3EC852C6" w:rsidR="002574A6" w:rsidRDefault="002574A6" w:rsidP="002574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งานเกี่ยวกับกระบวนการสร้างและพัฒนาเว็บไซต์</w:t>
            </w:r>
          </w:p>
        </w:tc>
        <w:tc>
          <w:tcPr>
            <w:tcW w:w="1553" w:type="dxa"/>
          </w:tcPr>
          <w:p w14:paraId="4296FA70" w14:textId="261C558A" w:rsidR="002574A6" w:rsidRDefault="002574A6" w:rsidP="002574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Web Development</w:t>
            </w:r>
          </w:p>
        </w:tc>
        <w:tc>
          <w:tcPr>
            <w:tcW w:w="2268" w:type="dxa"/>
          </w:tcPr>
          <w:p w14:paraId="35126C5C" w14:textId="280A6048" w:rsidR="002574A6" w:rsidRPr="008360BF" w:rsidRDefault="002574A6" w:rsidP="002574A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725E2E37" w14:textId="77777777" w:rsidR="00E22473" w:rsidRDefault="00E22473"/>
    <w:tbl>
      <w:tblPr>
        <w:tblStyle w:val="TableGrid"/>
        <w:tblW w:w="1087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25"/>
        <w:gridCol w:w="1559"/>
        <w:gridCol w:w="3974"/>
        <w:gridCol w:w="1553"/>
        <w:gridCol w:w="2268"/>
      </w:tblGrid>
      <w:tr w:rsidR="00B84DF8" w:rsidRPr="00561921" w14:paraId="63B9B5CB" w14:textId="77777777" w:rsidTr="00E22473">
        <w:tc>
          <w:tcPr>
            <w:tcW w:w="1525" w:type="dxa"/>
            <w:shd w:val="clear" w:color="auto" w:fill="BFBFBF" w:themeFill="background1" w:themeFillShade="BF"/>
            <w:vAlign w:val="center"/>
          </w:tcPr>
          <w:p w14:paraId="65293667" w14:textId="5C2823D9" w:rsidR="00E22473" w:rsidRPr="008360BF" w:rsidRDefault="00E22473" w:rsidP="00E2247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ภาษาไทย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7918E7B4" w14:textId="0AF42DF4" w:rsidR="00E22473" w:rsidRPr="008360BF" w:rsidRDefault="00E22473" w:rsidP="00E224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</w:p>
        </w:tc>
        <w:tc>
          <w:tcPr>
            <w:tcW w:w="3974" w:type="dxa"/>
            <w:shd w:val="clear" w:color="auto" w:fill="BFBFBF" w:themeFill="background1" w:themeFillShade="BF"/>
            <w:vAlign w:val="center"/>
          </w:tcPr>
          <w:p w14:paraId="4B7DDFDF" w14:textId="54938F41" w:rsidR="00E22473" w:rsidRPr="008360BF" w:rsidRDefault="00E22473" w:rsidP="00E2247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53" w:type="dxa"/>
            <w:shd w:val="clear" w:color="auto" w:fill="BFBFBF" w:themeFill="background1" w:themeFillShade="BF"/>
          </w:tcPr>
          <w:p w14:paraId="3702550A" w14:textId="3BEB917F" w:rsidR="00E22473" w:rsidRPr="008360BF" w:rsidRDefault="00E22473" w:rsidP="00E224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คำที่ใช้ในการสื่อสาร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6F85311A" w14:textId="573989A8" w:rsidR="00E22473" w:rsidRPr="008360BF" w:rsidRDefault="00E22473" w:rsidP="00E224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ประกอบด้วย</w:t>
            </w:r>
          </w:p>
        </w:tc>
      </w:tr>
      <w:tr w:rsidR="00727690" w:rsidRPr="00561921" w14:paraId="688BD6D9" w14:textId="77777777" w:rsidTr="008C5B12">
        <w:tc>
          <w:tcPr>
            <w:tcW w:w="1525" w:type="dxa"/>
          </w:tcPr>
          <w:p w14:paraId="3802DE20" w14:textId="77777777" w:rsidR="00E22473" w:rsidRDefault="001759DC" w:rsidP="00FA15CC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งานด้าน</w:t>
            </w:r>
          </w:p>
          <w:p w14:paraId="641CB10A" w14:textId="202B4BAD" w:rsidR="00727690" w:rsidRDefault="001F34A2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เวิร์ดเพลส</w:t>
            </w:r>
          </w:p>
        </w:tc>
        <w:tc>
          <w:tcPr>
            <w:tcW w:w="1559" w:type="dxa"/>
          </w:tcPr>
          <w:p w14:paraId="3BC0B0E3" w14:textId="32F3C74B" w:rsidR="00727690" w:rsidRPr="00561921" w:rsidRDefault="00936079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proofErr w:type="spellStart"/>
            <w:r w:rsidRPr="00561921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Wordpress</w:t>
            </w:r>
            <w:proofErr w:type="spellEnd"/>
          </w:p>
        </w:tc>
        <w:tc>
          <w:tcPr>
            <w:tcW w:w="3974" w:type="dxa"/>
          </w:tcPr>
          <w:p w14:paraId="6A4ECFA6" w14:textId="4D31580B" w:rsidR="00727690" w:rsidRDefault="001F34A2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การทำเว็บไซต์ด้วย </w:t>
            </w: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WordPress </w:t>
            </w: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เว็บสำเร็จรูป</w:t>
            </w:r>
          </w:p>
        </w:tc>
        <w:tc>
          <w:tcPr>
            <w:tcW w:w="1553" w:type="dxa"/>
          </w:tcPr>
          <w:p w14:paraId="6C8115AD" w14:textId="790B88FE" w:rsidR="00727690" w:rsidRPr="00863BAA" w:rsidRDefault="001F34A2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proofErr w:type="spellStart"/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Wordpress</w:t>
            </w:r>
            <w:proofErr w:type="spellEnd"/>
          </w:p>
        </w:tc>
        <w:tc>
          <w:tcPr>
            <w:tcW w:w="2268" w:type="dxa"/>
          </w:tcPr>
          <w:p w14:paraId="2F299026" w14:textId="4A9360CC" w:rsidR="00727690" w:rsidRPr="00863BAA" w:rsidRDefault="001F34A2" w:rsidP="00E307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-</w:t>
            </w:r>
          </w:p>
        </w:tc>
      </w:tr>
      <w:tr w:rsidR="00727690" w:rsidRPr="00561921" w14:paraId="053DE423" w14:textId="77777777" w:rsidTr="008C5B12">
        <w:tc>
          <w:tcPr>
            <w:tcW w:w="1525" w:type="dxa"/>
          </w:tcPr>
          <w:p w14:paraId="487C8DCA" w14:textId="77777777" w:rsidR="00E22473" w:rsidRDefault="00796BF5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96BF5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งานด้าน</w:t>
            </w:r>
          </w:p>
          <w:p w14:paraId="577A8179" w14:textId="611046E4" w:rsidR="00727690" w:rsidRDefault="00796BF5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796BF5">
              <w:rPr>
                <w:rFonts w:ascii="TH SarabunPSK" w:hAnsi="TH SarabunPSK" w:cs="TH SarabunPSK" w:hint="cs"/>
                <w:sz w:val="32"/>
                <w:szCs w:val="32"/>
                <w:cs/>
              </w:rPr>
              <w:t>อีคอมเมิร์ซ</w:t>
            </w:r>
          </w:p>
        </w:tc>
        <w:tc>
          <w:tcPr>
            <w:tcW w:w="1559" w:type="dxa"/>
          </w:tcPr>
          <w:p w14:paraId="11C5E1F1" w14:textId="0714E100" w:rsidR="00727690" w:rsidRPr="00561921" w:rsidRDefault="00936079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36079">
              <w:rPr>
                <w:rFonts w:ascii="TH SarabunPSK" w:hAnsi="TH SarabunPSK" w:cs="TH SarabunPSK"/>
                <w:sz w:val="32"/>
                <w:szCs w:val="32"/>
              </w:rPr>
              <w:t>E-Commerce</w:t>
            </w:r>
          </w:p>
        </w:tc>
        <w:tc>
          <w:tcPr>
            <w:tcW w:w="3974" w:type="dxa"/>
          </w:tcPr>
          <w:p w14:paraId="6F798C00" w14:textId="7CE40129" w:rsidR="00727690" w:rsidRDefault="00397501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397501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งานที่เกี่ยวข้องกับการซื้อขายสินค้าและบริการผ่านระบบอินเทอร์เน็ต</w:t>
            </w:r>
            <w:r w:rsidRPr="0039750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7501">
              <w:rPr>
                <w:rFonts w:ascii="TH SarabunPSK" w:hAnsi="TH SarabunPSK" w:cs="TH SarabunPSK" w:hint="cs"/>
                <w:sz w:val="32"/>
                <w:szCs w:val="32"/>
                <w:cs/>
              </w:rPr>
              <w:t>โดยครอบคลุมทั้งด้านการจัดการเว็บไซต์หรือแพลตฟอร์ม</w:t>
            </w:r>
            <w:r w:rsidRPr="0039750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7501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การบริหารสินค้า</w:t>
            </w:r>
            <w:r w:rsidRPr="0039750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7501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การตลาดออนไลน์</w:t>
            </w:r>
            <w:r w:rsidRPr="0039750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7501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การดูแลลูกค้า</w:t>
            </w:r>
            <w:r w:rsidRPr="0039750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750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และกระบวนการหลังการขาย</w:t>
            </w:r>
          </w:p>
        </w:tc>
        <w:tc>
          <w:tcPr>
            <w:tcW w:w="1553" w:type="dxa"/>
          </w:tcPr>
          <w:p w14:paraId="24FCD7B5" w14:textId="02FF5AE2" w:rsidR="00727690" w:rsidRPr="00863BAA" w:rsidRDefault="00C4631B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36079">
              <w:rPr>
                <w:rFonts w:ascii="TH SarabunPSK" w:hAnsi="TH SarabunPSK" w:cs="TH SarabunPSK"/>
                <w:sz w:val="32"/>
                <w:szCs w:val="32"/>
              </w:rPr>
              <w:t>E-Commerce</w:t>
            </w:r>
          </w:p>
        </w:tc>
        <w:tc>
          <w:tcPr>
            <w:tcW w:w="2268" w:type="dxa"/>
          </w:tcPr>
          <w:p w14:paraId="12EC1066" w14:textId="39E748FA" w:rsidR="00727690" w:rsidRPr="00863BAA" w:rsidRDefault="00C4631B" w:rsidP="00E307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727690" w:rsidRPr="00561921" w14:paraId="18E3103B" w14:textId="77777777" w:rsidTr="008C5B12">
        <w:tc>
          <w:tcPr>
            <w:tcW w:w="1525" w:type="dxa"/>
          </w:tcPr>
          <w:p w14:paraId="7459908E" w14:textId="77777777" w:rsidR="00E22473" w:rsidRDefault="001759DC" w:rsidP="00FA15CC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งานด้าน</w:t>
            </w:r>
          </w:p>
          <w:p w14:paraId="7A3AF22E" w14:textId="6D586CF9" w:rsidR="00727690" w:rsidRDefault="00CE727F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แชทบอท</w:t>
            </w:r>
          </w:p>
        </w:tc>
        <w:tc>
          <w:tcPr>
            <w:tcW w:w="1559" w:type="dxa"/>
          </w:tcPr>
          <w:p w14:paraId="4269CA58" w14:textId="2D4AB2B8" w:rsidR="00727690" w:rsidRPr="00561921" w:rsidRDefault="00936079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Chatbot</w:t>
            </w:r>
          </w:p>
        </w:tc>
        <w:tc>
          <w:tcPr>
            <w:tcW w:w="3974" w:type="dxa"/>
          </w:tcPr>
          <w:p w14:paraId="6F846091" w14:textId="65D77E36" w:rsidR="00727690" w:rsidRDefault="00CE727F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งานที่เกี่ยวข้องกับการพัฒนา ออกแบบ และดูแลระบบ แชทบอท ซึ่งเป็นโปรแกรมที่สามารถโต้ตอบกับผู้ใช้โดยอัตโนมัติผ่านข้อความหรือเสียง</w:t>
            </w:r>
          </w:p>
        </w:tc>
        <w:tc>
          <w:tcPr>
            <w:tcW w:w="1553" w:type="dxa"/>
          </w:tcPr>
          <w:p w14:paraId="44798945" w14:textId="1711CFF6" w:rsidR="00727690" w:rsidRPr="00863BAA" w:rsidRDefault="00CE727F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Chatbot</w:t>
            </w:r>
          </w:p>
        </w:tc>
        <w:tc>
          <w:tcPr>
            <w:tcW w:w="2268" w:type="dxa"/>
          </w:tcPr>
          <w:p w14:paraId="0593F9CE" w14:textId="2163CAE3" w:rsidR="00727690" w:rsidRPr="00863BAA" w:rsidRDefault="00CE727F" w:rsidP="00E307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-</w:t>
            </w:r>
          </w:p>
        </w:tc>
      </w:tr>
      <w:tr w:rsidR="00727690" w:rsidRPr="00561921" w14:paraId="2A65A1A7" w14:textId="77777777" w:rsidTr="008C5B12">
        <w:tc>
          <w:tcPr>
            <w:tcW w:w="1525" w:type="dxa"/>
          </w:tcPr>
          <w:p w14:paraId="53251183" w14:textId="2A160ABC" w:rsidR="00727690" w:rsidRDefault="00D55DA3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งาน</w:t>
            </w:r>
            <w:r w:rsidR="00347809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ด้าน</w:t>
            </w:r>
            <w:r w:rsidR="00CF34D2"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พัฒนาเกม</w:t>
            </w:r>
          </w:p>
        </w:tc>
        <w:tc>
          <w:tcPr>
            <w:tcW w:w="1559" w:type="dxa"/>
          </w:tcPr>
          <w:p w14:paraId="501DB8B0" w14:textId="4DAA0D9F" w:rsidR="00727690" w:rsidRPr="00561921" w:rsidRDefault="00FA15CC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8360BF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Game Development</w:t>
            </w:r>
          </w:p>
        </w:tc>
        <w:tc>
          <w:tcPr>
            <w:tcW w:w="3974" w:type="dxa"/>
          </w:tcPr>
          <w:p w14:paraId="1F431992" w14:textId="537763BD" w:rsidR="00727690" w:rsidRDefault="00F867FB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งานเกี่ยวกับการ</w:t>
            </w:r>
            <w:r w:rsidR="00CF34D2"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สร้างเกมในรูปแบบต่าง ๆ</w:t>
            </w:r>
          </w:p>
        </w:tc>
        <w:tc>
          <w:tcPr>
            <w:tcW w:w="1553" w:type="dxa"/>
          </w:tcPr>
          <w:p w14:paraId="6C38C383" w14:textId="0FD958AB" w:rsidR="00727690" w:rsidRPr="00863BAA" w:rsidRDefault="00FA15CC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8360BF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Game Development</w:t>
            </w:r>
          </w:p>
        </w:tc>
        <w:tc>
          <w:tcPr>
            <w:tcW w:w="2268" w:type="dxa"/>
          </w:tcPr>
          <w:p w14:paraId="58B171BF" w14:textId="62934955" w:rsidR="00727690" w:rsidRPr="00863BAA" w:rsidRDefault="00CF34D2" w:rsidP="00E307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-</w:t>
            </w:r>
          </w:p>
        </w:tc>
      </w:tr>
      <w:tr w:rsidR="00727690" w:rsidRPr="00561921" w14:paraId="05D3A9DC" w14:textId="77777777" w:rsidTr="008C5B12">
        <w:tc>
          <w:tcPr>
            <w:tcW w:w="1525" w:type="dxa"/>
          </w:tcPr>
          <w:p w14:paraId="3898FC71" w14:textId="1A15EDB2" w:rsidR="00727690" w:rsidRDefault="00347809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งานด้าน</w:t>
            </w:r>
            <w:r w:rsidR="00A04994"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ออกแบบ </w:t>
            </w:r>
            <w:r w:rsidR="00A04994" w:rsidRPr="00561921">
              <w:rPr>
                <w:rFonts w:ascii="TH SarabunPSK" w:hAnsi="TH SarabunPSK" w:cs="TH SarabunPSK" w:hint="cs"/>
                <w:sz w:val="32"/>
                <w:szCs w:val="32"/>
              </w:rPr>
              <w:t>UX/UI</w:t>
            </w:r>
            <w:r w:rsidR="0021700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21700F">
              <w:rPr>
                <w:rFonts w:ascii="TH SarabunPSK" w:hAnsi="TH SarabunPSK" w:cs="TH SarabunPSK" w:hint="cs"/>
                <w:sz w:val="32"/>
                <w:szCs w:val="32"/>
                <w:cs/>
              </w:rPr>
              <w:t>สำหรับ</w:t>
            </w:r>
            <w:r w:rsidR="006043D6">
              <w:rPr>
                <w:rFonts w:ascii="TH SarabunPSK" w:hAnsi="TH SarabunPSK" w:cs="TH SarabunPSK" w:hint="cs"/>
                <w:sz w:val="32"/>
                <w:szCs w:val="32"/>
                <w:cs/>
              </w:rPr>
              <w:t>เว็บไซต์และแอปพลิเคชัน</w:t>
            </w:r>
          </w:p>
        </w:tc>
        <w:tc>
          <w:tcPr>
            <w:tcW w:w="1559" w:type="dxa"/>
          </w:tcPr>
          <w:p w14:paraId="60195005" w14:textId="3A6A60BF" w:rsidR="00727690" w:rsidRPr="00561921" w:rsidRDefault="006043D6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1D2BAF">
              <w:rPr>
                <w:rFonts w:ascii="TH SarabunPSK" w:hAnsi="TH SarabunPSK" w:cs="TH SarabunPSK"/>
                <w:sz w:val="32"/>
                <w:szCs w:val="32"/>
              </w:rPr>
              <w:t>UX/UI Design for Web &amp; App</w:t>
            </w:r>
          </w:p>
        </w:tc>
        <w:tc>
          <w:tcPr>
            <w:tcW w:w="3974" w:type="dxa"/>
          </w:tcPr>
          <w:p w14:paraId="1A20082C" w14:textId="77777777" w:rsidR="00E22473" w:rsidRDefault="00A04994" w:rsidP="00FA15CC">
            <w:pPr>
              <w:rPr>
                <w:rStyle w:val="oypena"/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Style w:val="oypena"/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งานออกแบบที่มุ่งเน้นการสร้างประสบการณ์ผู้ใช้ และส่วนติดต่อผู้ใช้ของ</w:t>
            </w:r>
            <w:r w:rsidR="006043D6">
              <w:rPr>
                <w:rStyle w:val="oypena"/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เว็บไซต์และ</w:t>
            </w:r>
          </w:p>
          <w:p w14:paraId="461FA8E8" w14:textId="30E69CF4" w:rsidR="00727690" w:rsidRDefault="00A04994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Style w:val="oypena"/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แอปพลิเคชัน</w:t>
            </w:r>
          </w:p>
        </w:tc>
        <w:tc>
          <w:tcPr>
            <w:tcW w:w="1553" w:type="dxa"/>
          </w:tcPr>
          <w:p w14:paraId="479FA4FF" w14:textId="426E15D4" w:rsidR="00727690" w:rsidRPr="00863BAA" w:rsidRDefault="00593E61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1D2BAF">
              <w:rPr>
                <w:rFonts w:ascii="TH SarabunPSK" w:hAnsi="TH SarabunPSK" w:cs="TH SarabunPSK"/>
                <w:sz w:val="32"/>
                <w:szCs w:val="32"/>
              </w:rPr>
              <w:t>UX/UI Design for Web &amp; App</w:t>
            </w:r>
          </w:p>
        </w:tc>
        <w:tc>
          <w:tcPr>
            <w:tcW w:w="2268" w:type="dxa"/>
          </w:tcPr>
          <w:p w14:paraId="5289A6DF" w14:textId="4F98A658" w:rsidR="00727690" w:rsidRPr="00863BAA" w:rsidRDefault="00593E61" w:rsidP="00E307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E73807" w:rsidRPr="00561921" w14:paraId="5ED7E09C" w14:textId="77777777" w:rsidTr="008C5B12">
        <w:tc>
          <w:tcPr>
            <w:tcW w:w="1525" w:type="dxa"/>
          </w:tcPr>
          <w:p w14:paraId="17ADA404" w14:textId="49737E4E" w:rsidR="00E73807" w:rsidRPr="00561921" w:rsidRDefault="00E73807" w:rsidP="00E73807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ประสบการณ์ผู้ใช้</w:t>
            </w:r>
          </w:p>
        </w:tc>
        <w:tc>
          <w:tcPr>
            <w:tcW w:w="1559" w:type="dxa"/>
          </w:tcPr>
          <w:p w14:paraId="7B79F24F" w14:textId="6EC155DE" w:rsidR="00E73807" w:rsidRPr="001D2BAF" w:rsidRDefault="00E73807" w:rsidP="00E7380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UX </w:t>
            </w: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(</w:t>
            </w: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User Experience</w:t>
            </w: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3974" w:type="dxa"/>
          </w:tcPr>
          <w:p w14:paraId="1051BE22" w14:textId="0A081632" w:rsidR="00E73807" w:rsidRPr="00561921" w:rsidRDefault="00E73807" w:rsidP="00E73807">
            <w:pPr>
              <w:rPr>
                <w:rStyle w:val="oypena"/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งานเกี่ยวกับการออกแบบเพื่อพัฒนาประสบการณ์ผู้ใช้ตั้งแต่เริ่มใช้งานจนจบ</w:t>
            </w:r>
          </w:p>
        </w:tc>
        <w:tc>
          <w:tcPr>
            <w:tcW w:w="1553" w:type="dxa"/>
          </w:tcPr>
          <w:p w14:paraId="2AF7D460" w14:textId="734828E5" w:rsidR="00E73807" w:rsidRPr="001D2BAF" w:rsidRDefault="00E73807" w:rsidP="00E7380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UX</w:t>
            </w:r>
          </w:p>
        </w:tc>
        <w:tc>
          <w:tcPr>
            <w:tcW w:w="2268" w:type="dxa"/>
          </w:tcPr>
          <w:p w14:paraId="009B3F4B" w14:textId="3255C3E4" w:rsidR="00E73807" w:rsidRDefault="00E73807" w:rsidP="00E307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-</w:t>
            </w:r>
          </w:p>
        </w:tc>
      </w:tr>
      <w:tr w:rsidR="00E73807" w:rsidRPr="00561921" w14:paraId="32B11C32" w14:textId="77777777" w:rsidTr="008C5B12">
        <w:tc>
          <w:tcPr>
            <w:tcW w:w="1525" w:type="dxa"/>
          </w:tcPr>
          <w:p w14:paraId="5E1BD769" w14:textId="1F48CE7B" w:rsidR="00E73807" w:rsidRPr="00561921" w:rsidRDefault="00E73807" w:rsidP="00E73807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ส่วนติดต่อผู้ใช้</w:t>
            </w:r>
          </w:p>
        </w:tc>
        <w:tc>
          <w:tcPr>
            <w:tcW w:w="1559" w:type="dxa"/>
          </w:tcPr>
          <w:p w14:paraId="6D23ADE9" w14:textId="4726178E" w:rsidR="00E73807" w:rsidRPr="001D2BAF" w:rsidRDefault="00E73807" w:rsidP="00E7380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UI </w:t>
            </w: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(</w:t>
            </w: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User Interface</w:t>
            </w: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3974" w:type="dxa"/>
          </w:tcPr>
          <w:p w14:paraId="0CD3AA86" w14:textId="1B627862" w:rsidR="00E73807" w:rsidRPr="00561921" w:rsidRDefault="00E73807" w:rsidP="00E73807">
            <w:pPr>
              <w:rPr>
                <w:rStyle w:val="oypena"/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งานเกี่ยวกับกระบวนการออกแบบส่วนที่ผู้ใช้มองเห็นและโต้ตอบ เช่น สี</w:t>
            </w: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, </w:t>
            </w: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ปุ่ม</w:t>
            </w: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, </w:t>
            </w: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ไอคอน</w:t>
            </w: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 </w:t>
            </w: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และตัวอักษร</w:t>
            </w:r>
          </w:p>
        </w:tc>
        <w:tc>
          <w:tcPr>
            <w:tcW w:w="1553" w:type="dxa"/>
          </w:tcPr>
          <w:p w14:paraId="2F41994B" w14:textId="2BB0FA41" w:rsidR="00E73807" w:rsidRPr="001D2BAF" w:rsidRDefault="00E73807" w:rsidP="00E7380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UI</w:t>
            </w:r>
          </w:p>
        </w:tc>
        <w:tc>
          <w:tcPr>
            <w:tcW w:w="2268" w:type="dxa"/>
          </w:tcPr>
          <w:p w14:paraId="02A29815" w14:textId="3F7D615C" w:rsidR="00E73807" w:rsidRDefault="00E73807" w:rsidP="00E307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-</w:t>
            </w:r>
          </w:p>
        </w:tc>
      </w:tr>
      <w:tr w:rsidR="00727690" w:rsidRPr="00561921" w14:paraId="13D85658" w14:textId="77777777" w:rsidTr="008C5B12">
        <w:tc>
          <w:tcPr>
            <w:tcW w:w="1525" w:type="dxa"/>
          </w:tcPr>
          <w:p w14:paraId="726424D3" w14:textId="77777777" w:rsidR="00E22473" w:rsidRDefault="00347809" w:rsidP="00FA15CC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งานด้าน</w:t>
            </w:r>
          </w:p>
          <w:p w14:paraId="2312AF13" w14:textId="2B0B7A6B" w:rsidR="00727690" w:rsidRDefault="00593E61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แอปพลิเคชันบนมือถือ</w:t>
            </w:r>
          </w:p>
        </w:tc>
        <w:tc>
          <w:tcPr>
            <w:tcW w:w="1559" w:type="dxa"/>
          </w:tcPr>
          <w:p w14:paraId="1ED33123" w14:textId="7432F188" w:rsidR="00727690" w:rsidRPr="00561921" w:rsidRDefault="00F21991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Mobile Application</w:t>
            </w:r>
          </w:p>
        </w:tc>
        <w:tc>
          <w:tcPr>
            <w:tcW w:w="3974" w:type="dxa"/>
          </w:tcPr>
          <w:p w14:paraId="2710DF43" w14:textId="4108524F" w:rsidR="00727690" w:rsidRDefault="00593E61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งานเกี่ยวกับการพัฒนาและดูแลซอฟต์แวร์หรือแอปพลิเคชันที่ทำงานบนอุปกรณ์เคลื่อนที่ เช่น สมาร์ทโฟนและแท็บเล็ต</w:t>
            </w:r>
          </w:p>
        </w:tc>
        <w:tc>
          <w:tcPr>
            <w:tcW w:w="1553" w:type="dxa"/>
          </w:tcPr>
          <w:p w14:paraId="4D51D51F" w14:textId="06E59736" w:rsidR="00727690" w:rsidRPr="00863BAA" w:rsidRDefault="00593E61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Mobile </w:t>
            </w:r>
            <w:r w:rsidR="00FA15CC" w:rsidRPr="008360BF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Application</w:t>
            </w:r>
          </w:p>
        </w:tc>
        <w:tc>
          <w:tcPr>
            <w:tcW w:w="2268" w:type="dxa"/>
          </w:tcPr>
          <w:p w14:paraId="5769E08D" w14:textId="7FFB29EA" w:rsidR="00727690" w:rsidRPr="00863BAA" w:rsidRDefault="00593E61" w:rsidP="00E307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-</w:t>
            </w:r>
          </w:p>
        </w:tc>
      </w:tr>
      <w:tr w:rsidR="002574A6" w:rsidRPr="00561921" w14:paraId="29F725CD" w14:textId="77777777" w:rsidTr="008C5B12">
        <w:tc>
          <w:tcPr>
            <w:tcW w:w="1525" w:type="dxa"/>
          </w:tcPr>
          <w:p w14:paraId="1D1CB08B" w14:textId="77777777" w:rsidR="002574A6" w:rsidRDefault="002574A6" w:rsidP="002574A6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งานด้าน</w:t>
            </w:r>
          </w:p>
          <w:p w14:paraId="6DEC9400" w14:textId="70AD8947" w:rsidR="002574A6" w:rsidRDefault="002574A6" w:rsidP="002574A6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แอปพลิเคชันบนเดสก์ท็อป</w:t>
            </w:r>
          </w:p>
        </w:tc>
        <w:tc>
          <w:tcPr>
            <w:tcW w:w="1559" w:type="dxa"/>
          </w:tcPr>
          <w:p w14:paraId="27F6ABED" w14:textId="4C785F41" w:rsidR="002574A6" w:rsidRPr="00561921" w:rsidRDefault="002574A6" w:rsidP="002574A6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Desktop Application</w:t>
            </w:r>
          </w:p>
        </w:tc>
        <w:tc>
          <w:tcPr>
            <w:tcW w:w="3974" w:type="dxa"/>
          </w:tcPr>
          <w:p w14:paraId="3D2E7A8A" w14:textId="40EB2132" w:rsidR="002574A6" w:rsidRPr="00561921" w:rsidRDefault="002574A6" w:rsidP="002574A6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งานการพัฒนาและดูแลซอฟต์แวร์ที่ทำงานบนคอมพิวเตอร์ตั้งโต๊ะหรือแล็ปท็อป</w:t>
            </w:r>
          </w:p>
        </w:tc>
        <w:tc>
          <w:tcPr>
            <w:tcW w:w="1553" w:type="dxa"/>
          </w:tcPr>
          <w:p w14:paraId="3B1FD900" w14:textId="17655A2D" w:rsidR="002574A6" w:rsidRPr="00561921" w:rsidRDefault="002574A6" w:rsidP="002574A6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Desktop </w:t>
            </w:r>
            <w:r w:rsidRPr="008360BF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Application</w:t>
            </w:r>
          </w:p>
        </w:tc>
        <w:tc>
          <w:tcPr>
            <w:tcW w:w="2268" w:type="dxa"/>
          </w:tcPr>
          <w:p w14:paraId="4FD498CF" w14:textId="2641301D" w:rsidR="002574A6" w:rsidRPr="00561921" w:rsidRDefault="002574A6" w:rsidP="002574A6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-</w:t>
            </w:r>
          </w:p>
        </w:tc>
      </w:tr>
    </w:tbl>
    <w:p w14:paraId="6FDB0154" w14:textId="77777777" w:rsidR="00E22473" w:rsidRDefault="00E22473"/>
    <w:p w14:paraId="35A8DC6D" w14:textId="77777777" w:rsidR="00A410B7" w:rsidRDefault="00A410B7"/>
    <w:tbl>
      <w:tblPr>
        <w:tblStyle w:val="TableGrid"/>
        <w:tblW w:w="1087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25"/>
        <w:gridCol w:w="1559"/>
        <w:gridCol w:w="3974"/>
        <w:gridCol w:w="1553"/>
        <w:gridCol w:w="2268"/>
      </w:tblGrid>
      <w:tr w:rsidR="00B84DF8" w:rsidRPr="00561921" w14:paraId="4E06658C" w14:textId="77777777" w:rsidTr="00A410B7">
        <w:tc>
          <w:tcPr>
            <w:tcW w:w="1525" w:type="dxa"/>
            <w:shd w:val="clear" w:color="auto" w:fill="BFBFBF" w:themeFill="background1" w:themeFillShade="BF"/>
            <w:vAlign w:val="center"/>
          </w:tcPr>
          <w:p w14:paraId="6BFB19BA" w14:textId="2BBB4682" w:rsidR="00A410B7" w:rsidRPr="008360BF" w:rsidRDefault="00A410B7" w:rsidP="00A410B7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ภาษาไทย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1B16EC8D" w14:textId="4A8CA325" w:rsidR="00A410B7" w:rsidRPr="008360BF" w:rsidRDefault="00A410B7" w:rsidP="00A410B7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</w:p>
        </w:tc>
        <w:tc>
          <w:tcPr>
            <w:tcW w:w="3974" w:type="dxa"/>
            <w:shd w:val="clear" w:color="auto" w:fill="BFBFBF" w:themeFill="background1" w:themeFillShade="BF"/>
            <w:vAlign w:val="center"/>
          </w:tcPr>
          <w:p w14:paraId="597DA7C6" w14:textId="105BABF2" w:rsidR="00A410B7" w:rsidRPr="008360BF" w:rsidRDefault="00A410B7" w:rsidP="00A410B7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53" w:type="dxa"/>
            <w:shd w:val="clear" w:color="auto" w:fill="BFBFBF" w:themeFill="background1" w:themeFillShade="BF"/>
          </w:tcPr>
          <w:p w14:paraId="449A4CDE" w14:textId="27E00CCD" w:rsidR="00A410B7" w:rsidRPr="008360BF" w:rsidRDefault="00A410B7" w:rsidP="00A410B7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คำที่ใช้ในการสื่อสาร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6E83B6BD" w14:textId="5957DC8D" w:rsidR="00A410B7" w:rsidRPr="008360BF" w:rsidRDefault="00A410B7" w:rsidP="00A410B7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ประกอบด้วย</w:t>
            </w:r>
          </w:p>
        </w:tc>
      </w:tr>
      <w:tr w:rsidR="00727690" w:rsidRPr="00561921" w14:paraId="70E47AC4" w14:textId="77777777" w:rsidTr="008C5B12">
        <w:tc>
          <w:tcPr>
            <w:tcW w:w="1525" w:type="dxa"/>
          </w:tcPr>
          <w:p w14:paraId="31B32622" w14:textId="77777777" w:rsidR="00A410B7" w:rsidRDefault="00593E61" w:rsidP="00FA15CC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งาน</w:t>
            </w:r>
            <w:r w:rsidR="00347809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ด้าน</w:t>
            </w:r>
          </w:p>
          <w:p w14:paraId="44BEC415" w14:textId="09C3A58F" w:rsidR="00727690" w:rsidRDefault="00347809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การ</w:t>
            </w:r>
            <w:r w:rsidR="00593E61"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ให้บริการทางด้านเทคโนโลยีสารสนเทศ</w:t>
            </w:r>
          </w:p>
        </w:tc>
        <w:tc>
          <w:tcPr>
            <w:tcW w:w="1559" w:type="dxa"/>
          </w:tcPr>
          <w:p w14:paraId="65752BF9" w14:textId="7A1FF290" w:rsidR="00727690" w:rsidRPr="00561921" w:rsidRDefault="00F21991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IT Solution and Support</w:t>
            </w:r>
          </w:p>
        </w:tc>
        <w:tc>
          <w:tcPr>
            <w:tcW w:w="3974" w:type="dxa"/>
          </w:tcPr>
          <w:p w14:paraId="5B24E132" w14:textId="40CAAF42" w:rsidR="00727690" w:rsidRDefault="00593E61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งานการให้บริการและแก้ไขปัญหาด้าน </w:t>
            </w: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IT </w:t>
            </w: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เพื่อช่วยองค์กรหรือบุคคลปรับปรุงประสิทธิภาพการทำงาน พร้อมดูแลและสนับสนุนระบบ </w:t>
            </w: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IT </w:t>
            </w: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อย่างครบ</w:t>
            </w:r>
            <w:r w:rsidR="00FA15CC" w:rsidRPr="008360BF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วงจร</w:t>
            </w:r>
          </w:p>
        </w:tc>
        <w:tc>
          <w:tcPr>
            <w:tcW w:w="1553" w:type="dxa"/>
          </w:tcPr>
          <w:p w14:paraId="30E03107" w14:textId="2AD3C95C" w:rsidR="00727690" w:rsidRPr="00863BAA" w:rsidRDefault="00593E61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IT Solution and Support</w:t>
            </w:r>
          </w:p>
        </w:tc>
        <w:tc>
          <w:tcPr>
            <w:tcW w:w="2268" w:type="dxa"/>
          </w:tcPr>
          <w:p w14:paraId="23C5A8AB" w14:textId="19E0978E" w:rsidR="00727690" w:rsidRPr="00863BAA" w:rsidRDefault="00593E61" w:rsidP="00E307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-</w:t>
            </w:r>
          </w:p>
        </w:tc>
      </w:tr>
      <w:tr w:rsidR="00727690" w:rsidRPr="00561921" w14:paraId="0711BF9B" w14:textId="77777777" w:rsidTr="008C5B12">
        <w:tc>
          <w:tcPr>
            <w:tcW w:w="1525" w:type="dxa"/>
          </w:tcPr>
          <w:p w14:paraId="40C46A50" w14:textId="37A581F8" w:rsidR="00727690" w:rsidRDefault="00347809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งานด้าน</w:t>
            </w:r>
            <w:r w:rsidR="00F21991"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โปรเจค</w:t>
            </w:r>
            <w:r w:rsidR="0084366C"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ไอโอที</w:t>
            </w:r>
          </w:p>
        </w:tc>
        <w:tc>
          <w:tcPr>
            <w:tcW w:w="1559" w:type="dxa"/>
          </w:tcPr>
          <w:p w14:paraId="4A2F51DC" w14:textId="1750A203" w:rsidR="00727690" w:rsidRPr="00561921" w:rsidRDefault="0084366C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IoT Project</w:t>
            </w:r>
          </w:p>
        </w:tc>
        <w:tc>
          <w:tcPr>
            <w:tcW w:w="3974" w:type="dxa"/>
          </w:tcPr>
          <w:p w14:paraId="146433C0" w14:textId="0B6417CC" w:rsidR="00727690" w:rsidRDefault="0084366C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พัฒนาระบบหรือแอปพลิเคชันที่เชื่อมต่ออุปกรณ์ต่าง ๆ ผ่านอินเทอร์เน็ต เพื่อให้สามารถรวบรวมและแลกเปลี่ยนข้อมูลได้แบบอัตโนมัติและเรียลไทม์</w:t>
            </w:r>
          </w:p>
        </w:tc>
        <w:tc>
          <w:tcPr>
            <w:tcW w:w="1553" w:type="dxa"/>
          </w:tcPr>
          <w:p w14:paraId="63220385" w14:textId="19F1A442" w:rsidR="00727690" w:rsidRPr="00863BAA" w:rsidRDefault="0084366C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IoT Project</w:t>
            </w:r>
          </w:p>
        </w:tc>
        <w:tc>
          <w:tcPr>
            <w:tcW w:w="2268" w:type="dxa"/>
          </w:tcPr>
          <w:p w14:paraId="2AEDFD0E" w14:textId="663745D3" w:rsidR="00727690" w:rsidRPr="00863BAA" w:rsidRDefault="0084366C" w:rsidP="00E307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-</w:t>
            </w:r>
          </w:p>
        </w:tc>
      </w:tr>
      <w:tr w:rsidR="00727690" w:rsidRPr="00561921" w14:paraId="26063EA1" w14:textId="77777777" w:rsidTr="008C5B12">
        <w:tc>
          <w:tcPr>
            <w:tcW w:w="1525" w:type="dxa"/>
          </w:tcPr>
          <w:p w14:paraId="644F250E" w14:textId="77777777" w:rsidR="00A410B7" w:rsidRDefault="00347809" w:rsidP="00FA15CC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งานด้าน</w:t>
            </w:r>
          </w:p>
          <w:p w14:paraId="40C237F4" w14:textId="3AB246B3" w:rsidR="00727690" w:rsidRDefault="00E73807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ดึงข้อมูลเว็บไซต์</w:t>
            </w:r>
          </w:p>
        </w:tc>
        <w:tc>
          <w:tcPr>
            <w:tcW w:w="1559" w:type="dxa"/>
          </w:tcPr>
          <w:p w14:paraId="75E94FAC" w14:textId="5DE1BF89" w:rsidR="00727690" w:rsidRPr="00561921" w:rsidRDefault="00847D16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Website Scraping</w:t>
            </w:r>
          </w:p>
        </w:tc>
        <w:tc>
          <w:tcPr>
            <w:tcW w:w="3974" w:type="dxa"/>
          </w:tcPr>
          <w:p w14:paraId="12A276FE" w14:textId="387DDA1D" w:rsidR="00727690" w:rsidRDefault="00E73807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ดึงข้อมูลจากเว็บไซต์มาใช้ประโยชน์ในการวิเคราะห์ข้อมูลที่ได้มาเพื่อต่อยอดธุรกิจต่างๆ</w:t>
            </w:r>
          </w:p>
        </w:tc>
        <w:tc>
          <w:tcPr>
            <w:tcW w:w="1553" w:type="dxa"/>
          </w:tcPr>
          <w:p w14:paraId="7DBBAB56" w14:textId="4F25613A" w:rsidR="00727690" w:rsidRPr="00863BAA" w:rsidRDefault="00E73807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Website Scraping</w:t>
            </w:r>
          </w:p>
        </w:tc>
        <w:tc>
          <w:tcPr>
            <w:tcW w:w="2268" w:type="dxa"/>
          </w:tcPr>
          <w:p w14:paraId="23A903DF" w14:textId="680FCDFA" w:rsidR="00727690" w:rsidRPr="00863BAA" w:rsidRDefault="00E73807" w:rsidP="00E307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-</w:t>
            </w:r>
          </w:p>
        </w:tc>
      </w:tr>
      <w:tr w:rsidR="00727690" w:rsidRPr="00561921" w14:paraId="14FD4930" w14:textId="77777777" w:rsidTr="008C5B12">
        <w:tc>
          <w:tcPr>
            <w:tcW w:w="1525" w:type="dxa"/>
          </w:tcPr>
          <w:p w14:paraId="7BBB443D" w14:textId="37333336" w:rsidR="00727690" w:rsidRDefault="005155DD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155DD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งานด้าน</w:t>
            </w:r>
            <w:r w:rsidR="00B970E3" w:rsidRPr="00B970E3">
              <w:rPr>
                <w:rFonts w:ascii="TH SarabunPSK" w:hAnsi="TH SarabunPSK" w:cs="TH SarabunPSK"/>
                <w:sz w:val="32"/>
                <w:szCs w:val="32"/>
                <w:cs/>
              </w:rPr>
              <w:t>การบริหารโครงการเทคโนโลยีสารสนเทศ</w:t>
            </w:r>
          </w:p>
        </w:tc>
        <w:tc>
          <w:tcPr>
            <w:tcW w:w="1559" w:type="dxa"/>
          </w:tcPr>
          <w:p w14:paraId="5A35D60A" w14:textId="7B91DCE6" w:rsidR="00727690" w:rsidRPr="00561921" w:rsidRDefault="00847D16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847D16">
              <w:rPr>
                <w:rFonts w:ascii="TH SarabunPSK" w:hAnsi="TH SarabunPSK" w:cs="TH SarabunPSK"/>
                <w:sz w:val="32"/>
                <w:szCs w:val="32"/>
              </w:rPr>
              <w:t>IT Project Management</w:t>
            </w:r>
          </w:p>
        </w:tc>
        <w:tc>
          <w:tcPr>
            <w:tcW w:w="3974" w:type="dxa"/>
          </w:tcPr>
          <w:p w14:paraId="5E611D77" w14:textId="2CDC7770" w:rsidR="00727690" w:rsidRDefault="00373286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373286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งานที่เกี่ยวข้องกับการวางแผน</w:t>
            </w:r>
            <w:r w:rsidRPr="0037328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3286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ควบคุม</w:t>
            </w:r>
            <w:r w:rsidRPr="0037328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328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และติดตามโครงการด้านเทคโนโลยีสารสนเทศ</w:t>
            </w:r>
            <w:r w:rsidRPr="0037328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328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ตั้งแต่การกำหนดขอบเขตงาน</w:t>
            </w:r>
            <w:r w:rsidRPr="0037328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3286">
              <w:rPr>
                <w:rFonts w:ascii="TH SarabunPSK" w:hAnsi="TH SarabunPSK" w:cs="TH SarabunPSK" w:hint="cs"/>
                <w:sz w:val="32"/>
                <w:szCs w:val="32"/>
                <w:cs/>
              </w:rPr>
              <w:t>งบประมาณ</w:t>
            </w:r>
            <w:r w:rsidRPr="0037328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3286">
              <w:rPr>
                <w:rFonts w:ascii="TH SarabunPSK" w:hAnsi="TH SarabunPSK" w:cs="TH SarabunPSK" w:hint="cs"/>
                <w:sz w:val="32"/>
                <w:szCs w:val="32"/>
                <w:cs/>
              </w:rPr>
              <w:t>ทรัพยากร</w:t>
            </w:r>
            <w:r w:rsidRPr="0037328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3286">
              <w:rPr>
                <w:rFonts w:ascii="TH SarabunPSK" w:hAnsi="TH SarabunPSK" w:cs="TH SarabunPSK" w:hint="cs"/>
                <w:sz w:val="32"/>
                <w:szCs w:val="32"/>
                <w:cs/>
              </w:rPr>
              <w:t>ไปจนถึงการดำเนินงานให้แล้วเสร็จตามเป้าหมายภายในระยะเวลาที่กำหนด</w:t>
            </w:r>
            <w:r w:rsidRPr="0037328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3286">
              <w:rPr>
                <w:rFonts w:ascii="TH SarabunPSK" w:hAnsi="TH SarabunPSK" w:cs="TH SarabunPSK" w:hint="cs"/>
                <w:sz w:val="32"/>
                <w:szCs w:val="32"/>
                <w:cs/>
              </w:rPr>
              <w:t>โดยมุ่งเน้นทั้งด้านเทคนิค</w:t>
            </w:r>
            <w:r w:rsidRPr="0037328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3286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การจัดการทีม</w:t>
            </w:r>
            <w:r w:rsidRPr="0037328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328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และการสื่อสารกับผู้มีส่วนเกี่ยวข้อง</w:t>
            </w:r>
          </w:p>
        </w:tc>
        <w:tc>
          <w:tcPr>
            <w:tcW w:w="1553" w:type="dxa"/>
          </w:tcPr>
          <w:p w14:paraId="4EB44448" w14:textId="6EE625E8" w:rsidR="00727690" w:rsidRPr="00863BAA" w:rsidRDefault="00655E68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847D16">
              <w:rPr>
                <w:rFonts w:ascii="TH SarabunPSK" w:hAnsi="TH SarabunPSK" w:cs="TH SarabunPSK"/>
                <w:sz w:val="32"/>
                <w:szCs w:val="32"/>
              </w:rPr>
              <w:t>IT Project Management</w:t>
            </w:r>
          </w:p>
        </w:tc>
        <w:tc>
          <w:tcPr>
            <w:tcW w:w="2268" w:type="dxa"/>
          </w:tcPr>
          <w:p w14:paraId="74AC6721" w14:textId="751F1F9B" w:rsidR="00727690" w:rsidRPr="00863BAA" w:rsidRDefault="00E3079F" w:rsidP="00E307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727690" w:rsidRPr="00561921" w14:paraId="772C4EB8" w14:textId="77777777" w:rsidTr="008C5B12">
        <w:tc>
          <w:tcPr>
            <w:tcW w:w="1525" w:type="dxa"/>
          </w:tcPr>
          <w:p w14:paraId="2C1988CB" w14:textId="6081D758" w:rsidR="00727690" w:rsidRDefault="005155DD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งานด้าน</w:t>
            </w:r>
            <w:r w:rsidR="00F56608"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ประกันคุณภาพ</w:t>
            </w:r>
          </w:p>
        </w:tc>
        <w:tc>
          <w:tcPr>
            <w:tcW w:w="1559" w:type="dxa"/>
          </w:tcPr>
          <w:p w14:paraId="6AA196F4" w14:textId="036F92F5" w:rsidR="00727690" w:rsidRPr="00561921" w:rsidRDefault="00847D16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Quality Assurance</w:t>
            </w:r>
          </w:p>
        </w:tc>
        <w:tc>
          <w:tcPr>
            <w:tcW w:w="3974" w:type="dxa"/>
          </w:tcPr>
          <w:p w14:paraId="54290C38" w14:textId="6A657ED1" w:rsidR="00727690" w:rsidRDefault="00F56608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มุ่งเน้นการตรวจสอบและปรับปรุงคุณภาพของผลิตภัณฑ์หรือบริการ</w:t>
            </w:r>
          </w:p>
        </w:tc>
        <w:tc>
          <w:tcPr>
            <w:tcW w:w="1553" w:type="dxa"/>
          </w:tcPr>
          <w:p w14:paraId="45C6AAAB" w14:textId="52BF1282" w:rsidR="00727690" w:rsidRPr="00863BAA" w:rsidRDefault="00F56608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Quality Assurance</w:t>
            </w:r>
          </w:p>
        </w:tc>
        <w:tc>
          <w:tcPr>
            <w:tcW w:w="2268" w:type="dxa"/>
          </w:tcPr>
          <w:p w14:paraId="718E324B" w14:textId="0735E55D" w:rsidR="00727690" w:rsidRPr="00863BAA" w:rsidRDefault="00F56608" w:rsidP="00E307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-</w:t>
            </w:r>
          </w:p>
        </w:tc>
      </w:tr>
      <w:tr w:rsidR="00727690" w:rsidRPr="00561921" w14:paraId="7D915CD7" w14:textId="77777777" w:rsidTr="008C5B12">
        <w:tc>
          <w:tcPr>
            <w:tcW w:w="1525" w:type="dxa"/>
          </w:tcPr>
          <w:p w14:paraId="5DCFB3DF" w14:textId="3EFB29A8" w:rsidR="00727690" w:rsidRDefault="005155DD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งานด้าน</w:t>
            </w:r>
            <w:r w:rsidR="00227071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</w:t>
            </w:r>
            <w:r w:rsidR="00847D16" w:rsidRPr="00847D16">
              <w:rPr>
                <w:rFonts w:ascii="TH SarabunPSK" w:hAnsi="TH SarabunPSK" w:cs="TH SarabunPSK" w:hint="cs"/>
                <w:sz w:val="32"/>
                <w:szCs w:val="32"/>
                <w:cs/>
              </w:rPr>
              <w:t>ทำแผนที่</w:t>
            </w:r>
            <w:r w:rsidR="00847D16" w:rsidRPr="00847D1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847D16" w:rsidRPr="00847D16">
              <w:rPr>
                <w:rFonts w:ascii="TH SarabunPSK" w:hAnsi="TH SarabunPSK" w:cs="TH SarabunPSK"/>
                <w:sz w:val="32"/>
                <w:szCs w:val="32"/>
              </w:rPr>
              <w:t>GIS</w:t>
            </w:r>
          </w:p>
        </w:tc>
        <w:tc>
          <w:tcPr>
            <w:tcW w:w="1559" w:type="dxa"/>
          </w:tcPr>
          <w:p w14:paraId="043468ED" w14:textId="3A765F1C" w:rsidR="00727690" w:rsidRPr="00561921" w:rsidRDefault="00251F78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251F78">
              <w:rPr>
                <w:rFonts w:ascii="TH SarabunPSK" w:hAnsi="TH SarabunPSK" w:cs="TH SarabunPSK"/>
                <w:sz w:val="32"/>
                <w:szCs w:val="32"/>
              </w:rPr>
              <w:t>GIS Mapping</w:t>
            </w:r>
          </w:p>
        </w:tc>
        <w:tc>
          <w:tcPr>
            <w:tcW w:w="3974" w:type="dxa"/>
          </w:tcPr>
          <w:p w14:paraId="69AA09B0" w14:textId="4AE23BF4" w:rsidR="00727690" w:rsidRDefault="00DE17CB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DE17CB">
              <w:rPr>
                <w:rFonts w:ascii="TH SarabunPSK" w:hAnsi="TH SarabunPSK" w:cs="TH SarabunPSK"/>
                <w:sz w:val="32"/>
                <w:szCs w:val="32"/>
                <w:cs/>
              </w:rPr>
              <w:t>การสร้างและวิเคราะห์แผนที่โดยใช้ระบบสารสนเทศภูมิศาสตร์ (</w:t>
            </w:r>
            <w:r w:rsidRPr="00DE17CB">
              <w:rPr>
                <w:rFonts w:ascii="TH SarabunPSK" w:hAnsi="TH SarabunPSK" w:cs="TH SarabunPSK"/>
                <w:sz w:val="32"/>
                <w:szCs w:val="32"/>
              </w:rPr>
              <w:t xml:space="preserve">Geographic Information System) </w:t>
            </w:r>
            <w:r w:rsidRPr="00DE17CB">
              <w:rPr>
                <w:rFonts w:ascii="TH SarabunPSK" w:hAnsi="TH SarabunPSK" w:cs="TH SarabunPSK"/>
                <w:sz w:val="32"/>
                <w:szCs w:val="32"/>
                <w:cs/>
              </w:rPr>
              <w:t>เช่น การระบุตำแหน่ง การวิเคราะห์เชิงพื้นที่ และการแสดงผลแผนที่เชิงข้อมูล</w:t>
            </w:r>
          </w:p>
        </w:tc>
        <w:tc>
          <w:tcPr>
            <w:tcW w:w="1553" w:type="dxa"/>
          </w:tcPr>
          <w:p w14:paraId="3B428A9E" w14:textId="567EF48C" w:rsidR="00727690" w:rsidRPr="00863BAA" w:rsidRDefault="00655E68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251F78">
              <w:rPr>
                <w:rFonts w:ascii="TH SarabunPSK" w:hAnsi="TH SarabunPSK" w:cs="TH SarabunPSK"/>
                <w:sz w:val="32"/>
                <w:szCs w:val="32"/>
              </w:rPr>
              <w:t>GIS Mapping</w:t>
            </w:r>
          </w:p>
        </w:tc>
        <w:tc>
          <w:tcPr>
            <w:tcW w:w="2268" w:type="dxa"/>
          </w:tcPr>
          <w:p w14:paraId="02CC9589" w14:textId="0F022BAF" w:rsidR="00727690" w:rsidRPr="00863BAA" w:rsidRDefault="00E3079F" w:rsidP="00E307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-</w:t>
            </w:r>
          </w:p>
        </w:tc>
      </w:tr>
      <w:tr w:rsidR="002574A6" w:rsidRPr="00561921" w14:paraId="1AD020DF" w14:textId="77777777" w:rsidTr="008C5B12">
        <w:tc>
          <w:tcPr>
            <w:tcW w:w="1525" w:type="dxa"/>
          </w:tcPr>
          <w:p w14:paraId="38DB7AF0" w14:textId="4F7AACB9" w:rsidR="002574A6" w:rsidRDefault="002574A6" w:rsidP="002574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งานด้านการ</w:t>
            </w:r>
            <w:r w:rsidRPr="00847D16">
              <w:rPr>
                <w:rFonts w:ascii="TH SarabunPSK" w:hAnsi="TH SarabunPSK" w:cs="TH SarabunPSK" w:hint="cs"/>
                <w:sz w:val="32"/>
                <w:szCs w:val="32"/>
                <w:cs/>
              </w:rPr>
              <w:t>วิเคราะห์ดาต้า</w:t>
            </w:r>
          </w:p>
        </w:tc>
        <w:tc>
          <w:tcPr>
            <w:tcW w:w="1559" w:type="dxa"/>
          </w:tcPr>
          <w:p w14:paraId="57080C2C" w14:textId="304126CD" w:rsidR="002574A6" w:rsidRPr="00251F78" w:rsidRDefault="002574A6" w:rsidP="002574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595">
              <w:rPr>
                <w:rFonts w:ascii="TH SarabunPSK" w:hAnsi="TH SarabunPSK" w:cs="TH SarabunPSK"/>
                <w:sz w:val="32"/>
                <w:szCs w:val="32"/>
              </w:rPr>
              <w:t>Data Analysis</w:t>
            </w:r>
          </w:p>
        </w:tc>
        <w:tc>
          <w:tcPr>
            <w:tcW w:w="3974" w:type="dxa"/>
          </w:tcPr>
          <w:p w14:paraId="6AC7DCA8" w14:textId="4E7A4809" w:rsidR="002574A6" w:rsidRPr="00DE17CB" w:rsidRDefault="002574A6" w:rsidP="002574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46E">
              <w:rPr>
                <w:rFonts w:ascii="TH SarabunPSK" w:hAnsi="TH SarabunPSK" w:cs="TH SarabunPSK"/>
                <w:sz w:val="32"/>
                <w:szCs w:val="32"/>
                <w:cs/>
              </w:rPr>
              <w:t>กระบวนการตรวจสอบ ทำความเข้าใจ และสรุปข้อมูลในรูปแบบต่าง ๆ เพื่อนำไปใช้ในการตัดสินใจหรือคาดการณ์</w:t>
            </w:r>
          </w:p>
        </w:tc>
        <w:tc>
          <w:tcPr>
            <w:tcW w:w="1553" w:type="dxa"/>
          </w:tcPr>
          <w:p w14:paraId="10690FB9" w14:textId="442A58A3" w:rsidR="002574A6" w:rsidRPr="00251F78" w:rsidRDefault="002574A6" w:rsidP="002574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595">
              <w:rPr>
                <w:rFonts w:ascii="TH SarabunPSK" w:hAnsi="TH SarabunPSK" w:cs="TH SarabunPSK"/>
                <w:sz w:val="32"/>
                <w:szCs w:val="32"/>
              </w:rPr>
              <w:t>Data Analysis</w:t>
            </w:r>
          </w:p>
        </w:tc>
        <w:tc>
          <w:tcPr>
            <w:tcW w:w="2268" w:type="dxa"/>
          </w:tcPr>
          <w:p w14:paraId="298CD4E5" w14:textId="2797371D" w:rsidR="002574A6" w:rsidRPr="00561921" w:rsidRDefault="002574A6" w:rsidP="002574A6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29D5E691" w14:textId="77777777" w:rsidR="00AB4BA1" w:rsidRDefault="00AB4BA1"/>
    <w:tbl>
      <w:tblPr>
        <w:tblStyle w:val="TableGrid"/>
        <w:tblW w:w="1087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25"/>
        <w:gridCol w:w="1559"/>
        <w:gridCol w:w="3974"/>
        <w:gridCol w:w="1553"/>
        <w:gridCol w:w="2268"/>
      </w:tblGrid>
      <w:tr w:rsidR="00B84DF8" w:rsidRPr="00561921" w14:paraId="547C5E6E" w14:textId="77777777" w:rsidTr="00AB4BA1">
        <w:tc>
          <w:tcPr>
            <w:tcW w:w="1525" w:type="dxa"/>
            <w:shd w:val="clear" w:color="auto" w:fill="BFBFBF" w:themeFill="background1" w:themeFillShade="BF"/>
            <w:vAlign w:val="center"/>
          </w:tcPr>
          <w:p w14:paraId="0BC8BA45" w14:textId="301F6350" w:rsidR="00AB4BA1" w:rsidRPr="008360BF" w:rsidRDefault="00AB4BA1" w:rsidP="00AB4BA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ภาษาไทย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2E9E9AF8" w14:textId="3F31C091" w:rsidR="00AB4BA1" w:rsidRPr="008360BF" w:rsidRDefault="00AB4BA1" w:rsidP="00AB4BA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</w:p>
        </w:tc>
        <w:tc>
          <w:tcPr>
            <w:tcW w:w="3974" w:type="dxa"/>
            <w:shd w:val="clear" w:color="auto" w:fill="BFBFBF" w:themeFill="background1" w:themeFillShade="BF"/>
            <w:vAlign w:val="center"/>
          </w:tcPr>
          <w:p w14:paraId="15ABF4E3" w14:textId="72B53F9B" w:rsidR="00AB4BA1" w:rsidRPr="008360BF" w:rsidRDefault="00AB4BA1" w:rsidP="00AB4BA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53" w:type="dxa"/>
            <w:shd w:val="clear" w:color="auto" w:fill="BFBFBF" w:themeFill="background1" w:themeFillShade="BF"/>
          </w:tcPr>
          <w:p w14:paraId="00DE6550" w14:textId="2E5621B5" w:rsidR="00AB4BA1" w:rsidRPr="008360BF" w:rsidRDefault="00AB4BA1" w:rsidP="00AB4BA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คำที่ใช้ในการสื่อสาร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6EE14E0E" w14:textId="3957F518" w:rsidR="00AB4BA1" w:rsidRPr="008360BF" w:rsidRDefault="00AB4BA1" w:rsidP="00AB4BA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ประกอบด้วย</w:t>
            </w:r>
          </w:p>
        </w:tc>
      </w:tr>
      <w:tr w:rsidR="00727690" w:rsidRPr="00561921" w14:paraId="2ED486B5" w14:textId="77777777" w:rsidTr="008C5B12">
        <w:tc>
          <w:tcPr>
            <w:tcW w:w="1525" w:type="dxa"/>
          </w:tcPr>
          <w:p w14:paraId="7D5A1788" w14:textId="05222DD3" w:rsidR="00727690" w:rsidRDefault="2D32415C" w:rsidP="00E913FD">
            <w:pP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</w:pPr>
            <w:proofErr w:type="spellStart"/>
            <w:r w:rsidRPr="6011F403">
              <w:rPr>
                <w:rFonts w:ascii="TH SarabunPSK" w:eastAsia="TH SarabunPSK" w:hAnsi="TH SarabunPSK" w:cs="TH SarabunPSK"/>
                <w:color w:val="000000" w:themeColor="text1"/>
                <w:sz w:val="32"/>
                <w:szCs w:val="32"/>
              </w:rPr>
              <w:t>งานด้านผู้ช่วยวิจัย</w:t>
            </w:r>
            <w:proofErr w:type="spellEnd"/>
          </w:p>
        </w:tc>
        <w:tc>
          <w:tcPr>
            <w:tcW w:w="1559" w:type="dxa"/>
          </w:tcPr>
          <w:p w14:paraId="0445B27F" w14:textId="50F31052" w:rsidR="00727690" w:rsidRPr="00561921" w:rsidRDefault="009C247C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C247C">
              <w:rPr>
                <w:rFonts w:ascii="TH SarabunPSK" w:hAnsi="TH SarabunPSK" w:cs="TH SarabunPSK"/>
                <w:sz w:val="32"/>
                <w:szCs w:val="32"/>
              </w:rPr>
              <w:t>Research Analysis</w:t>
            </w:r>
          </w:p>
        </w:tc>
        <w:tc>
          <w:tcPr>
            <w:tcW w:w="3974" w:type="dxa"/>
          </w:tcPr>
          <w:p w14:paraId="00DD6FCF" w14:textId="5B974096" w:rsidR="00727690" w:rsidRDefault="00EC7A2B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EC7A2B">
              <w:rPr>
                <w:rFonts w:ascii="TH SarabunPSK" w:hAnsi="TH SarabunPSK" w:cs="TH SarabunPSK"/>
                <w:sz w:val="32"/>
                <w:szCs w:val="32"/>
                <w:cs/>
              </w:rPr>
              <w:t>การศึกษารายละเอียดของงานวิจัย เช่น วัตถุประสงค์ วิธีการ ผลลัพธ์ และบทสรุป เพื่อประเมินความน่าเชื่อถือและคุณค่าทางวิชาการ</w:t>
            </w:r>
          </w:p>
        </w:tc>
        <w:tc>
          <w:tcPr>
            <w:tcW w:w="1553" w:type="dxa"/>
          </w:tcPr>
          <w:p w14:paraId="4A16F81E" w14:textId="2CE34F61" w:rsidR="00727690" w:rsidRPr="00863BAA" w:rsidRDefault="00655E68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C247C">
              <w:rPr>
                <w:rFonts w:ascii="TH SarabunPSK" w:hAnsi="TH SarabunPSK" w:cs="TH SarabunPSK"/>
                <w:sz w:val="32"/>
                <w:szCs w:val="32"/>
              </w:rPr>
              <w:t>Research Analysis</w:t>
            </w:r>
          </w:p>
        </w:tc>
        <w:tc>
          <w:tcPr>
            <w:tcW w:w="2268" w:type="dxa"/>
          </w:tcPr>
          <w:p w14:paraId="6E397F46" w14:textId="35B9ED12" w:rsidR="00727690" w:rsidRPr="00863BAA" w:rsidRDefault="00E3079F" w:rsidP="00E307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-</w:t>
            </w:r>
          </w:p>
        </w:tc>
      </w:tr>
      <w:tr w:rsidR="00727690" w:rsidRPr="00561921" w14:paraId="25C53233" w14:textId="77777777" w:rsidTr="008C5B12">
        <w:tc>
          <w:tcPr>
            <w:tcW w:w="1525" w:type="dxa"/>
          </w:tcPr>
          <w:p w14:paraId="7B9EE587" w14:textId="79F2F7E7" w:rsidR="00727690" w:rsidRDefault="00227071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งานด้านการ</w:t>
            </w:r>
            <w:r w:rsidR="007930E5" w:rsidRPr="00847D16">
              <w:rPr>
                <w:rFonts w:ascii="TH SarabunPSK" w:hAnsi="TH SarabunPSK" w:cs="TH SarabunPSK" w:hint="cs"/>
                <w:sz w:val="32"/>
                <w:szCs w:val="32"/>
                <w:cs/>
              </w:rPr>
              <w:t>วิเคราะห์</w:t>
            </w:r>
            <w:r w:rsidR="00C9170A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</w:t>
            </w:r>
            <w:r w:rsidR="007930E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</w:t>
            </w:r>
            <w:r w:rsidR="00FB1EF4">
              <w:rPr>
                <w:rFonts w:ascii="TH SarabunPSK" w:hAnsi="TH SarabunPSK" w:cs="TH SarabunPSK" w:hint="cs"/>
                <w:sz w:val="32"/>
                <w:szCs w:val="32"/>
                <w:cs/>
              </w:rPr>
              <w:t>ปัญญาประดิษฐ์</w:t>
            </w:r>
          </w:p>
        </w:tc>
        <w:tc>
          <w:tcPr>
            <w:tcW w:w="1559" w:type="dxa"/>
          </w:tcPr>
          <w:p w14:paraId="19D86175" w14:textId="05D21E11" w:rsidR="00727690" w:rsidRPr="00561921" w:rsidRDefault="00847D16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847D16">
              <w:rPr>
                <w:rFonts w:ascii="TH SarabunPSK" w:hAnsi="TH SarabunPSK" w:cs="TH SarabunPSK"/>
                <w:sz w:val="32"/>
                <w:szCs w:val="32"/>
              </w:rPr>
              <w:t>Data Science &amp; AI</w:t>
            </w:r>
          </w:p>
        </w:tc>
        <w:tc>
          <w:tcPr>
            <w:tcW w:w="3974" w:type="dxa"/>
          </w:tcPr>
          <w:p w14:paraId="1D1F9142" w14:textId="38B0F203" w:rsidR="00727690" w:rsidRDefault="007930E5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7930E5">
              <w:rPr>
                <w:rFonts w:ascii="TH SarabunPSK" w:hAnsi="TH SarabunPSK" w:cs="TH SarabunPSK"/>
                <w:sz w:val="32"/>
                <w:szCs w:val="32"/>
                <w:cs/>
              </w:rPr>
              <w:t>สาขาที่เกี่ยวข้องกับการรวบรวม วิเคราะห์ และตีความข้อมูล (</w:t>
            </w:r>
            <w:r w:rsidRPr="007930E5">
              <w:rPr>
                <w:rFonts w:ascii="TH SarabunPSK" w:hAnsi="TH SarabunPSK" w:cs="TH SarabunPSK"/>
                <w:sz w:val="32"/>
                <w:szCs w:val="32"/>
              </w:rPr>
              <w:t xml:space="preserve">Data Science) </w:t>
            </w:r>
            <w:r w:rsidRPr="007930E5">
              <w:rPr>
                <w:rFonts w:ascii="TH SarabunPSK" w:hAnsi="TH SarabunPSK" w:cs="TH SarabunPSK"/>
                <w:sz w:val="32"/>
                <w:szCs w:val="32"/>
                <w:cs/>
              </w:rPr>
              <w:t>รวมถึงการสร้างระบบที่สามารถเรียนรู้และตัดสินใจได้เอง (</w:t>
            </w:r>
            <w:r w:rsidRPr="007930E5">
              <w:rPr>
                <w:rFonts w:ascii="TH SarabunPSK" w:hAnsi="TH SarabunPSK" w:cs="TH SarabunPSK"/>
                <w:sz w:val="32"/>
                <w:szCs w:val="32"/>
              </w:rPr>
              <w:t xml:space="preserve">AI) </w:t>
            </w:r>
            <w:r w:rsidRPr="007930E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เช่น </w:t>
            </w:r>
            <w:r w:rsidRPr="007930E5">
              <w:rPr>
                <w:rFonts w:ascii="TH SarabunPSK" w:hAnsi="TH SarabunPSK" w:cs="TH SarabunPSK"/>
                <w:sz w:val="32"/>
                <w:szCs w:val="32"/>
              </w:rPr>
              <w:t xml:space="preserve">Machine Learning </w:t>
            </w:r>
            <w:r w:rsidRPr="007930E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 </w:t>
            </w:r>
            <w:r w:rsidRPr="007930E5">
              <w:rPr>
                <w:rFonts w:ascii="TH SarabunPSK" w:hAnsi="TH SarabunPSK" w:cs="TH SarabunPSK"/>
                <w:sz w:val="32"/>
                <w:szCs w:val="32"/>
              </w:rPr>
              <w:t>Deep Learning</w:t>
            </w:r>
          </w:p>
        </w:tc>
        <w:tc>
          <w:tcPr>
            <w:tcW w:w="1553" w:type="dxa"/>
          </w:tcPr>
          <w:p w14:paraId="5F145CF4" w14:textId="27691328" w:rsidR="00727690" w:rsidRPr="00863BAA" w:rsidRDefault="00655E68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847D16">
              <w:rPr>
                <w:rFonts w:ascii="TH SarabunPSK" w:hAnsi="TH SarabunPSK" w:cs="TH SarabunPSK"/>
                <w:sz w:val="32"/>
                <w:szCs w:val="32"/>
              </w:rPr>
              <w:t>Data Science &amp; AI</w:t>
            </w:r>
          </w:p>
        </w:tc>
        <w:tc>
          <w:tcPr>
            <w:tcW w:w="2268" w:type="dxa"/>
          </w:tcPr>
          <w:p w14:paraId="2B3EDD86" w14:textId="38C892CC" w:rsidR="00727690" w:rsidRPr="00863BAA" w:rsidRDefault="00E3079F" w:rsidP="00E307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-</w:t>
            </w:r>
          </w:p>
        </w:tc>
      </w:tr>
      <w:tr w:rsidR="00727690" w:rsidRPr="00561921" w14:paraId="1BA91B0D" w14:textId="77777777" w:rsidTr="008C5B12">
        <w:tc>
          <w:tcPr>
            <w:tcW w:w="1525" w:type="dxa"/>
          </w:tcPr>
          <w:p w14:paraId="4A893944" w14:textId="33F4BDB4" w:rsidR="00727690" w:rsidRDefault="00227071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งานด้าน</w:t>
            </w:r>
            <w:r w:rsidR="000B40D4"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วิศวกรรมข้อมูล</w:t>
            </w:r>
          </w:p>
        </w:tc>
        <w:tc>
          <w:tcPr>
            <w:tcW w:w="1559" w:type="dxa"/>
          </w:tcPr>
          <w:p w14:paraId="0D66D0C7" w14:textId="5B507825" w:rsidR="00727690" w:rsidRPr="00561921" w:rsidRDefault="00847D16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Data Engineering</w:t>
            </w:r>
          </w:p>
        </w:tc>
        <w:tc>
          <w:tcPr>
            <w:tcW w:w="3974" w:type="dxa"/>
          </w:tcPr>
          <w:p w14:paraId="3C642B6C" w14:textId="391E1D80" w:rsidR="00727690" w:rsidRDefault="000B40D4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งานเกี่ยวกับการจัดการและพัฒนาระบบที่เกี่ยวข้องกับข้อมูลเพื่อรวบรวม ประมวลผล และจัดเตรียมข้อมูลให้พร้อมสำหรับการวิเคราะห์หรือใช้งานในเชิงธุรกิจ</w:t>
            </w:r>
          </w:p>
        </w:tc>
        <w:tc>
          <w:tcPr>
            <w:tcW w:w="1553" w:type="dxa"/>
          </w:tcPr>
          <w:p w14:paraId="69E2B2DC" w14:textId="6CD584D7" w:rsidR="00727690" w:rsidRPr="00863BAA" w:rsidRDefault="000B40D4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Data Engineering</w:t>
            </w:r>
          </w:p>
        </w:tc>
        <w:tc>
          <w:tcPr>
            <w:tcW w:w="2268" w:type="dxa"/>
          </w:tcPr>
          <w:p w14:paraId="38F49FF4" w14:textId="6D5C6F63" w:rsidR="00727690" w:rsidRPr="00863BAA" w:rsidRDefault="000B40D4" w:rsidP="00E307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-</w:t>
            </w:r>
          </w:p>
        </w:tc>
      </w:tr>
      <w:tr w:rsidR="00727690" w:rsidRPr="00561921" w14:paraId="5F133314" w14:textId="77777777" w:rsidTr="008C5B12">
        <w:tc>
          <w:tcPr>
            <w:tcW w:w="1525" w:type="dxa"/>
          </w:tcPr>
          <w:p w14:paraId="638F7980" w14:textId="77777777" w:rsidR="00127D2D" w:rsidRDefault="00FB1EF4" w:rsidP="00FA15CC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งานด้าน</w:t>
            </w:r>
          </w:p>
          <w:p w14:paraId="3342C343" w14:textId="7151A0B7" w:rsidR="00727690" w:rsidRDefault="000B40D4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ติดฉลากข้อมูล</w:t>
            </w:r>
          </w:p>
        </w:tc>
        <w:tc>
          <w:tcPr>
            <w:tcW w:w="1559" w:type="dxa"/>
          </w:tcPr>
          <w:p w14:paraId="2349B26A" w14:textId="01E1CF27" w:rsidR="00727690" w:rsidRPr="00561921" w:rsidRDefault="00847D16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Data Labeling</w:t>
            </w:r>
          </w:p>
        </w:tc>
        <w:tc>
          <w:tcPr>
            <w:tcW w:w="3974" w:type="dxa"/>
          </w:tcPr>
          <w:p w14:paraId="5D4E5483" w14:textId="4ED4B26E" w:rsidR="00727690" w:rsidRDefault="000B40D4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การเพิ่มคำอธิบายให้กับข้อมูล เพื่อช่วยให้ </w:t>
            </w: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AI </w:t>
            </w: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และ </w:t>
            </w: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ML </w:t>
            </w: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เข้าใจและเรียนรู้ได้ดีขึ้น.</w:t>
            </w:r>
          </w:p>
        </w:tc>
        <w:tc>
          <w:tcPr>
            <w:tcW w:w="1553" w:type="dxa"/>
          </w:tcPr>
          <w:p w14:paraId="210D14C9" w14:textId="3F0091B6" w:rsidR="00727690" w:rsidRPr="00863BAA" w:rsidRDefault="000B40D4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Data Labeling</w:t>
            </w:r>
          </w:p>
        </w:tc>
        <w:tc>
          <w:tcPr>
            <w:tcW w:w="2268" w:type="dxa"/>
          </w:tcPr>
          <w:p w14:paraId="0DE32BC7" w14:textId="0AE3B841" w:rsidR="00727690" w:rsidRPr="00863BAA" w:rsidRDefault="000B40D4" w:rsidP="00E307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-</w:t>
            </w:r>
          </w:p>
        </w:tc>
      </w:tr>
      <w:tr w:rsidR="00727690" w:rsidRPr="00561921" w14:paraId="40899884" w14:textId="77777777" w:rsidTr="008C5B12">
        <w:tc>
          <w:tcPr>
            <w:tcW w:w="1525" w:type="dxa"/>
          </w:tcPr>
          <w:p w14:paraId="17913124" w14:textId="77777777" w:rsidR="00127D2D" w:rsidRDefault="00BF380B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งานด้าน</w:t>
            </w:r>
          </w:p>
          <w:p w14:paraId="6D660CFC" w14:textId="1235086E" w:rsidR="00727690" w:rsidRDefault="000B40D4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ผู้ช่วยสอน</w:t>
            </w:r>
          </w:p>
        </w:tc>
        <w:tc>
          <w:tcPr>
            <w:tcW w:w="1559" w:type="dxa"/>
          </w:tcPr>
          <w:p w14:paraId="7F0D00E0" w14:textId="75AC7F72" w:rsidR="00727690" w:rsidRPr="00561921" w:rsidRDefault="00847D16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847D16">
              <w:rPr>
                <w:rFonts w:ascii="TH SarabunPSK" w:hAnsi="TH SarabunPSK" w:cs="TH SarabunPSK"/>
                <w:sz w:val="32"/>
                <w:szCs w:val="32"/>
              </w:rPr>
              <w:t>Teaching Assistant</w:t>
            </w:r>
            <w:r w:rsidR="000B40D4" w:rsidRPr="00561921">
              <w:rPr>
                <w:rFonts w:ascii="TH SarabunPSK" w:hAnsi="TH SarabunPSK" w:cs="TH SarabunPSK" w:hint="cs"/>
                <w:sz w:val="32"/>
                <w:szCs w:val="32"/>
              </w:rPr>
              <w:t xml:space="preserve"> (TA)</w:t>
            </w:r>
          </w:p>
        </w:tc>
        <w:tc>
          <w:tcPr>
            <w:tcW w:w="3974" w:type="dxa"/>
          </w:tcPr>
          <w:p w14:paraId="30E78FC8" w14:textId="49FA9360" w:rsidR="00727690" w:rsidRDefault="000B40D4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Style w:val="oypena"/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ผู้ที่ได้รับมอบหมายให้ช่วยเหลืออาจารย์ในการจัดการเรียนการสอน โดยทำหน้าที่ช่วยสอน และจัดการงานที่เกี่ยวข้องกับการเรียนการสอน</w:t>
            </w:r>
          </w:p>
        </w:tc>
        <w:tc>
          <w:tcPr>
            <w:tcW w:w="1553" w:type="dxa"/>
          </w:tcPr>
          <w:p w14:paraId="3E83AF9E" w14:textId="7D879410" w:rsidR="00727690" w:rsidRPr="00863BAA" w:rsidRDefault="000B40D4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Teac</w:t>
            </w:r>
            <w:r w:rsidR="0008476F">
              <w:rPr>
                <w:rFonts w:ascii="TH SarabunPSK" w:hAnsi="TH SarabunPSK" w:cs="TH SarabunPSK"/>
                <w:sz w:val="32"/>
                <w:szCs w:val="32"/>
              </w:rPr>
              <w:t>hing</w:t>
            </w: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 xml:space="preserve"> Assistant (TA)</w:t>
            </w:r>
          </w:p>
        </w:tc>
        <w:tc>
          <w:tcPr>
            <w:tcW w:w="2268" w:type="dxa"/>
          </w:tcPr>
          <w:p w14:paraId="5CF51092" w14:textId="5E742F64" w:rsidR="00727690" w:rsidRPr="00863BAA" w:rsidRDefault="0008476F" w:rsidP="00E307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727690" w:rsidRPr="00561921" w14:paraId="7DA6D539" w14:textId="77777777" w:rsidTr="008C5B12">
        <w:tc>
          <w:tcPr>
            <w:tcW w:w="1525" w:type="dxa"/>
          </w:tcPr>
          <w:p w14:paraId="61F5844F" w14:textId="77777777" w:rsidR="00127D2D" w:rsidRDefault="00BF380B" w:rsidP="00FA15C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งานด้าน</w:t>
            </w:r>
          </w:p>
          <w:p w14:paraId="1F50BE6D" w14:textId="3816E900" w:rsidR="00727690" w:rsidRDefault="0008476F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ผู้ช่วยวิจัย</w:t>
            </w:r>
          </w:p>
        </w:tc>
        <w:tc>
          <w:tcPr>
            <w:tcW w:w="1559" w:type="dxa"/>
          </w:tcPr>
          <w:p w14:paraId="77A61870" w14:textId="431D6336" w:rsidR="00727690" w:rsidRPr="00561921" w:rsidRDefault="00847D16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847D16">
              <w:rPr>
                <w:rFonts w:ascii="TH SarabunPSK" w:hAnsi="TH SarabunPSK" w:cs="TH SarabunPSK"/>
                <w:sz w:val="32"/>
                <w:szCs w:val="32"/>
              </w:rPr>
              <w:t xml:space="preserve">Research </w:t>
            </w:r>
            <w:r w:rsidR="0008476F" w:rsidRPr="00561921">
              <w:rPr>
                <w:rFonts w:ascii="TH SarabunPSK" w:hAnsi="TH SarabunPSK" w:cs="TH SarabunPSK" w:hint="cs"/>
                <w:sz w:val="32"/>
                <w:szCs w:val="32"/>
              </w:rPr>
              <w:t>Assistant (RA)</w:t>
            </w:r>
          </w:p>
        </w:tc>
        <w:tc>
          <w:tcPr>
            <w:tcW w:w="3974" w:type="dxa"/>
          </w:tcPr>
          <w:p w14:paraId="3A046D69" w14:textId="5973DB6B" w:rsidR="00727690" w:rsidRDefault="0008476F" w:rsidP="00E913F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บุคคลที่ทำหน้าที่ช่วยเหลือนักวิจัยหรือทีมวิจัยในกระบวนการทำงานวิจัยต่าง ๆ โดยสนับสนุนทั้งด้านข้อมูล การทดลอง การวิเคราะห์ รวมถึงการจัดการเอกสารที่เกี่ยวข้อง</w:t>
            </w:r>
          </w:p>
        </w:tc>
        <w:tc>
          <w:tcPr>
            <w:tcW w:w="1553" w:type="dxa"/>
          </w:tcPr>
          <w:p w14:paraId="56E61E33" w14:textId="4B305C68" w:rsidR="00727690" w:rsidRPr="00863BAA" w:rsidRDefault="0008476F" w:rsidP="00E913F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847D16">
              <w:rPr>
                <w:rFonts w:ascii="TH SarabunPSK" w:hAnsi="TH SarabunPSK" w:cs="TH SarabunPSK" w:hint="cs"/>
                <w:sz w:val="32"/>
                <w:szCs w:val="32"/>
              </w:rPr>
              <w:t xml:space="preserve">Research </w:t>
            </w: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Assistant (RA)</w:t>
            </w:r>
          </w:p>
        </w:tc>
        <w:tc>
          <w:tcPr>
            <w:tcW w:w="2268" w:type="dxa"/>
          </w:tcPr>
          <w:p w14:paraId="55216830" w14:textId="720A3F9D" w:rsidR="00727690" w:rsidRPr="00863BAA" w:rsidRDefault="006D03D2" w:rsidP="00E307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9450C1" w:rsidRPr="00561921" w14:paraId="6642FFE3" w14:textId="77777777" w:rsidTr="008C5B12">
        <w:tc>
          <w:tcPr>
            <w:tcW w:w="1525" w:type="dxa"/>
          </w:tcPr>
          <w:p w14:paraId="0998AF41" w14:textId="24EA96E5" w:rsidR="009450C1" w:rsidRDefault="009450C1" w:rsidP="009450C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</w:t>
            </w:r>
            <w:r w:rsidRPr="00847D16">
              <w:rPr>
                <w:rFonts w:ascii="TH SarabunPSK" w:hAnsi="TH SarabunPSK" w:cs="TH SarabunPSK" w:hint="cs"/>
                <w:sz w:val="32"/>
                <w:szCs w:val="32"/>
                <w:cs/>
              </w:rPr>
              <w:t>สร้างเหรียญ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คริปโต</w:t>
            </w:r>
          </w:p>
        </w:tc>
        <w:tc>
          <w:tcPr>
            <w:tcW w:w="1559" w:type="dxa"/>
          </w:tcPr>
          <w:p w14:paraId="418817DF" w14:textId="56AB8B6F" w:rsidR="009450C1" w:rsidRPr="00847D16" w:rsidRDefault="009450C1" w:rsidP="009450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7D16">
              <w:rPr>
                <w:rFonts w:ascii="TH SarabunPSK" w:hAnsi="TH SarabunPSK" w:cs="TH SarabunPSK"/>
                <w:sz w:val="32"/>
                <w:szCs w:val="32"/>
              </w:rPr>
              <w:t>Crypto</w:t>
            </w:r>
          </w:p>
        </w:tc>
        <w:tc>
          <w:tcPr>
            <w:tcW w:w="3974" w:type="dxa"/>
          </w:tcPr>
          <w:p w14:paraId="1D0895E3" w14:textId="0E10FCAA" w:rsidR="009450C1" w:rsidRPr="00561921" w:rsidRDefault="009450C1" w:rsidP="009450C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5E6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กระบวนการสร้างเหรียญหรือโทเคนดิจิทัลบนเทคโนโลยีบล็อกเชน เช่น </w:t>
            </w:r>
            <w:r w:rsidRPr="00655E68">
              <w:rPr>
                <w:rFonts w:ascii="TH SarabunPSK" w:hAnsi="TH SarabunPSK" w:cs="TH SarabunPSK"/>
                <w:sz w:val="32"/>
                <w:szCs w:val="32"/>
              </w:rPr>
              <w:t xml:space="preserve">Ethereum </w:t>
            </w:r>
            <w:r w:rsidRPr="00655E6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หรือ </w:t>
            </w:r>
            <w:r w:rsidRPr="00655E68">
              <w:rPr>
                <w:rFonts w:ascii="TH SarabunPSK" w:hAnsi="TH SarabunPSK" w:cs="TH SarabunPSK"/>
                <w:sz w:val="32"/>
                <w:szCs w:val="32"/>
              </w:rPr>
              <w:t xml:space="preserve">BNB Chain </w:t>
            </w:r>
            <w:r w:rsidRPr="00655E6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โดยสามารถสร้างเพื่อใช้ในระบบนิเวศเฉพาะ เช่น เกม การเงิน หรือโปรเจกต์ </w:t>
            </w:r>
            <w:r w:rsidRPr="00655E68">
              <w:rPr>
                <w:rFonts w:ascii="TH SarabunPSK" w:hAnsi="TH SarabunPSK" w:cs="TH SarabunPSK"/>
                <w:sz w:val="32"/>
                <w:szCs w:val="32"/>
              </w:rPr>
              <w:t xml:space="preserve">Startup </w:t>
            </w:r>
            <w:r w:rsidRPr="00655E68">
              <w:rPr>
                <w:rFonts w:ascii="TH SarabunPSK" w:hAnsi="TH SarabunPSK" w:cs="TH SarabunPSK"/>
                <w:sz w:val="32"/>
                <w:szCs w:val="32"/>
                <w:cs/>
              </w:rPr>
              <w:t>โดยไม่จำเป็นต้องสร้างบล็อกเชนใหม่ตั้งแต่ต้น</w:t>
            </w:r>
          </w:p>
        </w:tc>
        <w:tc>
          <w:tcPr>
            <w:tcW w:w="1553" w:type="dxa"/>
          </w:tcPr>
          <w:p w14:paraId="6D6AF111" w14:textId="3CB9C958" w:rsidR="009450C1" w:rsidRPr="00847D16" w:rsidRDefault="009450C1" w:rsidP="009450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7D16">
              <w:rPr>
                <w:rFonts w:ascii="TH SarabunPSK" w:hAnsi="TH SarabunPSK" w:cs="TH SarabunPSK"/>
                <w:sz w:val="32"/>
                <w:szCs w:val="32"/>
              </w:rPr>
              <w:t>Crypto</w:t>
            </w:r>
          </w:p>
        </w:tc>
        <w:tc>
          <w:tcPr>
            <w:tcW w:w="2268" w:type="dxa"/>
          </w:tcPr>
          <w:p w14:paraId="3AAEFD95" w14:textId="3E6E08AA" w:rsidR="009450C1" w:rsidRPr="00561921" w:rsidRDefault="009450C1" w:rsidP="009450C1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4DCA12F6" w14:textId="77777777" w:rsidR="00A60A83" w:rsidRDefault="00A60A83"/>
    <w:tbl>
      <w:tblPr>
        <w:tblStyle w:val="TableGrid"/>
        <w:tblW w:w="1087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25"/>
        <w:gridCol w:w="1559"/>
        <w:gridCol w:w="3974"/>
        <w:gridCol w:w="1553"/>
        <w:gridCol w:w="2268"/>
      </w:tblGrid>
      <w:tr w:rsidR="00B84DF8" w:rsidRPr="00561921" w14:paraId="56A9420A" w14:textId="77777777" w:rsidTr="00A60A83">
        <w:tc>
          <w:tcPr>
            <w:tcW w:w="1525" w:type="dxa"/>
            <w:shd w:val="clear" w:color="auto" w:fill="BFBFBF" w:themeFill="background1" w:themeFillShade="BF"/>
            <w:vAlign w:val="center"/>
          </w:tcPr>
          <w:p w14:paraId="3C331588" w14:textId="3BE6C942" w:rsidR="00A60A83" w:rsidRPr="008360BF" w:rsidRDefault="00A60A83" w:rsidP="00A60A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ภาษาไทย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14:paraId="0ECDD727" w14:textId="1FC3CBE2" w:rsidR="00A60A83" w:rsidRPr="008360BF" w:rsidRDefault="00A60A83" w:rsidP="00A60A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</w:p>
        </w:tc>
        <w:tc>
          <w:tcPr>
            <w:tcW w:w="3974" w:type="dxa"/>
            <w:shd w:val="clear" w:color="auto" w:fill="BFBFBF" w:themeFill="background1" w:themeFillShade="BF"/>
            <w:vAlign w:val="center"/>
          </w:tcPr>
          <w:p w14:paraId="09C3B75B" w14:textId="35716DF3" w:rsidR="00A60A83" w:rsidRPr="008360BF" w:rsidRDefault="00A60A83" w:rsidP="00A60A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53" w:type="dxa"/>
            <w:shd w:val="clear" w:color="auto" w:fill="BFBFBF" w:themeFill="background1" w:themeFillShade="BF"/>
          </w:tcPr>
          <w:p w14:paraId="345DDCC6" w14:textId="5B93DCBE" w:rsidR="00A60A83" w:rsidRPr="008360BF" w:rsidRDefault="00A60A83" w:rsidP="00A60A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คำที่ใช้ในการสื่อสาร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0FEB730C" w14:textId="52883A37" w:rsidR="00A60A83" w:rsidRPr="008360BF" w:rsidRDefault="00A60A83" w:rsidP="00A60A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ประกอบด้วย</w:t>
            </w:r>
          </w:p>
        </w:tc>
      </w:tr>
      <w:tr w:rsidR="00BE5CB8" w:rsidRPr="00561921" w14:paraId="464D4A39" w14:textId="77777777" w:rsidTr="008C5B12">
        <w:tc>
          <w:tcPr>
            <w:tcW w:w="1525" w:type="dxa"/>
          </w:tcPr>
          <w:p w14:paraId="7EFFA9A5" w14:textId="30A05A1F" w:rsidR="00BE5CB8" w:rsidRPr="00561921" w:rsidRDefault="003C2E62" w:rsidP="00292C3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ใบสมัคร</w:t>
            </w:r>
          </w:p>
        </w:tc>
        <w:tc>
          <w:tcPr>
            <w:tcW w:w="1559" w:type="dxa"/>
          </w:tcPr>
          <w:p w14:paraId="311C2A29" w14:textId="7326399B" w:rsidR="00BE5CB8" w:rsidRPr="00561921" w:rsidRDefault="003C2E62" w:rsidP="00292C3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Job Application</w:t>
            </w:r>
          </w:p>
        </w:tc>
        <w:tc>
          <w:tcPr>
            <w:tcW w:w="3974" w:type="dxa"/>
          </w:tcPr>
          <w:p w14:paraId="208A2D1B" w14:textId="047B95E9" w:rsidR="00BE5CB8" w:rsidRPr="00561921" w:rsidRDefault="002C0CD2" w:rsidP="00292C3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ข้อมูลที่นิสิตกรอกเพื่อสมัครงานที่อาจารย์ประกาศไว้</w:t>
            </w:r>
          </w:p>
        </w:tc>
        <w:tc>
          <w:tcPr>
            <w:tcW w:w="1553" w:type="dxa"/>
          </w:tcPr>
          <w:p w14:paraId="6FF11FD9" w14:textId="5942E564" w:rsidR="00BE5CB8" w:rsidRPr="00561921" w:rsidRDefault="00655E68" w:rsidP="00F121D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Job Application</w:t>
            </w:r>
          </w:p>
        </w:tc>
        <w:tc>
          <w:tcPr>
            <w:tcW w:w="2268" w:type="dxa"/>
          </w:tcPr>
          <w:p w14:paraId="5F840C4F" w14:textId="32C8E973" w:rsidR="003F4AAD" w:rsidRPr="00561921" w:rsidRDefault="003F4AAD" w:rsidP="003F4A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1.</w:t>
            </w: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26193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26193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261936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นามสกุลนิสิต</w:t>
            </w:r>
            <w:r w:rsidR="00E913FD"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07389DD2" w14:textId="19568495" w:rsidR="003F4AAD" w:rsidRPr="00561921" w:rsidRDefault="003F4AAD" w:rsidP="003F4A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2.</w:t>
            </w: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261936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เรซูเม่</w:t>
            </w:r>
            <w:r w:rsidR="00E913FD"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4A50D9BC" w14:textId="6A6581DB" w:rsidR="004F4D8E" w:rsidRPr="00561921" w:rsidRDefault="003F4AAD" w:rsidP="003F4A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3.</w:t>
            </w: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261936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สาขา</w:t>
            </w:r>
            <w:r w:rsidR="00E913FD" w:rsidRPr="00561921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</w:p>
          <w:p w14:paraId="41AFD78C" w14:textId="1ADEFCE8" w:rsidR="003F4AAD" w:rsidRPr="00561921" w:rsidRDefault="003F4AAD" w:rsidP="003F4A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4.</w:t>
            </w: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261936">
              <w:rPr>
                <w:rFonts w:ascii="TH SarabunPSK" w:hAnsi="TH SarabunPSK" w:cs="TH SarabunPSK" w:hint="cs"/>
                <w:sz w:val="32"/>
                <w:szCs w:val="32"/>
                <w:cs/>
              </w:rPr>
              <w:t>ชั้นปี</w:t>
            </w:r>
          </w:p>
          <w:p w14:paraId="65294306" w14:textId="4B6434F6" w:rsidR="004F4D8E" w:rsidRPr="00561921" w:rsidRDefault="003F4AAD" w:rsidP="003F4A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5.</w:t>
            </w:r>
            <w:r w:rsidR="004F4D8E"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261936">
              <w:rPr>
                <w:rFonts w:ascii="TH SarabunPSK" w:hAnsi="TH SarabunPSK" w:cs="TH SarabunPSK" w:hint="cs"/>
                <w:sz w:val="32"/>
                <w:szCs w:val="32"/>
                <w:cs/>
              </w:rPr>
              <w:t>เกรดเฉลี่ย</w:t>
            </w:r>
            <w:r w:rsidR="00E913FD" w:rsidRPr="00561921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</w:p>
          <w:p w14:paraId="11ECFFE3" w14:textId="39F32676" w:rsidR="003F4AAD" w:rsidRPr="00561921" w:rsidRDefault="003F4AAD" w:rsidP="003F4A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6.</w:t>
            </w:r>
            <w:r w:rsidR="004F4D8E"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F01075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</w:t>
            </w:r>
          </w:p>
          <w:p w14:paraId="105FCD22" w14:textId="392A4386" w:rsidR="00BE5CB8" w:rsidRPr="00561921" w:rsidRDefault="003F4AAD" w:rsidP="003368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7.</w:t>
            </w:r>
            <w:r w:rsidR="004F4D8E"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F01075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เบอร์ติดต่อ</w:t>
            </w:r>
            <w:r w:rsidR="00E913FD" w:rsidRPr="00561921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</w:p>
        </w:tc>
      </w:tr>
      <w:tr w:rsidR="00A60A83" w:rsidRPr="00561921" w14:paraId="5E3DCE79" w14:textId="77777777" w:rsidTr="008C5B12">
        <w:tc>
          <w:tcPr>
            <w:tcW w:w="1525" w:type="dxa"/>
          </w:tcPr>
          <w:p w14:paraId="5DF1914B" w14:textId="50FA73BF" w:rsidR="00A60A83" w:rsidRPr="008360BF" w:rsidRDefault="00A60A83" w:rsidP="00A60A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รายละเอียดงาน</w:t>
            </w:r>
          </w:p>
        </w:tc>
        <w:tc>
          <w:tcPr>
            <w:tcW w:w="1559" w:type="dxa"/>
          </w:tcPr>
          <w:p w14:paraId="175FE282" w14:textId="333755BB" w:rsidR="00A60A83" w:rsidRPr="008360BF" w:rsidRDefault="00A60A83" w:rsidP="00A60A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Job Description</w:t>
            </w:r>
          </w:p>
        </w:tc>
        <w:tc>
          <w:tcPr>
            <w:tcW w:w="3974" w:type="dxa"/>
          </w:tcPr>
          <w:p w14:paraId="54815D28" w14:textId="6CE0BDA0" w:rsidR="00A60A83" w:rsidRPr="008360BF" w:rsidRDefault="00A60A83" w:rsidP="00A60A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ข้อมูลเกี่ยวกับงาน รวมถึงหน้าที่ความรับผิดชอบ ขอบเขตของงาน คุณสมบัติที่ต้องการ และทักษะประสบการณ์ที่จำเป็นสำหรับตำแหน่งนั้น</w:t>
            </w:r>
          </w:p>
        </w:tc>
        <w:tc>
          <w:tcPr>
            <w:tcW w:w="1553" w:type="dxa"/>
          </w:tcPr>
          <w:p w14:paraId="01DFAFC3" w14:textId="04D7830A" w:rsidR="00A60A83" w:rsidRPr="008360BF" w:rsidRDefault="00A60A83" w:rsidP="00A60A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รายละเอียดงาน</w:t>
            </w:r>
          </w:p>
        </w:tc>
        <w:tc>
          <w:tcPr>
            <w:tcW w:w="2268" w:type="dxa"/>
          </w:tcPr>
          <w:p w14:paraId="7D667259" w14:textId="5ACAB6ED" w:rsidR="00A60A83" w:rsidRPr="008360BF" w:rsidRDefault="00A60A83" w:rsidP="00A60A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60A83" w:rsidRPr="00561921" w14:paraId="3A0D4E25" w14:textId="77777777" w:rsidTr="008C5B12">
        <w:tc>
          <w:tcPr>
            <w:tcW w:w="1525" w:type="dxa"/>
          </w:tcPr>
          <w:p w14:paraId="7F2CFEA1" w14:textId="2DD886F4" w:rsidR="00A60A83" w:rsidRPr="008360BF" w:rsidRDefault="00A60A83" w:rsidP="00A60A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เกรดเฉลี่ย</w:t>
            </w:r>
          </w:p>
        </w:tc>
        <w:tc>
          <w:tcPr>
            <w:tcW w:w="1559" w:type="dxa"/>
          </w:tcPr>
          <w:p w14:paraId="7C3152C2" w14:textId="29601D4B" w:rsidR="00A60A83" w:rsidRPr="008360BF" w:rsidRDefault="00A60A83" w:rsidP="00A60A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GPA</w:t>
            </w:r>
          </w:p>
        </w:tc>
        <w:tc>
          <w:tcPr>
            <w:tcW w:w="3974" w:type="dxa"/>
          </w:tcPr>
          <w:p w14:paraId="0B40C874" w14:textId="22CCDA3E" w:rsidR="00A60A83" w:rsidRPr="008360BF" w:rsidRDefault="00A60A83" w:rsidP="00A60A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เกรดเฉลี่ยรวมทุกเทอมของนิสิต</w:t>
            </w:r>
          </w:p>
        </w:tc>
        <w:tc>
          <w:tcPr>
            <w:tcW w:w="1553" w:type="dxa"/>
          </w:tcPr>
          <w:p w14:paraId="4F56B3E0" w14:textId="27DD3519" w:rsidR="00A60A83" w:rsidRPr="008360BF" w:rsidRDefault="00A60A83" w:rsidP="00A60A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เกรดเฉลี่ย</w:t>
            </w:r>
          </w:p>
        </w:tc>
        <w:tc>
          <w:tcPr>
            <w:tcW w:w="2268" w:type="dxa"/>
          </w:tcPr>
          <w:p w14:paraId="4C3F78E2" w14:textId="6C4AB8E0" w:rsidR="00A60A83" w:rsidRPr="008360BF" w:rsidRDefault="00A60A83" w:rsidP="00A60A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60A83" w:rsidRPr="00561921" w14:paraId="72239491" w14:textId="77777777" w:rsidTr="008C5B12">
        <w:tc>
          <w:tcPr>
            <w:tcW w:w="1525" w:type="dxa"/>
          </w:tcPr>
          <w:p w14:paraId="3256A313" w14:textId="09A35D71" w:rsidR="00A60A83" w:rsidRPr="008360BF" w:rsidRDefault="00A60A83" w:rsidP="00A60A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เรซูเม่</w:t>
            </w:r>
          </w:p>
        </w:tc>
        <w:tc>
          <w:tcPr>
            <w:tcW w:w="1559" w:type="dxa"/>
          </w:tcPr>
          <w:p w14:paraId="40BAE505" w14:textId="5B447976" w:rsidR="00A60A83" w:rsidRPr="008360BF" w:rsidRDefault="00A60A83" w:rsidP="00A60A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Resume</w:t>
            </w:r>
          </w:p>
        </w:tc>
        <w:tc>
          <w:tcPr>
            <w:tcW w:w="3974" w:type="dxa"/>
          </w:tcPr>
          <w:p w14:paraId="5CF0D7D7" w14:textId="6CF493A8" w:rsidR="00A60A83" w:rsidRPr="008360BF" w:rsidRDefault="00A60A83" w:rsidP="00A60A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เอกสารที่นิสิตแนบในการสมัครงาน ซึ่งแสดงข้อมูลส่วนตัว ประวัติการศึกษา ทักษะและประสบการณ์ที่เกี่ยวข้อง</w:t>
            </w:r>
          </w:p>
        </w:tc>
        <w:tc>
          <w:tcPr>
            <w:tcW w:w="1553" w:type="dxa"/>
          </w:tcPr>
          <w:p w14:paraId="1E9549F2" w14:textId="7DD19488" w:rsidR="00A60A83" w:rsidRPr="008360BF" w:rsidRDefault="00A60A83" w:rsidP="00A60A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เรซูเม่</w:t>
            </w:r>
          </w:p>
        </w:tc>
        <w:tc>
          <w:tcPr>
            <w:tcW w:w="2268" w:type="dxa"/>
          </w:tcPr>
          <w:p w14:paraId="6C3C1306" w14:textId="77777777" w:rsidR="00A60A83" w:rsidRPr="008360BF" w:rsidRDefault="00A60A83" w:rsidP="00A60A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 xml:space="preserve">1. </w:t>
            </w: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</w:t>
            </w:r>
          </w:p>
          <w:p w14:paraId="57B2C37E" w14:textId="77777777" w:rsidR="00A60A83" w:rsidRPr="008360BF" w:rsidRDefault="00A60A83" w:rsidP="00A60A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 xml:space="preserve">2. </w:t>
            </w: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ประวัติการศึกษา</w:t>
            </w:r>
          </w:p>
          <w:p w14:paraId="00028B6C" w14:textId="77777777" w:rsidR="00A60A83" w:rsidRPr="008360BF" w:rsidRDefault="00A60A83" w:rsidP="00A60A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3.</w:t>
            </w: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ทักษะ และประสบการณ์</w:t>
            </w:r>
          </w:p>
          <w:p w14:paraId="7CAB6F1E" w14:textId="77777777" w:rsidR="00A60A83" w:rsidRPr="008360BF" w:rsidRDefault="00A60A83" w:rsidP="00A60A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4.</w:t>
            </w: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Contact</w:t>
            </w:r>
          </w:p>
          <w:p w14:paraId="60427F89" w14:textId="57D2DDA4" w:rsidR="00A60A83" w:rsidRPr="008360BF" w:rsidRDefault="00A60A83" w:rsidP="00A60A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5.</w:t>
            </w: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อื่นๆ</w:t>
            </w:r>
          </w:p>
        </w:tc>
      </w:tr>
      <w:tr w:rsidR="00A60A83" w:rsidRPr="00561921" w14:paraId="27A06E17" w14:textId="77777777" w:rsidTr="008C5B12">
        <w:tc>
          <w:tcPr>
            <w:tcW w:w="1525" w:type="dxa"/>
          </w:tcPr>
          <w:p w14:paraId="05BDC719" w14:textId="233CF37B" w:rsidR="00A60A83" w:rsidRPr="008360BF" w:rsidRDefault="00A60A83" w:rsidP="00A60A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</w:t>
            </w:r>
          </w:p>
        </w:tc>
        <w:tc>
          <w:tcPr>
            <w:tcW w:w="1559" w:type="dxa"/>
          </w:tcPr>
          <w:p w14:paraId="5C8BCFFD" w14:textId="74558C4C" w:rsidR="00A60A83" w:rsidRPr="008360BF" w:rsidRDefault="00A60A83" w:rsidP="00A60A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System</w:t>
            </w:r>
          </w:p>
        </w:tc>
        <w:tc>
          <w:tcPr>
            <w:tcW w:w="3974" w:type="dxa"/>
          </w:tcPr>
          <w:p w14:paraId="7AB708CE" w14:textId="10F43EEA" w:rsidR="00A60A83" w:rsidRPr="008360BF" w:rsidRDefault="00A60A83" w:rsidP="00A60A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ระบบจัดหางานและพัฒนาทักษะ </w:t>
            </w: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CSIT</w:t>
            </w:r>
          </w:p>
        </w:tc>
        <w:tc>
          <w:tcPr>
            <w:tcW w:w="1553" w:type="dxa"/>
          </w:tcPr>
          <w:p w14:paraId="5AD9B641" w14:textId="051E61DD" w:rsidR="00A60A83" w:rsidRPr="008360BF" w:rsidRDefault="00A60A83" w:rsidP="00A60A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</w:t>
            </w:r>
          </w:p>
        </w:tc>
        <w:tc>
          <w:tcPr>
            <w:tcW w:w="2268" w:type="dxa"/>
          </w:tcPr>
          <w:p w14:paraId="6D31B959" w14:textId="799D205E" w:rsidR="00A60A83" w:rsidRPr="008360BF" w:rsidRDefault="00A60A83" w:rsidP="00A60A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60A83" w:rsidRPr="00561921" w14:paraId="782007C1" w14:textId="77777777" w:rsidTr="008C5B12">
        <w:tc>
          <w:tcPr>
            <w:tcW w:w="1525" w:type="dxa"/>
          </w:tcPr>
          <w:p w14:paraId="217865D1" w14:textId="1BEFA21F" w:rsidR="00A60A83" w:rsidRPr="008360BF" w:rsidRDefault="00A60A83" w:rsidP="00A60A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หน้าหลัก</w:t>
            </w:r>
          </w:p>
        </w:tc>
        <w:tc>
          <w:tcPr>
            <w:tcW w:w="1559" w:type="dxa"/>
          </w:tcPr>
          <w:p w14:paraId="22E6C025" w14:textId="532B4F5C" w:rsidR="00A60A83" w:rsidRPr="008360BF" w:rsidRDefault="00A60A83" w:rsidP="00A60A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Home</w:t>
            </w:r>
          </w:p>
        </w:tc>
        <w:tc>
          <w:tcPr>
            <w:tcW w:w="3974" w:type="dxa"/>
          </w:tcPr>
          <w:p w14:paraId="09660E48" w14:textId="3F905CEE" w:rsidR="00A60A83" w:rsidRPr="008360BF" w:rsidRDefault="00A60A83" w:rsidP="00A60A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360BF">
              <w:rPr>
                <w:rStyle w:val="oypena"/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หน้าหลักของระบบ ซึ่งเป็นหน้าที่ผู้ใช้งานเห็นเป็นอันดับแรกเมื่อเข้าสู่ระบ</w:t>
            </w:r>
          </w:p>
        </w:tc>
        <w:tc>
          <w:tcPr>
            <w:tcW w:w="1553" w:type="dxa"/>
          </w:tcPr>
          <w:p w14:paraId="2B3E9488" w14:textId="2049EE81" w:rsidR="00A60A83" w:rsidRPr="008360BF" w:rsidRDefault="00A60A83" w:rsidP="00A60A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Home</w:t>
            </w:r>
          </w:p>
        </w:tc>
        <w:tc>
          <w:tcPr>
            <w:tcW w:w="2268" w:type="dxa"/>
          </w:tcPr>
          <w:p w14:paraId="1AD4FDF9" w14:textId="4F4F8EBF" w:rsidR="00A60A83" w:rsidRPr="008360BF" w:rsidRDefault="00A60A83" w:rsidP="00A60A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60A83" w:rsidRPr="00561921" w14:paraId="2A42FC46" w14:textId="77777777" w:rsidTr="008C5B12">
        <w:tc>
          <w:tcPr>
            <w:tcW w:w="1525" w:type="dxa"/>
          </w:tcPr>
          <w:p w14:paraId="05EF6316" w14:textId="3A2424F5" w:rsidR="00A60A83" w:rsidRPr="008360BF" w:rsidRDefault="00A60A83" w:rsidP="00A60A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อนุมัติ</w:t>
            </w:r>
          </w:p>
        </w:tc>
        <w:tc>
          <w:tcPr>
            <w:tcW w:w="1559" w:type="dxa"/>
          </w:tcPr>
          <w:p w14:paraId="4BB907DA" w14:textId="17AA903E" w:rsidR="00A60A83" w:rsidRPr="008360BF" w:rsidRDefault="00A60A83" w:rsidP="00A60A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Style w:val="oypena"/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Approve</w:t>
            </w:r>
          </w:p>
        </w:tc>
        <w:tc>
          <w:tcPr>
            <w:tcW w:w="3974" w:type="dxa"/>
          </w:tcPr>
          <w:p w14:paraId="146F0D44" w14:textId="056C47B6" w:rsidR="00A60A83" w:rsidRPr="008360BF" w:rsidRDefault="00A60A83" w:rsidP="00A60A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360BF">
              <w:rPr>
                <w:rStyle w:val="oypena"/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อนุมัติการสมัครงานของนิสิต</w:t>
            </w:r>
          </w:p>
        </w:tc>
        <w:tc>
          <w:tcPr>
            <w:tcW w:w="1553" w:type="dxa"/>
          </w:tcPr>
          <w:p w14:paraId="035C9FBB" w14:textId="2607B28A" w:rsidR="00A60A83" w:rsidRPr="008360BF" w:rsidRDefault="00A60A83" w:rsidP="00A60A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</w:rPr>
              <w:t>Approve</w:t>
            </w:r>
          </w:p>
        </w:tc>
        <w:tc>
          <w:tcPr>
            <w:tcW w:w="2268" w:type="dxa"/>
          </w:tcPr>
          <w:p w14:paraId="13687AFD" w14:textId="10590C10" w:rsidR="00A60A83" w:rsidRPr="008360BF" w:rsidRDefault="00A60A83" w:rsidP="00A60A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9450C1" w:rsidRPr="00561921" w14:paraId="44E0AABB" w14:textId="77777777" w:rsidTr="008C5B12">
        <w:tc>
          <w:tcPr>
            <w:tcW w:w="1525" w:type="dxa"/>
          </w:tcPr>
          <w:p w14:paraId="30303912" w14:textId="526F1196" w:rsidR="009450C1" w:rsidRPr="008360BF" w:rsidRDefault="009450C1" w:rsidP="009450C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</w:t>
            </w:r>
            <w:r w:rsidRPr="008360BF">
              <w:rPr>
                <w:rFonts w:ascii="TH SarabunPSK" w:hAnsi="TH SarabunPSK" w:cs="TH SarabunPSK" w:hint="cs"/>
                <w:sz w:val="32"/>
                <w:szCs w:val="32"/>
                <w:cs/>
              </w:rPr>
              <w:t>ฏิเสธ</w:t>
            </w:r>
          </w:p>
        </w:tc>
        <w:tc>
          <w:tcPr>
            <w:tcW w:w="1559" w:type="dxa"/>
          </w:tcPr>
          <w:p w14:paraId="450A27FB" w14:textId="0A0281DC" w:rsidR="009450C1" w:rsidRPr="008360BF" w:rsidRDefault="009450C1" w:rsidP="009450C1">
            <w:pPr>
              <w:rPr>
                <w:rStyle w:val="oypena"/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Style w:val="oypena"/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Reject</w:t>
            </w:r>
          </w:p>
        </w:tc>
        <w:tc>
          <w:tcPr>
            <w:tcW w:w="3974" w:type="dxa"/>
          </w:tcPr>
          <w:p w14:paraId="31AC9224" w14:textId="1D3C8AA6" w:rsidR="009450C1" w:rsidRPr="008360BF" w:rsidRDefault="009450C1" w:rsidP="009450C1">
            <w:pPr>
              <w:rPr>
                <w:rStyle w:val="oypena"/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Style w:val="oypena"/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ปฏิเสธ</w:t>
            </w:r>
            <w:r w:rsidRPr="00561921">
              <w:rPr>
                <w:rStyle w:val="oypena"/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การสมัครงานของนิสิต</w:t>
            </w:r>
          </w:p>
        </w:tc>
        <w:tc>
          <w:tcPr>
            <w:tcW w:w="1553" w:type="dxa"/>
          </w:tcPr>
          <w:p w14:paraId="446F2D45" w14:textId="369FBED9" w:rsidR="009450C1" w:rsidRPr="008360BF" w:rsidRDefault="009450C1" w:rsidP="009450C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oypena"/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Reject</w:t>
            </w:r>
          </w:p>
        </w:tc>
        <w:tc>
          <w:tcPr>
            <w:tcW w:w="2268" w:type="dxa"/>
          </w:tcPr>
          <w:p w14:paraId="782880C3" w14:textId="29695BAE" w:rsidR="009450C1" w:rsidRPr="008360BF" w:rsidRDefault="009450C1" w:rsidP="009450C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9450C1" w:rsidRPr="00561921" w14:paraId="4B598DA0" w14:textId="77777777" w:rsidTr="008C5B12">
        <w:tc>
          <w:tcPr>
            <w:tcW w:w="1525" w:type="dxa"/>
          </w:tcPr>
          <w:p w14:paraId="0E59ACD3" w14:textId="49EEFBAD" w:rsidR="009450C1" w:rsidRPr="008360BF" w:rsidRDefault="009450C1" w:rsidP="009450C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07E53">
              <w:rPr>
                <w:rFonts w:ascii="TH SarabunPSK" w:hAnsi="TH SarabunPSK" w:cs="TH SarabunPSK"/>
                <w:sz w:val="32"/>
                <w:szCs w:val="32"/>
                <w:cs/>
              </w:rPr>
              <w:t>เข้าสู่ระบบ</w:t>
            </w:r>
          </w:p>
        </w:tc>
        <w:tc>
          <w:tcPr>
            <w:tcW w:w="1559" w:type="dxa"/>
          </w:tcPr>
          <w:p w14:paraId="2147D300" w14:textId="7039F10A" w:rsidR="009450C1" w:rsidRPr="008360BF" w:rsidRDefault="009450C1" w:rsidP="009450C1">
            <w:pPr>
              <w:rPr>
                <w:rStyle w:val="oypena"/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Style w:val="oypena"/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login</w:t>
            </w:r>
          </w:p>
        </w:tc>
        <w:tc>
          <w:tcPr>
            <w:tcW w:w="3974" w:type="dxa"/>
          </w:tcPr>
          <w:p w14:paraId="5B767141" w14:textId="79E0FAA0" w:rsidR="009450C1" w:rsidRPr="008360BF" w:rsidRDefault="009450C1" w:rsidP="009450C1">
            <w:pPr>
              <w:rPr>
                <w:rStyle w:val="oypena"/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3C06BE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กระบวนการที่ผู้ใช้ป้อน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รหัสนิสิต</w:t>
            </w:r>
            <w:r w:rsidRPr="003C06BE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และรหัสผ่าน เพื่อเข้าถึงเว็บไซต์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จัดหางาน</w:t>
            </w:r>
          </w:p>
        </w:tc>
        <w:tc>
          <w:tcPr>
            <w:tcW w:w="1553" w:type="dxa"/>
          </w:tcPr>
          <w:p w14:paraId="69E3A4AD" w14:textId="46FBBED7" w:rsidR="009450C1" w:rsidRPr="008360BF" w:rsidRDefault="009450C1" w:rsidP="009450C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oypena"/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login</w:t>
            </w:r>
          </w:p>
        </w:tc>
        <w:tc>
          <w:tcPr>
            <w:tcW w:w="2268" w:type="dxa"/>
          </w:tcPr>
          <w:p w14:paraId="5D31676C" w14:textId="42D51B8B" w:rsidR="009450C1" w:rsidRPr="008360BF" w:rsidRDefault="009450C1" w:rsidP="009450C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9450C1" w:rsidRPr="00561921" w14:paraId="6A1D6448" w14:textId="77777777" w:rsidTr="008C5B12">
        <w:tc>
          <w:tcPr>
            <w:tcW w:w="1525" w:type="dxa"/>
          </w:tcPr>
          <w:p w14:paraId="1A61C2C6" w14:textId="048E6A62" w:rsidR="009450C1" w:rsidRPr="008360BF" w:rsidRDefault="009450C1" w:rsidP="009450C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07E53">
              <w:rPr>
                <w:rFonts w:ascii="TH SarabunPSK" w:hAnsi="TH SarabunPSK" w:cs="TH SarabunPSK"/>
                <w:sz w:val="32"/>
                <w:szCs w:val="32"/>
                <w:cs/>
              </w:rPr>
              <w:t>ออกจากระบบ</w:t>
            </w:r>
          </w:p>
        </w:tc>
        <w:tc>
          <w:tcPr>
            <w:tcW w:w="1559" w:type="dxa"/>
          </w:tcPr>
          <w:p w14:paraId="3379E6BE" w14:textId="6693DEA2" w:rsidR="009450C1" w:rsidRPr="008360BF" w:rsidRDefault="009450C1" w:rsidP="009450C1">
            <w:pPr>
              <w:rPr>
                <w:rStyle w:val="oypena"/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Style w:val="oypena"/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</w:t>
            </w:r>
            <w:r w:rsidRPr="008360BF">
              <w:rPr>
                <w:rStyle w:val="oypena"/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ogout</w:t>
            </w:r>
          </w:p>
        </w:tc>
        <w:tc>
          <w:tcPr>
            <w:tcW w:w="3974" w:type="dxa"/>
          </w:tcPr>
          <w:p w14:paraId="6695E56E" w14:textId="51D0CD0F" w:rsidR="009450C1" w:rsidRPr="008360BF" w:rsidRDefault="009450C1" w:rsidP="009450C1">
            <w:pPr>
              <w:rPr>
                <w:rStyle w:val="oypena"/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5E242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กระบวนการยุติการใช้งานระบบหรือบัญชีผู้ใช้ เพื่อป้องกันการเข้าถึงข้อมูลโดยไม่ได้รับอนุญาต</w:t>
            </w:r>
          </w:p>
        </w:tc>
        <w:tc>
          <w:tcPr>
            <w:tcW w:w="1553" w:type="dxa"/>
          </w:tcPr>
          <w:p w14:paraId="1F8FA812" w14:textId="52579AFB" w:rsidR="009450C1" w:rsidRPr="008360BF" w:rsidRDefault="009450C1" w:rsidP="009450C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oypena"/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</w:t>
            </w:r>
            <w:r w:rsidRPr="008360BF">
              <w:rPr>
                <w:rStyle w:val="oypena"/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ogout</w:t>
            </w:r>
          </w:p>
        </w:tc>
        <w:tc>
          <w:tcPr>
            <w:tcW w:w="2268" w:type="dxa"/>
          </w:tcPr>
          <w:p w14:paraId="652F7EB9" w14:textId="05E1638F" w:rsidR="009450C1" w:rsidRPr="008360BF" w:rsidRDefault="009450C1" w:rsidP="009450C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</w:tbl>
    <w:p w14:paraId="3816DABF" w14:textId="77777777" w:rsidR="002A6044" w:rsidRPr="00561921" w:rsidRDefault="002A6044" w:rsidP="009450C1">
      <w:pPr>
        <w:rPr>
          <w:rFonts w:ascii="TH SarabunPSK" w:hAnsi="TH SarabunPSK" w:cs="TH SarabunPSK"/>
          <w:b/>
          <w:bCs/>
          <w:sz w:val="36"/>
          <w:szCs w:val="36"/>
        </w:rPr>
      </w:pPr>
    </w:p>
    <w:tbl>
      <w:tblPr>
        <w:tblStyle w:val="TableGrid"/>
        <w:tblW w:w="10946" w:type="dxa"/>
        <w:tblInd w:w="-967" w:type="dxa"/>
        <w:tblLook w:val="04A0" w:firstRow="1" w:lastRow="0" w:firstColumn="1" w:lastColumn="0" w:noHBand="0" w:noVBand="1"/>
      </w:tblPr>
      <w:tblGrid>
        <w:gridCol w:w="1495"/>
        <w:gridCol w:w="1536"/>
        <w:gridCol w:w="4123"/>
        <w:gridCol w:w="1536"/>
        <w:gridCol w:w="2256"/>
      </w:tblGrid>
      <w:tr w:rsidR="00B84DF8" w:rsidRPr="00561921" w14:paraId="02505289" w14:textId="77777777" w:rsidTr="007C4FB6">
        <w:tc>
          <w:tcPr>
            <w:tcW w:w="1495" w:type="dxa"/>
            <w:shd w:val="clear" w:color="auto" w:fill="BFBFBF" w:themeFill="background1" w:themeFillShade="BF"/>
            <w:vAlign w:val="center"/>
          </w:tcPr>
          <w:p w14:paraId="5FD295CB" w14:textId="77777777" w:rsidR="002A6044" w:rsidRPr="00561921" w:rsidRDefault="002A604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ภาษาไทย</w:t>
            </w:r>
          </w:p>
        </w:tc>
        <w:tc>
          <w:tcPr>
            <w:tcW w:w="1536" w:type="dxa"/>
            <w:shd w:val="clear" w:color="auto" w:fill="BFBFBF" w:themeFill="background1" w:themeFillShade="BF"/>
            <w:vAlign w:val="center"/>
          </w:tcPr>
          <w:p w14:paraId="2CC986BB" w14:textId="77777777" w:rsidR="002A6044" w:rsidRPr="00561921" w:rsidRDefault="002A604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</w:p>
        </w:tc>
        <w:tc>
          <w:tcPr>
            <w:tcW w:w="4123" w:type="dxa"/>
            <w:shd w:val="clear" w:color="auto" w:fill="BFBFBF" w:themeFill="background1" w:themeFillShade="BF"/>
            <w:vAlign w:val="center"/>
          </w:tcPr>
          <w:p w14:paraId="4A4282AF" w14:textId="77777777" w:rsidR="002A6044" w:rsidRPr="00561921" w:rsidRDefault="002A604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36" w:type="dxa"/>
            <w:shd w:val="clear" w:color="auto" w:fill="BFBFBF" w:themeFill="background1" w:themeFillShade="BF"/>
          </w:tcPr>
          <w:p w14:paraId="749C49BD" w14:textId="77777777" w:rsidR="002A6044" w:rsidRPr="00561921" w:rsidRDefault="002A604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คำที่ใช้ในการสื่อสาร</w:t>
            </w:r>
          </w:p>
        </w:tc>
        <w:tc>
          <w:tcPr>
            <w:tcW w:w="2256" w:type="dxa"/>
            <w:shd w:val="clear" w:color="auto" w:fill="BFBFBF" w:themeFill="background1" w:themeFillShade="BF"/>
            <w:vAlign w:val="center"/>
          </w:tcPr>
          <w:p w14:paraId="2AC5D385" w14:textId="77777777" w:rsidR="002A6044" w:rsidRPr="00561921" w:rsidRDefault="002A604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ประกอบด้วย</w:t>
            </w:r>
          </w:p>
        </w:tc>
      </w:tr>
      <w:tr w:rsidR="00B965B8" w:rsidRPr="00561921" w14:paraId="6AA0A970" w14:textId="77777777" w:rsidTr="007C4FB6">
        <w:tc>
          <w:tcPr>
            <w:tcW w:w="1495" w:type="dxa"/>
          </w:tcPr>
          <w:p w14:paraId="7548163E" w14:textId="6CDB8F51" w:rsidR="00B965B8" w:rsidRPr="004264AA" w:rsidRDefault="009F49D4" w:rsidP="00A60A83">
            <w:pPr>
              <w:tabs>
                <w:tab w:val="left" w:pos="1167"/>
              </w:tabs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0701C5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หน้าแรก</w:t>
            </w:r>
            <w:r w:rsidR="009450C1">
              <w:rPr>
                <w:rFonts w:ascii="TH SarabunPSK" w:hAnsi="TH SarabunPSK" w:cs="TH SarabunPSK" w:hint="cs"/>
                <w:sz w:val="32"/>
                <w:szCs w:val="32"/>
                <w:cs/>
              </w:rPr>
              <w:t>เจ้าหน้าที่บริหารงานทั่วไป</w:t>
            </w:r>
          </w:p>
        </w:tc>
        <w:tc>
          <w:tcPr>
            <w:tcW w:w="1536" w:type="dxa"/>
          </w:tcPr>
          <w:p w14:paraId="698A4ECB" w14:textId="195347D5" w:rsidR="00B965B8" w:rsidRPr="004264AA" w:rsidRDefault="000D517D" w:rsidP="00A60A83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Admin Home</w:t>
            </w:r>
            <w:r w:rsidR="003F05CA">
              <w:rPr>
                <w:rFonts w:ascii="TH SarabunPSK" w:hAnsi="TH SarabunPSK" w:cs="TH SarabunPSK"/>
                <w:sz w:val="32"/>
                <w:szCs w:val="32"/>
              </w:rPr>
              <w:t xml:space="preserve"> Page</w:t>
            </w:r>
          </w:p>
        </w:tc>
        <w:tc>
          <w:tcPr>
            <w:tcW w:w="4123" w:type="dxa"/>
          </w:tcPr>
          <w:p w14:paraId="79FDAEC3" w14:textId="383599E9" w:rsidR="00B965B8" w:rsidRPr="004264AA" w:rsidRDefault="00F0522F" w:rsidP="00A60A83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</w:t>
            </w:r>
            <w:r w:rsidR="00764CCD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</w:t>
            </w:r>
            <w:r w:rsidR="005D5030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จำนวนผู้ใช้งานทั้งหมด</w:t>
            </w:r>
            <w:r w:rsidR="00AD116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ในระบบ </w:t>
            </w:r>
            <w:r w:rsidR="00210463">
              <w:rPr>
                <w:rFonts w:ascii="TH SarabunPSK" w:hAnsi="TH SarabunPSK" w:cs="TH SarabunPSK" w:hint="cs"/>
                <w:sz w:val="32"/>
                <w:szCs w:val="32"/>
                <w:cs/>
              </w:rPr>
              <w:t>บทบาททั้งหมดในระบบ และ</w:t>
            </w:r>
            <w:r w:rsidR="00C2008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จำนวนโพสต์งานทั้งหมดที่โดนรายงาน</w:t>
            </w:r>
          </w:p>
        </w:tc>
        <w:tc>
          <w:tcPr>
            <w:tcW w:w="1536" w:type="dxa"/>
          </w:tcPr>
          <w:p w14:paraId="14267A0F" w14:textId="54498EF5" w:rsidR="00B965B8" w:rsidRPr="004264AA" w:rsidRDefault="00443ABB" w:rsidP="00A60A83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Home Page</w:t>
            </w:r>
          </w:p>
        </w:tc>
        <w:tc>
          <w:tcPr>
            <w:tcW w:w="2256" w:type="dxa"/>
          </w:tcPr>
          <w:p w14:paraId="232557A9" w14:textId="24FE4245" w:rsidR="00B965B8" w:rsidRPr="004264AA" w:rsidRDefault="00443ABB" w:rsidP="00A60A83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4D2B5D" w:rsidRPr="00561921" w14:paraId="1D9A818E" w14:textId="77777777" w:rsidTr="007C4FB6">
        <w:tc>
          <w:tcPr>
            <w:tcW w:w="1495" w:type="dxa"/>
          </w:tcPr>
          <w:p w14:paraId="4725703A" w14:textId="458701C5" w:rsidR="004D2B5D" w:rsidRDefault="004D2B5D" w:rsidP="004D2B5D">
            <w:pPr>
              <w:tabs>
                <w:tab w:val="left" w:pos="1167"/>
              </w:tabs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4264AA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การจัดการรายงาน</w:t>
            </w:r>
          </w:p>
        </w:tc>
        <w:tc>
          <w:tcPr>
            <w:tcW w:w="1536" w:type="dxa"/>
          </w:tcPr>
          <w:p w14:paraId="024F36B8" w14:textId="495D4F7D" w:rsidR="004D2B5D" w:rsidRDefault="004D2B5D" w:rsidP="004D2B5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264AA">
              <w:rPr>
                <w:rFonts w:ascii="TH SarabunPSK" w:hAnsi="TH SarabunPSK" w:cs="TH SarabunPSK" w:hint="cs"/>
                <w:sz w:val="32"/>
                <w:szCs w:val="32"/>
              </w:rPr>
              <w:t>Report Management</w:t>
            </w:r>
          </w:p>
        </w:tc>
        <w:tc>
          <w:tcPr>
            <w:tcW w:w="4123" w:type="dxa"/>
          </w:tcPr>
          <w:p w14:paraId="33F2D58F" w14:textId="0894765F" w:rsidR="004D2B5D" w:rsidRDefault="00EE2ABA" w:rsidP="004D2B5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จัดการโพสต์งานของอาจารย์</w:t>
            </w:r>
            <w:r w:rsidR="00DE515C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ที่ละเมิดกฎ</w:t>
            </w:r>
          </w:p>
        </w:tc>
        <w:tc>
          <w:tcPr>
            <w:tcW w:w="1536" w:type="dxa"/>
          </w:tcPr>
          <w:p w14:paraId="05F7A8F2" w14:textId="76716B12" w:rsidR="004D2B5D" w:rsidRDefault="004D2B5D" w:rsidP="004D2B5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264AA">
              <w:rPr>
                <w:rFonts w:ascii="TH SarabunPSK" w:hAnsi="TH SarabunPSK" w:cs="TH SarabunPSK" w:hint="cs"/>
                <w:sz w:val="32"/>
                <w:szCs w:val="32"/>
              </w:rPr>
              <w:t>Report Management</w:t>
            </w:r>
          </w:p>
        </w:tc>
        <w:tc>
          <w:tcPr>
            <w:tcW w:w="2256" w:type="dxa"/>
          </w:tcPr>
          <w:p w14:paraId="0918F5CD" w14:textId="49783AAF" w:rsidR="004D2B5D" w:rsidRDefault="004D2B5D" w:rsidP="004D2B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264A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7C1661" w:rsidRPr="00561921" w14:paraId="76C78C51" w14:textId="77777777" w:rsidTr="007C4FB6">
        <w:tc>
          <w:tcPr>
            <w:tcW w:w="1495" w:type="dxa"/>
          </w:tcPr>
          <w:p w14:paraId="31D29E5D" w14:textId="701ECD5D" w:rsidR="007C1661" w:rsidRPr="003D16E2" w:rsidRDefault="007C1661" w:rsidP="004D2B5D">
            <w:pPr>
              <w:tabs>
                <w:tab w:val="left" w:pos="1167"/>
              </w:tabs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</w:pPr>
            <w:r w:rsidRPr="00546C74">
              <w:rPr>
                <w:rFonts w:ascii="TH SarabunPSK" w:hAnsi="TH SarabunPSK" w:cs="TH SarabunPSK" w:hint="cs"/>
                <w:sz w:val="32"/>
                <w:szCs w:val="32"/>
                <w:cs/>
              </w:rPr>
              <w:t>ดู</w:t>
            </w:r>
            <w:r w:rsidR="004E783B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</w:t>
            </w:r>
          </w:p>
        </w:tc>
        <w:tc>
          <w:tcPr>
            <w:tcW w:w="1536" w:type="dxa"/>
          </w:tcPr>
          <w:p w14:paraId="781224E8" w14:textId="7C7E90DB" w:rsidR="007C1661" w:rsidRPr="004264AA" w:rsidRDefault="007C1661" w:rsidP="004D2B5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View</w:t>
            </w:r>
          </w:p>
        </w:tc>
        <w:tc>
          <w:tcPr>
            <w:tcW w:w="4123" w:type="dxa"/>
          </w:tcPr>
          <w:p w14:paraId="6B1ED14A" w14:textId="1EAC191F" w:rsidR="007C1661" w:rsidRDefault="00790A07" w:rsidP="004D2B5D">
            <w:pP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ปุ่ม</w:t>
            </w:r>
            <w:r w:rsidR="00E66AF7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ดูโพสต์งานของอาจารย์ที่โดนรายงาน</w:t>
            </w:r>
            <w:r w:rsidR="00EB102F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จากนิสิ</w:t>
            </w:r>
            <w:r w:rsidR="00273811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ต</w:t>
            </w:r>
            <w:r w:rsidR="006C73D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6C73D7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และปุ่ม</w:t>
            </w:r>
            <w:r w:rsidR="00934D9A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ดูโปรไฟล์ของอาจารย์และนิสิต</w:t>
            </w:r>
          </w:p>
        </w:tc>
        <w:tc>
          <w:tcPr>
            <w:tcW w:w="1536" w:type="dxa"/>
          </w:tcPr>
          <w:p w14:paraId="184FEB36" w14:textId="0819873B" w:rsidR="007C1661" w:rsidRPr="004264AA" w:rsidRDefault="00BB3D27" w:rsidP="004D2B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View</w:t>
            </w:r>
          </w:p>
        </w:tc>
        <w:tc>
          <w:tcPr>
            <w:tcW w:w="2256" w:type="dxa"/>
          </w:tcPr>
          <w:p w14:paraId="4CFF3CAD" w14:textId="73F85752" w:rsidR="007C1661" w:rsidRPr="004264AA" w:rsidRDefault="00BB3D27" w:rsidP="004D2B5D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4D2B5D" w:rsidRPr="00561921" w14:paraId="21B93285" w14:textId="77777777" w:rsidTr="007C4FB6">
        <w:tc>
          <w:tcPr>
            <w:tcW w:w="1495" w:type="dxa"/>
          </w:tcPr>
          <w:p w14:paraId="7DF68686" w14:textId="247018C1" w:rsidR="004D2B5D" w:rsidRDefault="004D2B5D" w:rsidP="004D2B5D">
            <w:pPr>
              <w:tabs>
                <w:tab w:val="left" w:pos="1167"/>
              </w:tabs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4264AA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ลบโพสต์งาน</w:t>
            </w:r>
          </w:p>
        </w:tc>
        <w:tc>
          <w:tcPr>
            <w:tcW w:w="1536" w:type="dxa"/>
          </w:tcPr>
          <w:p w14:paraId="7593BC10" w14:textId="7B725B08" w:rsidR="004D2B5D" w:rsidRDefault="004D2B5D" w:rsidP="004D2B5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264AA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Delete</w:t>
            </w:r>
          </w:p>
        </w:tc>
        <w:tc>
          <w:tcPr>
            <w:tcW w:w="4123" w:type="dxa"/>
          </w:tcPr>
          <w:p w14:paraId="3FA2958B" w14:textId="6D1B4793" w:rsidR="004D2B5D" w:rsidRDefault="004D2B5D" w:rsidP="004D2B5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4264AA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แอดมินลบโพสต์งานเมื่อตรวจสอบพบว่าโพสต์งานของอาจารย์ละเมิดกฎ</w:t>
            </w:r>
          </w:p>
        </w:tc>
        <w:tc>
          <w:tcPr>
            <w:tcW w:w="1536" w:type="dxa"/>
          </w:tcPr>
          <w:p w14:paraId="5B4FC658" w14:textId="4A95D467" w:rsidR="004D2B5D" w:rsidRDefault="004D2B5D" w:rsidP="004D2B5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264AA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Delete</w:t>
            </w:r>
          </w:p>
        </w:tc>
        <w:tc>
          <w:tcPr>
            <w:tcW w:w="2256" w:type="dxa"/>
          </w:tcPr>
          <w:p w14:paraId="1E78F76F" w14:textId="710252F3" w:rsidR="004D2B5D" w:rsidRDefault="004D2B5D" w:rsidP="004D2B5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264AA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</w:t>
            </w:r>
          </w:p>
        </w:tc>
      </w:tr>
      <w:tr w:rsidR="00AD5FF0" w:rsidRPr="00561921" w14:paraId="59D739A8" w14:textId="77777777" w:rsidTr="007C4FB6">
        <w:tc>
          <w:tcPr>
            <w:tcW w:w="1495" w:type="dxa"/>
          </w:tcPr>
          <w:p w14:paraId="13365759" w14:textId="1A1BB215" w:rsidR="00AD5FF0" w:rsidRPr="004264AA" w:rsidRDefault="00AD5FF0" w:rsidP="00AD5FF0">
            <w:pPr>
              <w:tabs>
                <w:tab w:val="left" w:pos="1167"/>
              </w:tabs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</w:pPr>
            <w:r w:rsidRPr="004264AA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ยกเลิก</w:t>
            </w:r>
          </w:p>
        </w:tc>
        <w:tc>
          <w:tcPr>
            <w:tcW w:w="1536" w:type="dxa"/>
          </w:tcPr>
          <w:p w14:paraId="26C1A9E8" w14:textId="338B91A4" w:rsidR="00AD5FF0" w:rsidRPr="004264AA" w:rsidRDefault="00AD5FF0" w:rsidP="00AD5FF0">
            <w:pP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</w:pPr>
            <w:r w:rsidRPr="004264AA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Cancel</w:t>
            </w:r>
          </w:p>
        </w:tc>
        <w:tc>
          <w:tcPr>
            <w:tcW w:w="4123" w:type="dxa"/>
          </w:tcPr>
          <w:p w14:paraId="6E9FE213" w14:textId="0C5F1B65" w:rsidR="00AD5FF0" w:rsidRPr="004264AA" w:rsidRDefault="00AD5FF0" w:rsidP="00AD5FF0">
            <w:pP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</w:pPr>
            <w:r w:rsidRPr="004264AA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แอดมินยกเลิกการรีพอร์ตเมื่อตรวจสอบพบว่าโพสต์งานของอาจารย์ไม่ละเมิดกฎ</w:t>
            </w:r>
          </w:p>
        </w:tc>
        <w:tc>
          <w:tcPr>
            <w:tcW w:w="1536" w:type="dxa"/>
          </w:tcPr>
          <w:p w14:paraId="06B0E6F8" w14:textId="37AAAADD" w:rsidR="00AD5FF0" w:rsidRPr="004264AA" w:rsidRDefault="00AD5FF0" w:rsidP="00AD5FF0">
            <w:pP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</w:pPr>
            <w:r w:rsidRPr="004264AA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Cancel</w:t>
            </w:r>
          </w:p>
        </w:tc>
        <w:tc>
          <w:tcPr>
            <w:tcW w:w="2256" w:type="dxa"/>
          </w:tcPr>
          <w:p w14:paraId="4B997981" w14:textId="2969AA77" w:rsidR="00AD5FF0" w:rsidRPr="004264AA" w:rsidRDefault="00AD5FF0" w:rsidP="00AD5FF0">
            <w:pPr>
              <w:jc w:val="center"/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</w:pPr>
            <w: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A60A83" w:rsidRPr="00561921" w14:paraId="34577427" w14:textId="77777777" w:rsidTr="007C4FB6">
        <w:tc>
          <w:tcPr>
            <w:tcW w:w="1495" w:type="dxa"/>
          </w:tcPr>
          <w:p w14:paraId="0331568B" w14:textId="2EED2A73" w:rsidR="00A60A83" w:rsidRPr="008360BF" w:rsidRDefault="00A60A83" w:rsidP="00A60A83">
            <w:pPr>
              <w:tabs>
                <w:tab w:val="left" w:pos="1167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264AA"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จัดการผู้ใช้งาน</w:t>
            </w:r>
          </w:p>
        </w:tc>
        <w:tc>
          <w:tcPr>
            <w:tcW w:w="1536" w:type="dxa"/>
          </w:tcPr>
          <w:p w14:paraId="16D1CC6B" w14:textId="5B8245B5" w:rsidR="00A60A83" w:rsidRPr="008360BF" w:rsidRDefault="00A60A83" w:rsidP="00A60A83">
            <w:pPr>
              <w:rPr>
                <w:rStyle w:val="oypena"/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264AA">
              <w:rPr>
                <w:rFonts w:ascii="TH SarabunPSK" w:hAnsi="TH SarabunPSK" w:cs="TH SarabunPSK" w:hint="cs"/>
                <w:sz w:val="32"/>
                <w:szCs w:val="32"/>
              </w:rPr>
              <w:t>Manage User</w:t>
            </w:r>
          </w:p>
        </w:tc>
        <w:tc>
          <w:tcPr>
            <w:tcW w:w="4123" w:type="dxa"/>
          </w:tcPr>
          <w:p w14:paraId="099BE803" w14:textId="04827FBB" w:rsidR="00A60A83" w:rsidRPr="008360BF" w:rsidRDefault="00A60A83" w:rsidP="00A60A83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4264AA"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จัดการสิทธิ์</w:t>
            </w:r>
            <w:r w:rsidR="0080205A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การเข้าใช้งานระบบ</w:t>
            </w:r>
            <w:r w:rsidRPr="004264AA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</w:t>
            </w:r>
            <w:r w:rsidR="004D2B5D" w:rsidRPr="004264AA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</w:p>
        </w:tc>
        <w:tc>
          <w:tcPr>
            <w:tcW w:w="1536" w:type="dxa"/>
          </w:tcPr>
          <w:p w14:paraId="3D207BFA" w14:textId="6B00220F" w:rsidR="00A60A83" w:rsidRPr="008360BF" w:rsidRDefault="00A60A83" w:rsidP="00A60A83">
            <w:pPr>
              <w:rPr>
                <w:rStyle w:val="oypena"/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264AA">
              <w:rPr>
                <w:rFonts w:ascii="TH SarabunPSK" w:hAnsi="TH SarabunPSK" w:cs="TH SarabunPSK" w:hint="cs"/>
                <w:sz w:val="32"/>
                <w:szCs w:val="32"/>
              </w:rPr>
              <w:t>Manage User</w:t>
            </w:r>
          </w:p>
        </w:tc>
        <w:tc>
          <w:tcPr>
            <w:tcW w:w="2256" w:type="dxa"/>
          </w:tcPr>
          <w:p w14:paraId="22410B33" w14:textId="7F278139" w:rsidR="00A60A83" w:rsidRPr="008360BF" w:rsidRDefault="00A60A83" w:rsidP="00A60A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264A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A60A83" w:rsidRPr="00561921" w14:paraId="178219C9" w14:textId="77777777" w:rsidTr="007C4FB6">
        <w:tc>
          <w:tcPr>
            <w:tcW w:w="1495" w:type="dxa"/>
          </w:tcPr>
          <w:p w14:paraId="4518536D" w14:textId="29955794" w:rsidR="00A60A83" w:rsidRPr="008360BF" w:rsidRDefault="00A60A83" w:rsidP="00A60A83">
            <w:pPr>
              <w:tabs>
                <w:tab w:val="left" w:pos="1167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264AA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ระงับการใช้งาน</w:t>
            </w:r>
          </w:p>
        </w:tc>
        <w:tc>
          <w:tcPr>
            <w:tcW w:w="1536" w:type="dxa"/>
          </w:tcPr>
          <w:p w14:paraId="51456293" w14:textId="614D8395" w:rsidR="00A60A83" w:rsidRPr="008360BF" w:rsidRDefault="00A60A83" w:rsidP="00A60A83">
            <w:pPr>
              <w:rPr>
                <w:rStyle w:val="oypena"/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264AA">
              <w:rPr>
                <w:rFonts w:ascii="TH SarabunPSK" w:hAnsi="TH SarabunPSK" w:cs="TH SarabunPSK" w:hint="cs"/>
                <w:sz w:val="32"/>
                <w:szCs w:val="32"/>
              </w:rPr>
              <w:t>Disable</w:t>
            </w:r>
          </w:p>
        </w:tc>
        <w:tc>
          <w:tcPr>
            <w:tcW w:w="4123" w:type="dxa"/>
          </w:tcPr>
          <w:p w14:paraId="6DE38368" w14:textId="18703A35" w:rsidR="00A60A83" w:rsidRPr="008360BF" w:rsidRDefault="00A60A83" w:rsidP="00A60A83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4264AA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ระงับการ</w:t>
            </w:r>
            <w:r w:rsidR="00337E2A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</w:t>
            </w:r>
            <w:r w:rsidRPr="004264AA"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ใช้งาน</w:t>
            </w:r>
            <w:r w:rsidR="00337E2A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</w:t>
            </w:r>
            <w:r w:rsidRPr="004264AA">
              <w:rPr>
                <w:rFonts w:ascii="TH SarabunPSK" w:hAnsi="TH SarabunPSK" w:cs="TH SarabunPSK" w:hint="cs"/>
                <w:sz w:val="32"/>
                <w:szCs w:val="32"/>
                <w:cs/>
              </w:rPr>
              <w:t>ชั่วคราวในกรณีที่ผู้ใช้งานมีพฤติกรรมที่ไม่เหมาะสม</w:t>
            </w:r>
            <w:r w:rsidR="002D1B7D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หรือละเมิดกฎ</w:t>
            </w:r>
          </w:p>
        </w:tc>
        <w:tc>
          <w:tcPr>
            <w:tcW w:w="1536" w:type="dxa"/>
          </w:tcPr>
          <w:p w14:paraId="4C351D19" w14:textId="0F9B68D7" w:rsidR="00A60A83" w:rsidRPr="008360BF" w:rsidRDefault="00A60A83" w:rsidP="00A60A83">
            <w:pPr>
              <w:rPr>
                <w:rStyle w:val="oypena"/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264AA">
              <w:rPr>
                <w:rFonts w:ascii="TH SarabunPSK" w:hAnsi="TH SarabunPSK" w:cs="TH SarabunPSK" w:hint="cs"/>
                <w:sz w:val="32"/>
                <w:szCs w:val="32"/>
              </w:rPr>
              <w:t>Disable</w:t>
            </w:r>
          </w:p>
        </w:tc>
        <w:tc>
          <w:tcPr>
            <w:tcW w:w="2256" w:type="dxa"/>
          </w:tcPr>
          <w:p w14:paraId="2CAA2CB6" w14:textId="5811CCC2" w:rsidR="00A60A83" w:rsidRPr="008360BF" w:rsidRDefault="00A60A83" w:rsidP="00A60A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264A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2D1B7D" w:rsidRPr="00561921" w14:paraId="59CFE3D4" w14:textId="77777777" w:rsidTr="007C4FB6">
        <w:tc>
          <w:tcPr>
            <w:tcW w:w="1495" w:type="dxa"/>
          </w:tcPr>
          <w:p w14:paraId="07ECC25E" w14:textId="033B18B1" w:rsidR="002D1B7D" w:rsidRPr="004264AA" w:rsidRDefault="002D1B7D" w:rsidP="002D1B7D">
            <w:pPr>
              <w:tabs>
                <w:tab w:val="left" w:pos="1167"/>
              </w:tabs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4264AA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ให้สิทธิ์การใช้งาน</w:t>
            </w:r>
          </w:p>
        </w:tc>
        <w:tc>
          <w:tcPr>
            <w:tcW w:w="1536" w:type="dxa"/>
          </w:tcPr>
          <w:p w14:paraId="20E93A2F" w14:textId="0D2EF381" w:rsidR="002D1B7D" w:rsidRPr="004264AA" w:rsidRDefault="002D1B7D" w:rsidP="002D1B7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4264AA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Activate</w:t>
            </w:r>
          </w:p>
        </w:tc>
        <w:tc>
          <w:tcPr>
            <w:tcW w:w="4123" w:type="dxa"/>
          </w:tcPr>
          <w:p w14:paraId="2E69F318" w14:textId="594C0D68" w:rsidR="002D1B7D" w:rsidRPr="004264AA" w:rsidRDefault="002D1B7D" w:rsidP="002D1B7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4264AA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ให้สิทธิ์การ</w:t>
            </w:r>
            <w:r w:rsidR="00231666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เข้า</w:t>
            </w:r>
            <w:r w:rsidRPr="004264AA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ใช้งาน</w:t>
            </w:r>
            <w:r w:rsidR="00337E2A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ระบบ</w:t>
            </w:r>
            <w:r w:rsidRPr="004264AA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ในกรณีที่ผู้ใช้ไม่ละเมิดกฎ</w:t>
            </w:r>
          </w:p>
        </w:tc>
        <w:tc>
          <w:tcPr>
            <w:tcW w:w="1536" w:type="dxa"/>
          </w:tcPr>
          <w:p w14:paraId="319FA747" w14:textId="06FCE79A" w:rsidR="002D1B7D" w:rsidRPr="004264AA" w:rsidRDefault="002D1B7D" w:rsidP="002D1B7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4264AA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Activate</w:t>
            </w:r>
          </w:p>
        </w:tc>
        <w:tc>
          <w:tcPr>
            <w:tcW w:w="2256" w:type="dxa"/>
          </w:tcPr>
          <w:p w14:paraId="54E1142D" w14:textId="2F4DBD70" w:rsidR="002D1B7D" w:rsidRPr="004264AA" w:rsidRDefault="002D1B7D" w:rsidP="002D1B7D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4264AA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-</w:t>
            </w:r>
          </w:p>
        </w:tc>
      </w:tr>
      <w:tr w:rsidR="002A5E34" w:rsidRPr="00561921" w14:paraId="2D902FAF" w14:textId="77777777" w:rsidTr="007C4FB6">
        <w:tc>
          <w:tcPr>
            <w:tcW w:w="1495" w:type="dxa"/>
          </w:tcPr>
          <w:p w14:paraId="58D5610C" w14:textId="0E959990" w:rsidR="002A5E34" w:rsidRPr="004264AA" w:rsidRDefault="004E5318" w:rsidP="004D2B5D">
            <w:pPr>
              <w:tabs>
                <w:tab w:val="left" w:pos="1167"/>
              </w:tabs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</w:pPr>
            <w:r w:rsidRPr="000701C5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การจัดการบทบาท</w:t>
            </w:r>
          </w:p>
        </w:tc>
        <w:tc>
          <w:tcPr>
            <w:tcW w:w="1536" w:type="dxa"/>
          </w:tcPr>
          <w:p w14:paraId="0CF8E06E" w14:textId="096A0120" w:rsidR="002A5E34" w:rsidRPr="004264AA" w:rsidRDefault="00C23727" w:rsidP="004D2B5D">
            <w:pP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</w:pPr>
            <w:r w:rsidRPr="00C23727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Role Management</w:t>
            </w:r>
          </w:p>
        </w:tc>
        <w:tc>
          <w:tcPr>
            <w:tcW w:w="4123" w:type="dxa"/>
          </w:tcPr>
          <w:p w14:paraId="42C691FC" w14:textId="378A849D" w:rsidR="002A5E34" w:rsidRPr="004264AA" w:rsidRDefault="00C23727" w:rsidP="004D2B5D">
            <w:pP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จัดการ</w:t>
            </w:r>
            <w:r w:rsidR="004F4A17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บทบาทในระบบ </w:t>
            </w:r>
            <w:r w:rsidR="0002118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โดยแอดมินสามารถ</w:t>
            </w:r>
            <w:r w:rsidR="00980C25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เพิ่มและแก้ไขบทบาทในระบบ</w:t>
            </w:r>
          </w:p>
        </w:tc>
        <w:tc>
          <w:tcPr>
            <w:tcW w:w="1536" w:type="dxa"/>
          </w:tcPr>
          <w:p w14:paraId="56DB48F6" w14:textId="5ED2F844" w:rsidR="002A5E34" w:rsidRPr="004264AA" w:rsidRDefault="00293CBC" w:rsidP="004D2B5D">
            <w:pP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</w:pPr>
            <w:r w:rsidRPr="00C23727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Role Management</w:t>
            </w:r>
          </w:p>
        </w:tc>
        <w:tc>
          <w:tcPr>
            <w:tcW w:w="2256" w:type="dxa"/>
          </w:tcPr>
          <w:p w14:paraId="358AEC18" w14:textId="5E8B3E7D" w:rsidR="002A5E34" w:rsidRPr="004264AA" w:rsidRDefault="00293CBC" w:rsidP="004D2B5D">
            <w:pPr>
              <w:jc w:val="center"/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</w:pPr>
            <w: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A60A83" w:rsidRPr="00561921" w14:paraId="1CC9F044" w14:textId="77777777" w:rsidTr="007C4FB6">
        <w:tc>
          <w:tcPr>
            <w:tcW w:w="1495" w:type="dxa"/>
          </w:tcPr>
          <w:p w14:paraId="3941E653" w14:textId="1AE17300" w:rsidR="00A60A83" w:rsidRPr="004264AA" w:rsidRDefault="00A60A83" w:rsidP="00A60A83">
            <w:pPr>
              <w:tabs>
                <w:tab w:val="left" w:pos="1167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264AA">
              <w:rPr>
                <w:rFonts w:ascii="TH SarabunPSK" w:hAnsi="TH SarabunPSK" w:cs="TH SarabunPSK" w:hint="cs"/>
                <w:sz w:val="32"/>
                <w:szCs w:val="32"/>
                <w:cs/>
              </w:rPr>
              <w:t>อนุญาต</w:t>
            </w:r>
            <w:r w:rsidR="00E34C69" w:rsidRPr="000701C5">
              <w:rPr>
                <w:rFonts w:ascii="TH SarabunPSK" w:hAnsi="TH SarabunPSK" w:cs="TH SarabunPSK" w:hint="cs"/>
                <w:sz w:val="32"/>
                <w:szCs w:val="32"/>
                <w:cs/>
              </w:rPr>
              <w:t>สิทธิ์</w:t>
            </w:r>
          </w:p>
        </w:tc>
        <w:tc>
          <w:tcPr>
            <w:tcW w:w="1536" w:type="dxa"/>
          </w:tcPr>
          <w:p w14:paraId="302DE062" w14:textId="478B31FF" w:rsidR="00A60A83" w:rsidRPr="004264AA" w:rsidRDefault="00A60A83" w:rsidP="00A60A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264AA">
              <w:rPr>
                <w:rFonts w:ascii="TH SarabunPSK" w:hAnsi="TH SarabunPSK" w:cs="TH SarabunPSK" w:hint="cs"/>
                <w:sz w:val="32"/>
                <w:szCs w:val="32"/>
              </w:rPr>
              <w:t>Permission</w:t>
            </w:r>
          </w:p>
        </w:tc>
        <w:tc>
          <w:tcPr>
            <w:tcW w:w="4123" w:type="dxa"/>
          </w:tcPr>
          <w:p w14:paraId="6B05EE75" w14:textId="14601870" w:rsidR="00A60A83" w:rsidRPr="004264AA" w:rsidRDefault="00D41258" w:rsidP="00A60A83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แอดมิน</w:t>
            </w:r>
            <w:r w:rsidR="0021740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สามารถเพิ่มและแก้ไข</w:t>
            </w:r>
            <w:r w:rsidR="00357292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357292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Skil</w:t>
            </w:r>
            <w:r w:rsidR="009760C6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, Sub-</w:t>
            </w:r>
            <w:r w:rsidR="00357292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Skill</w:t>
            </w:r>
            <w:r w:rsidR="009760C6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 xml:space="preserve">, </w:t>
            </w:r>
            <w:r w:rsidR="00FE1F10" w:rsidRPr="00FE1F10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Hobby</w:t>
            </w:r>
            <w:r w:rsidR="007A7BD7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,</w:t>
            </w:r>
            <w:r w:rsidR="00FE1F10" w:rsidRPr="00FE1F10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proofErr w:type="spellStart"/>
            <w:r w:rsidR="00FE1F10" w:rsidRPr="00FE1F10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Subhobby</w:t>
            </w:r>
            <w:proofErr w:type="spellEnd"/>
            <w:r w:rsidR="007A7BD7">
              <w:t xml:space="preserve">, </w:t>
            </w:r>
            <w:r w:rsidR="007A7BD7" w:rsidRPr="007A7BD7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Job Category</w:t>
            </w:r>
            <w:r w:rsidR="007A7BD7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 xml:space="preserve">, </w:t>
            </w:r>
            <w:r w:rsidR="007A7BD7" w:rsidRPr="007A7BD7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Job Subcategory</w:t>
            </w:r>
          </w:p>
        </w:tc>
        <w:tc>
          <w:tcPr>
            <w:tcW w:w="1536" w:type="dxa"/>
          </w:tcPr>
          <w:p w14:paraId="5D99FD0E" w14:textId="3017B2DC" w:rsidR="00A60A83" w:rsidRPr="004264AA" w:rsidRDefault="00B91EB0" w:rsidP="00A60A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264AA">
              <w:rPr>
                <w:rFonts w:ascii="TH SarabunPSK" w:hAnsi="TH SarabunPSK" w:cs="TH SarabunPSK" w:hint="cs"/>
                <w:sz w:val="32"/>
                <w:szCs w:val="32"/>
              </w:rPr>
              <w:t>Permission</w:t>
            </w:r>
          </w:p>
        </w:tc>
        <w:tc>
          <w:tcPr>
            <w:tcW w:w="2256" w:type="dxa"/>
          </w:tcPr>
          <w:p w14:paraId="778DFA58" w14:textId="4737427A" w:rsidR="00A60A83" w:rsidRPr="004264AA" w:rsidRDefault="00A60A83" w:rsidP="00A60A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264A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9450C1" w:rsidRPr="00561921" w14:paraId="31730828" w14:textId="77777777" w:rsidTr="007C4FB6">
        <w:tc>
          <w:tcPr>
            <w:tcW w:w="1495" w:type="dxa"/>
          </w:tcPr>
          <w:p w14:paraId="5D4F85C7" w14:textId="59F1B1A0" w:rsidR="009450C1" w:rsidRPr="004264AA" w:rsidRDefault="009450C1" w:rsidP="009450C1">
            <w:pPr>
              <w:tabs>
                <w:tab w:val="left" w:pos="1167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ผลตอบแทน</w:t>
            </w:r>
          </w:p>
        </w:tc>
        <w:tc>
          <w:tcPr>
            <w:tcW w:w="1536" w:type="dxa"/>
          </w:tcPr>
          <w:p w14:paraId="4ECC139C" w14:textId="28381A72" w:rsidR="009450C1" w:rsidRPr="004264AA" w:rsidRDefault="009450C1" w:rsidP="009450C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Reward Type</w:t>
            </w:r>
          </w:p>
        </w:tc>
        <w:tc>
          <w:tcPr>
            <w:tcW w:w="4123" w:type="dxa"/>
          </w:tcPr>
          <w:p w14:paraId="06192C3B" w14:textId="0B5B60A8" w:rsidR="009450C1" w:rsidRDefault="009450C1" w:rsidP="009450C1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ค่าตอบแทนที่นิสิตได้รับจากการ</w:t>
            </w:r>
            <w:r w:rsidRPr="004264AA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ป</w:t>
            </w: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ฏิ</w:t>
            </w:r>
            <w:r w:rsidRPr="004264AA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บัติงาน</w:t>
            </w: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จริง</w:t>
            </w:r>
          </w:p>
        </w:tc>
        <w:tc>
          <w:tcPr>
            <w:tcW w:w="1536" w:type="dxa"/>
          </w:tcPr>
          <w:p w14:paraId="0EC27DC5" w14:textId="4B97CD52" w:rsidR="009450C1" w:rsidRPr="004264AA" w:rsidRDefault="009450C1" w:rsidP="009450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ผลตอบแทน</w:t>
            </w:r>
          </w:p>
        </w:tc>
        <w:tc>
          <w:tcPr>
            <w:tcW w:w="2256" w:type="dxa"/>
          </w:tcPr>
          <w:p w14:paraId="63089ED2" w14:textId="77777777" w:rsidR="009450C1" w:rsidRDefault="009450C1" w:rsidP="009450C1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1. </w:t>
            </w: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เงิน</w:t>
            </w:r>
          </w:p>
          <w:p w14:paraId="565FBA18" w14:textId="52CECFD9" w:rsidR="009450C1" w:rsidRPr="009450C1" w:rsidRDefault="009450C1" w:rsidP="009450C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2. </w:t>
            </w: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ชั่วโมงประสบการณ์</w:t>
            </w:r>
          </w:p>
        </w:tc>
      </w:tr>
      <w:tr w:rsidR="009450C1" w:rsidRPr="00561921" w14:paraId="0C26AA87" w14:textId="77777777" w:rsidTr="007C4FB6">
        <w:tc>
          <w:tcPr>
            <w:tcW w:w="1495" w:type="dxa"/>
          </w:tcPr>
          <w:p w14:paraId="791F1CC7" w14:textId="6E318415" w:rsidR="009450C1" w:rsidRPr="00561921" w:rsidRDefault="009450C1" w:rsidP="009450C1">
            <w:pPr>
              <w:tabs>
                <w:tab w:val="left" w:pos="1167"/>
              </w:tabs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4264AA">
              <w:rPr>
                <w:rFonts w:ascii="TH SarabunPSK" w:hAnsi="TH SarabunPSK" w:cs="TH SarabunPSK" w:hint="cs"/>
                <w:sz w:val="32"/>
                <w:szCs w:val="32"/>
                <w:cs/>
              </w:rPr>
              <w:t>ชั่วโมงประสบการณ์</w:t>
            </w:r>
          </w:p>
        </w:tc>
        <w:tc>
          <w:tcPr>
            <w:tcW w:w="1536" w:type="dxa"/>
          </w:tcPr>
          <w:p w14:paraId="399FEEB0" w14:textId="7CA50FA3" w:rsidR="009450C1" w:rsidRDefault="009450C1" w:rsidP="009450C1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4264AA">
              <w:rPr>
                <w:rFonts w:ascii="TH SarabunPSK" w:hAnsi="TH SarabunPSK" w:cs="TH SarabunPSK" w:hint="cs"/>
                <w:sz w:val="32"/>
                <w:szCs w:val="32"/>
              </w:rPr>
              <w:t>Hours of Experience</w:t>
            </w:r>
          </w:p>
        </w:tc>
        <w:tc>
          <w:tcPr>
            <w:tcW w:w="4123" w:type="dxa"/>
          </w:tcPr>
          <w:p w14:paraId="47949B19" w14:textId="6355E3B6" w:rsidR="009450C1" w:rsidRPr="00561921" w:rsidRDefault="009450C1" w:rsidP="009450C1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4264AA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จำนวนชั่วโมงสะสมที่นิสิตได้ปฏิบัติงานจริง</w:t>
            </w:r>
          </w:p>
        </w:tc>
        <w:tc>
          <w:tcPr>
            <w:tcW w:w="1536" w:type="dxa"/>
          </w:tcPr>
          <w:p w14:paraId="2B0EDAA9" w14:textId="710DB4ED" w:rsidR="009450C1" w:rsidRPr="00561921" w:rsidRDefault="009450C1" w:rsidP="009450C1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4264AA">
              <w:rPr>
                <w:rFonts w:ascii="TH SarabunPSK" w:hAnsi="TH SarabunPSK" w:cs="TH SarabunPSK" w:hint="cs"/>
                <w:sz w:val="32"/>
                <w:szCs w:val="32"/>
                <w:cs/>
              </w:rPr>
              <w:t>ชั่วโมงประสบการณ์</w:t>
            </w:r>
          </w:p>
        </w:tc>
        <w:tc>
          <w:tcPr>
            <w:tcW w:w="2256" w:type="dxa"/>
          </w:tcPr>
          <w:p w14:paraId="73E7514B" w14:textId="35E2D2F2" w:rsidR="009450C1" w:rsidRPr="00561921" w:rsidRDefault="009450C1" w:rsidP="009450C1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4264AA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9450C1" w:rsidRPr="00561921" w14:paraId="304AA346" w14:textId="77777777" w:rsidTr="007C4FB6">
        <w:tc>
          <w:tcPr>
            <w:tcW w:w="1495" w:type="dxa"/>
          </w:tcPr>
          <w:p w14:paraId="72EADDB4" w14:textId="59C36880" w:rsidR="009450C1" w:rsidRPr="00561921" w:rsidRDefault="009450C1" w:rsidP="009450C1">
            <w:pPr>
              <w:tabs>
                <w:tab w:val="left" w:pos="1167"/>
              </w:tabs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เงิน</w:t>
            </w:r>
          </w:p>
        </w:tc>
        <w:tc>
          <w:tcPr>
            <w:tcW w:w="1536" w:type="dxa"/>
          </w:tcPr>
          <w:p w14:paraId="374832A2" w14:textId="388CE77E" w:rsidR="009450C1" w:rsidRDefault="009450C1" w:rsidP="009450C1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Money</w:t>
            </w:r>
          </w:p>
        </w:tc>
        <w:tc>
          <w:tcPr>
            <w:tcW w:w="4123" w:type="dxa"/>
          </w:tcPr>
          <w:p w14:paraId="67CB4E6F" w14:textId="1099A352" w:rsidR="009450C1" w:rsidRPr="00561921" w:rsidRDefault="009450C1" w:rsidP="009450C1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ผลตอบแทนที่ได้รับจากการที่นิสิตทำงานเสร็จสิ้น</w:t>
            </w:r>
          </w:p>
        </w:tc>
        <w:tc>
          <w:tcPr>
            <w:tcW w:w="1536" w:type="dxa"/>
          </w:tcPr>
          <w:p w14:paraId="7D8CF381" w14:textId="711B2C65" w:rsidR="009450C1" w:rsidRPr="00561921" w:rsidRDefault="009450C1" w:rsidP="009450C1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เงิน</w:t>
            </w:r>
          </w:p>
        </w:tc>
        <w:tc>
          <w:tcPr>
            <w:tcW w:w="2256" w:type="dxa"/>
          </w:tcPr>
          <w:p w14:paraId="23668D62" w14:textId="3A8313F4" w:rsidR="009450C1" w:rsidRPr="00561921" w:rsidRDefault="009450C1" w:rsidP="009450C1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1.</w:t>
            </w: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P</w:t>
            </w: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er </w:t>
            </w:r>
            <w: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J</w:t>
            </w: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ob</w:t>
            </w:r>
          </w:p>
        </w:tc>
      </w:tr>
    </w:tbl>
    <w:p w14:paraId="0F0854F1" w14:textId="77777777" w:rsidR="006768BC" w:rsidRPr="00561921" w:rsidRDefault="006768BC" w:rsidP="00D06918">
      <w:pPr>
        <w:rPr>
          <w:rFonts w:ascii="TH SarabunPSK" w:hAnsi="TH SarabunPSK" w:cs="TH SarabunPSK"/>
          <w:b/>
          <w:bCs/>
          <w:sz w:val="36"/>
          <w:szCs w:val="36"/>
        </w:rPr>
      </w:pPr>
    </w:p>
    <w:tbl>
      <w:tblPr>
        <w:tblStyle w:val="TableGrid"/>
        <w:tblW w:w="10958" w:type="dxa"/>
        <w:tblInd w:w="-967" w:type="dxa"/>
        <w:tblLook w:val="04A0" w:firstRow="1" w:lastRow="0" w:firstColumn="1" w:lastColumn="0" w:noHBand="0" w:noVBand="1"/>
      </w:tblPr>
      <w:tblGrid>
        <w:gridCol w:w="1525"/>
        <w:gridCol w:w="1576"/>
        <w:gridCol w:w="4501"/>
        <w:gridCol w:w="1576"/>
        <w:gridCol w:w="1780"/>
      </w:tblGrid>
      <w:tr w:rsidR="00B84DF8" w:rsidRPr="00561921" w14:paraId="5692D107" w14:textId="77777777" w:rsidTr="0013231F">
        <w:tc>
          <w:tcPr>
            <w:tcW w:w="1525" w:type="dxa"/>
            <w:shd w:val="clear" w:color="auto" w:fill="BFBFBF" w:themeFill="background1" w:themeFillShade="BF"/>
            <w:vAlign w:val="center"/>
          </w:tcPr>
          <w:p w14:paraId="4DAF47D7" w14:textId="77777777" w:rsidR="006768BC" w:rsidRPr="00561921" w:rsidRDefault="006768B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ภาษาไทย</w:t>
            </w:r>
          </w:p>
        </w:tc>
        <w:tc>
          <w:tcPr>
            <w:tcW w:w="1576" w:type="dxa"/>
            <w:shd w:val="clear" w:color="auto" w:fill="BFBFBF" w:themeFill="background1" w:themeFillShade="BF"/>
            <w:vAlign w:val="center"/>
          </w:tcPr>
          <w:p w14:paraId="5863D5FA" w14:textId="77777777" w:rsidR="006768BC" w:rsidRPr="00561921" w:rsidRDefault="006768B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</w:p>
        </w:tc>
        <w:tc>
          <w:tcPr>
            <w:tcW w:w="4501" w:type="dxa"/>
            <w:shd w:val="clear" w:color="auto" w:fill="BFBFBF" w:themeFill="background1" w:themeFillShade="BF"/>
            <w:vAlign w:val="center"/>
          </w:tcPr>
          <w:p w14:paraId="0914AD9E" w14:textId="77777777" w:rsidR="006768BC" w:rsidRPr="00561921" w:rsidRDefault="006768B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76" w:type="dxa"/>
            <w:shd w:val="clear" w:color="auto" w:fill="BFBFBF" w:themeFill="background1" w:themeFillShade="BF"/>
          </w:tcPr>
          <w:p w14:paraId="7955390C" w14:textId="77777777" w:rsidR="006768BC" w:rsidRPr="00561921" w:rsidRDefault="006768B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คำที่ใช้ในการสื่อสาร</w:t>
            </w:r>
          </w:p>
        </w:tc>
        <w:tc>
          <w:tcPr>
            <w:tcW w:w="1780" w:type="dxa"/>
            <w:shd w:val="clear" w:color="auto" w:fill="BFBFBF" w:themeFill="background1" w:themeFillShade="BF"/>
            <w:vAlign w:val="center"/>
          </w:tcPr>
          <w:p w14:paraId="557A7978" w14:textId="77777777" w:rsidR="006768BC" w:rsidRPr="00561921" w:rsidRDefault="006768B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ประกอบด้วย</w:t>
            </w:r>
          </w:p>
        </w:tc>
      </w:tr>
      <w:tr w:rsidR="009450C1" w:rsidRPr="00561921" w14:paraId="1F20F668" w14:textId="77777777" w:rsidTr="7BC5B120">
        <w:tc>
          <w:tcPr>
            <w:tcW w:w="1525" w:type="dxa"/>
            <w:shd w:val="clear" w:color="auto" w:fill="auto"/>
          </w:tcPr>
          <w:p w14:paraId="3FD33BF5" w14:textId="36892805" w:rsidR="009450C1" w:rsidRPr="004264AA" w:rsidRDefault="009450C1" w:rsidP="009450C1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เงินต่องาน</w:t>
            </w:r>
          </w:p>
        </w:tc>
        <w:tc>
          <w:tcPr>
            <w:tcW w:w="1576" w:type="dxa"/>
            <w:shd w:val="clear" w:color="auto" w:fill="auto"/>
          </w:tcPr>
          <w:p w14:paraId="25B00949" w14:textId="46D1288C" w:rsidR="009450C1" w:rsidRPr="004264AA" w:rsidRDefault="009450C1" w:rsidP="009450C1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P</w:t>
            </w: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er </w:t>
            </w:r>
            <w: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J</w:t>
            </w: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ob</w:t>
            </w:r>
          </w:p>
        </w:tc>
        <w:tc>
          <w:tcPr>
            <w:tcW w:w="4501" w:type="dxa"/>
            <w:shd w:val="clear" w:color="auto" w:fill="auto"/>
          </w:tcPr>
          <w:p w14:paraId="6D6102D8" w14:textId="610D6FCE" w:rsidR="009450C1" w:rsidRPr="004264AA" w:rsidRDefault="009450C1" w:rsidP="009450C1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เงินที่ได้รับต่องานจากการที่นิสิตทำงานเสร็จสิ้น</w:t>
            </w:r>
          </w:p>
        </w:tc>
        <w:tc>
          <w:tcPr>
            <w:tcW w:w="1576" w:type="dxa"/>
            <w:shd w:val="clear" w:color="auto" w:fill="auto"/>
          </w:tcPr>
          <w:p w14:paraId="3DB703B1" w14:textId="5B870FB8" w:rsidR="009450C1" w:rsidRPr="004264AA" w:rsidRDefault="009450C1" w:rsidP="009450C1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เงินต่องาน</w:t>
            </w:r>
          </w:p>
        </w:tc>
        <w:tc>
          <w:tcPr>
            <w:tcW w:w="1780" w:type="dxa"/>
            <w:shd w:val="clear" w:color="auto" w:fill="auto"/>
          </w:tcPr>
          <w:p w14:paraId="7040E2D4" w14:textId="77777777" w:rsidR="009450C1" w:rsidRDefault="009450C1" w:rsidP="009450C1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1. </w:t>
            </w: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เงินสด</w:t>
            </w:r>
          </w:p>
          <w:p w14:paraId="31157472" w14:textId="6A844B12" w:rsidR="009450C1" w:rsidRPr="004264AA" w:rsidRDefault="009450C1" w:rsidP="009450C1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2.</w:t>
            </w: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เงินโอน</w:t>
            </w:r>
          </w:p>
        </w:tc>
      </w:tr>
      <w:tr w:rsidR="00421754" w:rsidRPr="00561921" w14:paraId="12E3244A" w14:textId="77777777" w:rsidTr="0013231F">
        <w:tc>
          <w:tcPr>
            <w:tcW w:w="1525" w:type="dxa"/>
            <w:shd w:val="clear" w:color="auto" w:fill="auto"/>
          </w:tcPr>
          <w:p w14:paraId="0BC9BD10" w14:textId="289A616D" w:rsidR="00421754" w:rsidRPr="004264AA" w:rsidRDefault="00421754" w:rsidP="00421754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4264AA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โพสต์งาน</w:t>
            </w:r>
          </w:p>
        </w:tc>
        <w:tc>
          <w:tcPr>
            <w:tcW w:w="1576" w:type="dxa"/>
            <w:shd w:val="clear" w:color="auto" w:fill="auto"/>
          </w:tcPr>
          <w:p w14:paraId="5566B6C0" w14:textId="45984FE4" w:rsidR="00421754" w:rsidRPr="004264AA" w:rsidRDefault="00421754" w:rsidP="00421754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4264AA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Post</w:t>
            </w:r>
          </w:p>
        </w:tc>
        <w:tc>
          <w:tcPr>
            <w:tcW w:w="4501" w:type="dxa"/>
            <w:shd w:val="clear" w:color="auto" w:fill="auto"/>
          </w:tcPr>
          <w:p w14:paraId="607DB678" w14:textId="7F3DA7A1" w:rsidR="00421754" w:rsidRPr="004264AA" w:rsidRDefault="00421754" w:rsidP="00421754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4264AA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ประกาศหางาน</w:t>
            </w:r>
          </w:p>
        </w:tc>
        <w:tc>
          <w:tcPr>
            <w:tcW w:w="1576" w:type="dxa"/>
            <w:shd w:val="clear" w:color="auto" w:fill="auto"/>
          </w:tcPr>
          <w:p w14:paraId="51CE07D0" w14:textId="7B54C877" w:rsidR="00421754" w:rsidRPr="004264AA" w:rsidRDefault="00421754" w:rsidP="00421754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4264AA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โพสต์งาน</w:t>
            </w:r>
          </w:p>
        </w:tc>
        <w:tc>
          <w:tcPr>
            <w:tcW w:w="1780" w:type="dxa"/>
            <w:shd w:val="clear" w:color="auto" w:fill="auto"/>
          </w:tcPr>
          <w:p w14:paraId="680E97D1" w14:textId="7E9B7C88" w:rsidR="00421754" w:rsidRPr="004264AA" w:rsidRDefault="00421754" w:rsidP="00421754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4264AA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-</w:t>
            </w:r>
          </w:p>
        </w:tc>
      </w:tr>
      <w:tr w:rsidR="00421754" w:rsidRPr="00561921" w14:paraId="1CA8C0AF" w14:textId="77777777" w:rsidTr="0013231F">
        <w:tc>
          <w:tcPr>
            <w:tcW w:w="1525" w:type="dxa"/>
            <w:shd w:val="clear" w:color="auto" w:fill="auto"/>
          </w:tcPr>
          <w:p w14:paraId="1B41AE3F" w14:textId="2E055EA0" w:rsidR="00421754" w:rsidRPr="004264AA" w:rsidRDefault="00421754" w:rsidP="00421754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4264AA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งานที่เคยทำ</w:t>
            </w:r>
          </w:p>
        </w:tc>
        <w:tc>
          <w:tcPr>
            <w:tcW w:w="1576" w:type="dxa"/>
            <w:shd w:val="clear" w:color="auto" w:fill="auto"/>
          </w:tcPr>
          <w:p w14:paraId="41C65B30" w14:textId="1F0BE549" w:rsidR="00421754" w:rsidRPr="004264AA" w:rsidRDefault="00421754" w:rsidP="00421754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4264AA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Achievements</w:t>
            </w:r>
          </w:p>
        </w:tc>
        <w:tc>
          <w:tcPr>
            <w:tcW w:w="4501" w:type="dxa"/>
            <w:shd w:val="clear" w:color="auto" w:fill="auto"/>
          </w:tcPr>
          <w:p w14:paraId="71A51208" w14:textId="2667EE19" w:rsidR="00421754" w:rsidRPr="004264AA" w:rsidRDefault="00421754" w:rsidP="00421754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4264AA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งานที่นิสิตเคยปฏิบัติจริง</w:t>
            </w:r>
          </w:p>
        </w:tc>
        <w:tc>
          <w:tcPr>
            <w:tcW w:w="1576" w:type="dxa"/>
            <w:shd w:val="clear" w:color="auto" w:fill="auto"/>
          </w:tcPr>
          <w:p w14:paraId="64B1B5B0" w14:textId="7C2600FB" w:rsidR="00421754" w:rsidRPr="004264AA" w:rsidRDefault="00421754" w:rsidP="00421754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4264AA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Achievements</w:t>
            </w:r>
          </w:p>
        </w:tc>
        <w:tc>
          <w:tcPr>
            <w:tcW w:w="1780" w:type="dxa"/>
            <w:shd w:val="clear" w:color="auto" w:fill="auto"/>
          </w:tcPr>
          <w:p w14:paraId="109419A6" w14:textId="59009D76" w:rsidR="00421754" w:rsidRPr="004264AA" w:rsidRDefault="00421754" w:rsidP="00421754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4264AA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-</w:t>
            </w:r>
          </w:p>
        </w:tc>
      </w:tr>
      <w:tr w:rsidR="009A58E7" w:rsidRPr="00561921" w14:paraId="6449F4AB" w14:textId="77777777" w:rsidTr="0013231F">
        <w:tc>
          <w:tcPr>
            <w:tcW w:w="1525" w:type="dxa"/>
            <w:shd w:val="clear" w:color="auto" w:fill="auto"/>
          </w:tcPr>
          <w:p w14:paraId="7031750C" w14:textId="7461D51F" w:rsidR="009A58E7" w:rsidRPr="004264AA" w:rsidRDefault="009A58E7" w:rsidP="009A58E7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ระยะเวลาโพสต์</w:t>
            </w:r>
            <w:r w:rsidR="009450C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งาน</w:t>
            </w:r>
          </w:p>
        </w:tc>
        <w:tc>
          <w:tcPr>
            <w:tcW w:w="1576" w:type="dxa"/>
            <w:shd w:val="clear" w:color="auto" w:fill="auto"/>
          </w:tcPr>
          <w:p w14:paraId="34643848" w14:textId="20A9BD24" w:rsidR="009A58E7" w:rsidRPr="004264AA" w:rsidRDefault="009A58E7" w:rsidP="009A58E7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Post Duration</w:t>
            </w:r>
          </w:p>
        </w:tc>
        <w:tc>
          <w:tcPr>
            <w:tcW w:w="4501" w:type="dxa"/>
            <w:shd w:val="clear" w:color="auto" w:fill="auto"/>
          </w:tcPr>
          <w:p w14:paraId="03D003CB" w14:textId="2AC9D39D" w:rsidR="009A58E7" w:rsidRPr="004264AA" w:rsidRDefault="009A58E7" w:rsidP="009A58E7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ระยะเวลาที่อาจารย์เปิดรับสมัครงาน</w:t>
            </w:r>
          </w:p>
        </w:tc>
        <w:tc>
          <w:tcPr>
            <w:tcW w:w="1576" w:type="dxa"/>
            <w:shd w:val="clear" w:color="auto" w:fill="auto"/>
          </w:tcPr>
          <w:p w14:paraId="5E2E29DB" w14:textId="6E2F9EAB" w:rsidR="009A58E7" w:rsidRPr="004264AA" w:rsidRDefault="009A58E7" w:rsidP="009A58E7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ระยะเวลาโพส</w:t>
            </w:r>
            <w:r w:rsidR="009450C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ต์งาน</w:t>
            </w:r>
          </w:p>
        </w:tc>
        <w:tc>
          <w:tcPr>
            <w:tcW w:w="1780" w:type="dxa"/>
            <w:shd w:val="clear" w:color="auto" w:fill="auto"/>
          </w:tcPr>
          <w:p w14:paraId="615F0B04" w14:textId="77777777" w:rsidR="009A58E7" w:rsidRPr="00C270A3" w:rsidRDefault="009A58E7" w:rsidP="009A58E7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1. </w:t>
            </w: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วัน</w:t>
            </w: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/</w:t>
            </w: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เดือน</w:t>
            </w: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/</w:t>
            </w: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ปี</w:t>
            </w:r>
          </w:p>
          <w:p w14:paraId="2C08AFB8" w14:textId="1636743E" w:rsidR="009A58E7" w:rsidRPr="004264AA" w:rsidRDefault="009A58E7" w:rsidP="009A58E7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2. </w:t>
            </w: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ชั่วโมง</w:t>
            </w: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/</w:t>
            </w: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นาที</w:t>
            </w: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/</w:t>
            </w: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วินาที</w:t>
            </w:r>
          </w:p>
        </w:tc>
      </w:tr>
      <w:tr w:rsidR="009A58E7" w:rsidRPr="00561921" w14:paraId="0A9F6302" w14:textId="77777777" w:rsidTr="0013231F">
        <w:tc>
          <w:tcPr>
            <w:tcW w:w="1525" w:type="dxa"/>
            <w:shd w:val="clear" w:color="auto" w:fill="auto"/>
          </w:tcPr>
          <w:p w14:paraId="33CBD9A2" w14:textId="4216358E" w:rsidR="009A58E7" w:rsidRPr="004264AA" w:rsidRDefault="009A58E7" w:rsidP="009A58E7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ตัวกรอง</w:t>
            </w:r>
          </w:p>
        </w:tc>
        <w:tc>
          <w:tcPr>
            <w:tcW w:w="1576" w:type="dxa"/>
            <w:shd w:val="clear" w:color="auto" w:fill="auto"/>
          </w:tcPr>
          <w:p w14:paraId="2E68DC11" w14:textId="691169EA" w:rsidR="009A58E7" w:rsidRPr="004264AA" w:rsidRDefault="009A58E7" w:rsidP="009A58E7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Filter</w:t>
            </w:r>
          </w:p>
        </w:tc>
        <w:tc>
          <w:tcPr>
            <w:tcW w:w="4501" w:type="dxa"/>
            <w:shd w:val="clear" w:color="auto" w:fill="auto"/>
          </w:tcPr>
          <w:p w14:paraId="07CF4535" w14:textId="5C193456" w:rsidR="009A58E7" w:rsidRPr="004264AA" w:rsidRDefault="009A58E7" w:rsidP="009A58E7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คัดเลือกและจัดเรียงข้อมูลจากชุดข้อมูลขนาดใหญ่ให้แสดงเฉพาะสิ่งที่ตรงกับเงื่อนไขหรือความต้องการที่กำหนดไว้</w:t>
            </w:r>
          </w:p>
        </w:tc>
        <w:tc>
          <w:tcPr>
            <w:tcW w:w="1576" w:type="dxa"/>
            <w:shd w:val="clear" w:color="auto" w:fill="auto"/>
          </w:tcPr>
          <w:p w14:paraId="359EAB3E" w14:textId="4DF9AA86" w:rsidR="009A58E7" w:rsidRPr="004264AA" w:rsidRDefault="009A58E7" w:rsidP="009A58E7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ตัวกรอง</w:t>
            </w:r>
          </w:p>
        </w:tc>
        <w:tc>
          <w:tcPr>
            <w:tcW w:w="1780" w:type="dxa"/>
            <w:shd w:val="clear" w:color="auto" w:fill="auto"/>
          </w:tcPr>
          <w:p w14:paraId="231C2AB7" w14:textId="7E0FA401" w:rsidR="009A58E7" w:rsidRPr="004264AA" w:rsidRDefault="009A58E7" w:rsidP="009A58E7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-</w:t>
            </w:r>
          </w:p>
        </w:tc>
      </w:tr>
      <w:tr w:rsidR="009A58E7" w:rsidRPr="00561921" w14:paraId="309CFD0F" w14:textId="77777777" w:rsidTr="0013231F">
        <w:tc>
          <w:tcPr>
            <w:tcW w:w="1525" w:type="dxa"/>
            <w:shd w:val="clear" w:color="auto" w:fill="auto"/>
          </w:tcPr>
          <w:p w14:paraId="27F7D2CF" w14:textId="11A501C4" w:rsidR="009A58E7" w:rsidRPr="00C270A3" w:rsidRDefault="009A58E7" w:rsidP="009A58E7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รีเซ็ต</w:t>
            </w:r>
          </w:p>
        </w:tc>
        <w:tc>
          <w:tcPr>
            <w:tcW w:w="1576" w:type="dxa"/>
            <w:shd w:val="clear" w:color="auto" w:fill="auto"/>
          </w:tcPr>
          <w:p w14:paraId="695F2810" w14:textId="02418377" w:rsidR="009A58E7" w:rsidRPr="00C270A3" w:rsidRDefault="009A58E7" w:rsidP="009A58E7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Reset</w:t>
            </w:r>
          </w:p>
        </w:tc>
        <w:tc>
          <w:tcPr>
            <w:tcW w:w="4501" w:type="dxa"/>
            <w:shd w:val="clear" w:color="auto" w:fill="auto"/>
          </w:tcPr>
          <w:p w14:paraId="0290D7FD" w14:textId="265D15BE" w:rsidR="009A58E7" w:rsidRPr="00C270A3" w:rsidRDefault="009A58E7" w:rsidP="009A58E7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ล้างตัวกรอง</w:t>
            </w:r>
          </w:p>
        </w:tc>
        <w:tc>
          <w:tcPr>
            <w:tcW w:w="1576" w:type="dxa"/>
            <w:shd w:val="clear" w:color="auto" w:fill="auto"/>
          </w:tcPr>
          <w:p w14:paraId="09BAC727" w14:textId="5C17E5A1" w:rsidR="009A58E7" w:rsidRPr="00C270A3" w:rsidRDefault="009A58E7" w:rsidP="009A58E7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รีเซ็ต</w:t>
            </w:r>
          </w:p>
        </w:tc>
        <w:tc>
          <w:tcPr>
            <w:tcW w:w="1780" w:type="dxa"/>
            <w:shd w:val="clear" w:color="auto" w:fill="auto"/>
          </w:tcPr>
          <w:p w14:paraId="5D76C629" w14:textId="1BD12689" w:rsidR="009A58E7" w:rsidRPr="00C270A3" w:rsidRDefault="009A58E7" w:rsidP="009A58E7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-</w:t>
            </w:r>
          </w:p>
        </w:tc>
      </w:tr>
      <w:tr w:rsidR="009A58E7" w:rsidRPr="00561921" w14:paraId="50AB951F" w14:textId="77777777" w:rsidTr="0013231F">
        <w:tc>
          <w:tcPr>
            <w:tcW w:w="1525" w:type="dxa"/>
            <w:shd w:val="clear" w:color="auto" w:fill="auto"/>
          </w:tcPr>
          <w:p w14:paraId="7E09042F" w14:textId="77777777" w:rsidR="008709E9" w:rsidRDefault="008709E9" w:rsidP="009A58E7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048532E8" w14:textId="77777777" w:rsidR="008709E9" w:rsidRDefault="008709E9" w:rsidP="009A58E7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39AFA8B5" w14:textId="77777777" w:rsidR="008709E9" w:rsidRDefault="008709E9" w:rsidP="009A58E7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37C32AB6" w14:textId="77777777" w:rsidR="008709E9" w:rsidRDefault="008709E9" w:rsidP="009A58E7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233D92ED" w14:textId="77777777" w:rsidR="008709E9" w:rsidRDefault="008709E9" w:rsidP="009A58E7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5F5239BE" w14:textId="783D2EE7" w:rsidR="009A58E7" w:rsidRPr="00C270A3" w:rsidRDefault="009A58E7" w:rsidP="009A58E7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270A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หน้า</w:t>
            </w:r>
            <w:r w:rsidR="00FD0290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หลัก</w:t>
            </w:r>
          </w:p>
        </w:tc>
        <w:tc>
          <w:tcPr>
            <w:tcW w:w="1576" w:type="dxa"/>
            <w:shd w:val="clear" w:color="auto" w:fill="auto"/>
          </w:tcPr>
          <w:p w14:paraId="3450FACA" w14:textId="77777777" w:rsidR="008709E9" w:rsidRDefault="008709E9" w:rsidP="009A58E7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3E9A7641" w14:textId="77777777" w:rsidR="008709E9" w:rsidRDefault="008709E9" w:rsidP="009A58E7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08A5C35B" w14:textId="77777777" w:rsidR="008709E9" w:rsidRDefault="008709E9" w:rsidP="009A58E7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075F723E" w14:textId="77777777" w:rsidR="008709E9" w:rsidRDefault="008709E9" w:rsidP="009A58E7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063A29C5" w14:textId="77777777" w:rsidR="008709E9" w:rsidRDefault="008709E9" w:rsidP="009A58E7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707E0816" w14:textId="6A2E779C" w:rsidR="009A58E7" w:rsidRPr="00C270A3" w:rsidRDefault="009A58E7" w:rsidP="009A58E7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270A3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Dashboard</w:t>
            </w:r>
          </w:p>
        </w:tc>
        <w:tc>
          <w:tcPr>
            <w:tcW w:w="4501" w:type="dxa"/>
            <w:shd w:val="clear" w:color="auto" w:fill="auto"/>
          </w:tcPr>
          <w:p w14:paraId="2782AC6A" w14:textId="77777777" w:rsidR="008709E9" w:rsidRDefault="008709E9" w:rsidP="009A58E7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06A0C117" w14:textId="77777777" w:rsidR="008709E9" w:rsidRDefault="008709E9" w:rsidP="009A58E7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371478DD" w14:textId="77777777" w:rsidR="008709E9" w:rsidRDefault="008709E9" w:rsidP="009A58E7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2E538EEC" w14:textId="77777777" w:rsidR="008709E9" w:rsidRDefault="008709E9" w:rsidP="009A58E7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24C89782" w14:textId="77777777" w:rsidR="008709E9" w:rsidRDefault="008709E9" w:rsidP="009A58E7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2E091A92" w14:textId="13AF7B49" w:rsidR="009A58E7" w:rsidRPr="00C270A3" w:rsidRDefault="009A58E7" w:rsidP="009A58E7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270A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หน้าจอแสดงข้อมูลที่รวบรวมข้อมูลสำคัญไว้</w:t>
            </w:r>
          </w:p>
        </w:tc>
        <w:tc>
          <w:tcPr>
            <w:tcW w:w="1576" w:type="dxa"/>
            <w:shd w:val="clear" w:color="auto" w:fill="auto"/>
          </w:tcPr>
          <w:p w14:paraId="4F737370" w14:textId="77777777" w:rsidR="008709E9" w:rsidRDefault="008709E9" w:rsidP="009A58E7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48B34CBA" w14:textId="77777777" w:rsidR="008709E9" w:rsidRDefault="008709E9" w:rsidP="009A58E7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2DC75D3B" w14:textId="77777777" w:rsidR="008709E9" w:rsidRDefault="008709E9" w:rsidP="009A58E7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2ADD8A3B" w14:textId="77777777" w:rsidR="008709E9" w:rsidRDefault="008709E9" w:rsidP="009A58E7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522CAE7D" w14:textId="77777777" w:rsidR="008709E9" w:rsidRDefault="008709E9" w:rsidP="009A58E7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2E4D2024" w14:textId="4E194A4E" w:rsidR="009A58E7" w:rsidRPr="00C270A3" w:rsidRDefault="009A58E7" w:rsidP="009A58E7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270A3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Dashboard</w:t>
            </w:r>
          </w:p>
        </w:tc>
        <w:tc>
          <w:tcPr>
            <w:tcW w:w="1780" w:type="dxa"/>
            <w:shd w:val="clear" w:color="auto" w:fill="auto"/>
          </w:tcPr>
          <w:p w14:paraId="3B446150" w14:textId="388D7B9F" w:rsidR="009A58E7" w:rsidRPr="007071A4" w:rsidRDefault="009A58E7" w:rsidP="009A58E7">
            <w:pPr>
              <w:rPr>
                <w:rStyle w:val="oypena"/>
                <w:rFonts w:ascii="TH SarabunPSK" w:hAnsi="TH SarabunPSK" w:cs="TH SarabunPSK"/>
                <w:sz w:val="32"/>
                <w:szCs w:val="32"/>
              </w:rPr>
            </w:pP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1</w:t>
            </w:r>
            <w:r w:rsidRPr="00C270A3">
              <w:rPr>
                <w:rStyle w:val="oypena"/>
                <w:rFonts w:ascii="TH SarabunPSK" w:hAnsi="TH SarabunPSK" w:cs="TH SarabunPSK" w:hint="cs"/>
                <w:sz w:val="32"/>
                <w:szCs w:val="32"/>
              </w:rPr>
              <w:t xml:space="preserve">. </w:t>
            </w:r>
            <w:r w:rsidR="00E724B5" w:rsidRPr="007071A4">
              <w:rPr>
                <w:rFonts w:ascii="TH SarabunPSK" w:hAnsi="TH SarabunPSK" w:cs="TH SarabunPSK"/>
                <w:sz w:val="32"/>
                <w:szCs w:val="32"/>
                <w:cs/>
              </w:rPr>
              <w:t>งานที่เปิดอยู่ในระบบ</w:t>
            </w:r>
          </w:p>
          <w:p w14:paraId="61A8BD6A" w14:textId="77777777" w:rsidR="00E724B5" w:rsidRPr="007071A4" w:rsidRDefault="009A58E7" w:rsidP="00E724B5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E368E8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2</w:t>
            </w:r>
            <w:r w:rsidRPr="00E368E8">
              <w:rPr>
                <w:rStyle w:val="oypena"/>
                <w:rFonts w:ascii="TH SarabunPSK" w:hAnsi="TH SarabunPSK" w:cs="TH SarabunPSK" w:hint="cs"/>
                <w:sz w:val="32"/>
                <w:szCs w:val="32"/>
              </w:rPr>
              <w:t xml:space="preserve">. </w:t>
            </w:r>
            <w:r w:rsidR="00E724B5" w:rsidRPr="007071A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นิสิตที่สมัครเข้ามาใช้ระบบ</w:t>
            </w:r>
          </w:p>
          <w:p w14:paraId="031BBB10" w14:textId="69F9DCDE" w:rsidR="009A58E7" w:rsidRPr="007071A4" w:rsidRDefault="009A58E7" w:rsidP="009A58E7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E368E8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3. </w:t>
            </w:r>
            <w:r w:rsidR="00E724B5" w:rsidRPr="007071A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หมวดหมู่งานที่อยู่ในระบบ</w:t>
            </w:r>
          </w:p>
          <w:p w14:paraId="59E41314" w14:textId="7A954BF7" w:rsidR="009A58E7" w:rsidRPr="00C270A3" w:rsidRDefault="009A58E7" w:rsidP="009A58E7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E368E8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4. </w:t>
            </w:r>
            <w:r w:rsidR="00E368E8" w:rsidRPr="007071A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จำนวนผู้สมัครในเเต่ละงาน</w:t>
            </w:r>
          </w:p>
          <w:p w14:paraId="5FD6DB65" w14:textId="0D95AAA9" w:rsidR="009A58E7" w:rsidRPr="00E368E8" w:rsidRDefault="009A58E7" w:rsidP="009A58E7">
            <w:pPr>
              <w:rPr>
                <w:rStyle w:val="oypena"/>
                <w:rFonts w:ascii="TH SarabunPSK" w:hAnsi="TH SarabunPSK" w:cs="TH SarabunPSK"/>
                <w:b/>
                <w:color w:val="000000"/>
                <w:sz w:val="32"/>
                <w:szCs w:val="32"/>
              </w:rPr>
            </w:pPr>
            <w:r w:rsidRPr="00E368E8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5. </w:t>
            </w:r>
            <w:r w:rsidR="00E368E8" w:rsidRPr="007071A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เปรียบเทียบจำนวนงานที่อยู่ในระบบทั้งหมด</w:t>
            </w:r>
            <w:r w:rsidR="009450C1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และ</w:t>
            </w:r>
            <w:r w:rsidR="00E368E8" w:rsidRPr="007071A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งานที่สำเร็จเเล้ว</w:t>
            </w:r>
          </w:p>
        </w:tc>
      </w:tr>
      <w:tr w:rsidR="009450C1" w:rsidRPr="00561921" w14:paraId="6E01AF87" w14:textId="77777777" w:rsidTr="7BC5B120">
        <w:tc>
          <w:tcPr>
            <w:tcW w:w="1525" w:type="dxa"/>
            <w:shd w:val="clear" w:color="auto" w:fill="auto"/>
          </w:tcPr>
          <w:p w14:paraId="3780DADB" w14:textId="5ECABB6D" w:rsidR="009450C1" w:rsidRPr="00C270A3" w:rsidRDefault="009450C1" w:rsidP="009450C1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งานที่เปิดอยู่</w:t>
            </w:r>
            <w:r w:rsidRPr="2F807F9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ในระบบ</w:t>
            </w:r>
          </w:p>
        </w:tc>
        <w:tc>
          <w:tcPr>
            <w:tcW w:w="1576" w:type="dxa"/>
            <w:shd w:val="clear" w:color="auto" w:fill="auto"/>
          </w:tcPr>
          <w:p w14:paraId="6558E15E" w14:textId="228533B8" w:rsidR="009450C1" w:rsidRPr="00C270A3" w:rsidRDefault="009450C1" w:rsidP="009450C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Active Jobs</w:t>
            </w:r>
          </w:p>
        </w:tc>
        <w:tc>
          <w:tcPr>
            <w:tcW w:w="4501" w:type="dxa"/>
            <w:shd w:val="clear" w:color="auto" w:fill="auto"/>
          </w:tcPr>
          <w:p w14:paraId="1DCABCE0" w14:textId="6B1DDBA1" w:rsidR="009450C1" w:rsidRPr="00C270A3" w:rsidRDefault="009450C1" w:rsidP="009450C1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กราฟแสดงจำนวนประเภท</w:t>
            </w:r>
            <w:r w:rsidRPr="00561921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งาน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หลัก</w:t>
            </w:r>
            <w:r w:rsidRPr="00561921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ที่เปิดรับสมัครอยู่</w:t>
            </w: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ใ</w:t>
            </w: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นระบบ</w:t>
            </w:r>
          </w:p>
        </w:tc>
        <w:tc>
          <w:tcPr>
            <w:tcW w:w="1576" w:type="dxa"/>
            <w:shd w:val="clear" w:color="auto" w:fill="auto"/>
          </w:tcPr>
          <w:p w14:paraId="05BC9C2B" w14:textId="737F9BC2" w:rsidR="009450C1" w:rsidRPr="00C270A3" w:rsidRDefault="009450C1" w:rsidP="009450C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8C61E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งานที่เปิดอยู่ในระบบ</w:t>
            </w:r>
          </w:p>
        </w:tc>
        <w:tc>
          <w:tcPr>
            <w:tcW w:w="1780" w:type="dxa"/>
            <w:shd w:val="clear" w:color="auto" w:fill="auto"/>
          </w:tcPr>
          <w:p w14:paraId="2FBFD957" w14:textId="01874D74" w:rsidR="009450C1" w:rsidRPr="00C270A3" w:rsidRDefault="009450C1" w:rsidP="009450C1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-</w:t>
            </w:r>
          </w:p>
        </w:tc>
      </w:tr>
      <w:tr w:rsidR="009450C1" w:rsidRPr="00561921" w14:paraId="0F05118D" w14:textId="77777777" w:rsidTr="7BC5B120">
        <w:tc>
          <w:tcPr>
            <w:tcW w:w="1525" w:type="dxa"/>
            <w:shd w:val="clear" w:color="auto" w:fill="auto"/>
          </w:tcPr>
          <w:p w14:paraId="4B10305E" w14:textId="3EB304E0" w:rsidR="009450C1" w:rsidRPr="00C270A3" w:rsidRDefault="009450C1" w:rsidP="009450C1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270A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นิสิต</w:t>
            </w:r>
            <w:r w:rsidRPr="00561921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ที่</w:t>
            </w:r>
            <w:r w:rsidRPr="7BC5B120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สมัครเข้ามา</w:t>
            </w:r>
            <w:r w:rsidRPr="00561921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ใช้</w:t>
            </w:r>
            <w:r w:rsidRPr="7BC5B120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ระบบ</w:t>
            </w:r>
          </w:p>
        </w:tc>
        <w:tc>
          <w:tcPr>
            <w:tcW w:w="1576" w:type="dxa"/>
            <w:shd w:val="clear" w:color="auto" w:fill="auto"/>
          </w:tcPr>
          <w:p w14:paraId="471C5DD0" w14:textId="74CEE5E2" w:rsidR="009450C1" w:rsidRPr="00C270A3" w:rsidRDefault="009450C1" w:rsidP="009450C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Active Students</w:t>
            </w:r>
          </w:p>
        </w:tc>
        <w:tc>
          <w:tcPr>
            <w:tcW w:w="4501" w:type="dxa"/>
            <w:shd w:val="clear" w:color="auto" w:fill="auto"/>
          </w:tcPr>
          <w:p w14:paraId="4055F29B" w14:textId="77777777" w:rsidR="009450C1" w:rsidRDefault="009450C1" w:rsidP="009450C1">
            <w:pPr>
              <w:tabs>
                <w:tab w:val="left" w:pos="522"/>
              </w:tabs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กราฟแสดงจำนวน</w:t>
            </w: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นิสิตที่กำลังใช้งานอยู่ และไม่ขาดการใช้งานเกิน </w:t>
            </w:r>
          </w:p>
          <w:p w14:paraId="2647E256" w14:textId="3C49068A" w:rsidR="009450C1" w:rsidRPr="00C270A3" w:rsidRDefault="009450C1" w:rsidP="009450C1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7 </w:t>
            </w: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วัน</w:t>
            </w:r>
          </w:p>
        </w:tc>
        <w:tc>
          <w:tcPr>
            <w:tcW w:w="1576" w:type="dxa"/>
            <w:shd w:val="clear" w:color="auto" w:fill="auto"/>
          </w:tcPr>
          <w:p w14:paraId="2EC2B4B1" w14:textId="588CBAFE" w:rsidR="009450C1" w:rsidRPr="00C270A3" w:rsidRDefault="009450C1" w:rsidP="009450C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9669BB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นิสิตที่สมัครเข้ามาใช้ระบบ</w:t>
            </w:r>
          </w:p>
        </w:tc>
        <w:tc>
          <w:tcPr>
            <w:tcW w:w="1780" w:type="dxa"/>
            <w:shd w:val="clear" w:color="auto" w:fill="auto"/>
          </w:tcPr>
          <w:p w14:paraId="7E9AADA8" w14:textId="29EE7A77" w:rsidR="009450C1" w:rsidRPr="00C270A3" w:rsidRDefault="009450C1" w:rsidP="009450C1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-</w:t>
            </w:r>
          </w:p>
        </w:tc>
      </w:tr>
    </w:tbl>
    <w:p w14:paraId="183EF4AF" w14:textId="77777777" w:rsidR="00FA4CA7" w:rsidRPr="00561921" w:rsidRDefault="00FA4CA7">
      <w:pPr>
        <w:rPr>
          <w:rFonts w:ascii="TH SarabunPSK" w:hAnsi="TH SarabunPSK" w:cs="TH SarabunPSK" w:hint="cs"/>
        </w:rPr>
      </w:pPr>
    </w:p>
    <w:p w14:paraId="77F3106D" w14:textId="77777777" w:rsidR="008D025D" w:rsidRPr="00561921" w:rsidRDefault="008D025D">
      <w:pPr>
        <w:rPr>
          <w:rFonts w:ascii="TH SarabunPSK" w:hAnsi="TH SarabunPSK" w:cs="TH SarabunPSK"/>
        </w:rPr>
      </w:pPr>
    </w:p>
    <w:tbl>
      <w:tblPr>
        <w:tblStyle w:val="TableGrid"/>
        <w:tblW w:w="10958" w:type="dxa"/>
        <w:tblInd w:w="-967" w:type="dxa"/>
        <w:tblLook w:val="04A0" w:firstRow="1" w:lastRow="0" w:firstColumn="1" w:lastColumn="0" w:noHBand="0" w:noVBand="1"/>
      </w:tblPr>
      <w:tblGrid>
        <w:gridCol w:w="1525"/>
        <w:gridCol w:w="1576"/>
        <w:gridCol w:w="4501"/>
        <w:gridCol w:w="1576"/>
        <w:gridCol w:w="1780"/>
      </w:tblGrid>
      <w:tr w:rsidR="00B84DF8" w:rsidRPr="00561921" w14:paraId="0E84781D" w14:textId="77777777" w:rsidTr="0013231F">
        <w:tc>
          <w:tcPr>
            <w:tcW w:w="1525" w:type="dxa"/>
            <w:shd w:val="clear" w:color="auto" w:fill="BFBFBF" w:themeFill="background1" w:themeFillShade="BF"/>
            <w:vAlign w:val="center"/>
          </w:tcPr>
          <w:p w14:paraId="613CE9E1" w14:textId="7737C74D" w:rsidR="00014B84" w:rsidRPr="00561921" w:rsidRDefault="000D7AA8" w:rsidP="000D7AA8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ภาษาไทย</w:t>
            </w:r>
          </w:p>
        </w:tc>
        <w:tc>
          <w:tcPr>
            <w:tcW w:w="1576" w:type="dxa"/>
            <w:shd w:val="clear" w:color="auto" w:fill="BFBFBF" w:themeFill="background1" w:themeFillShade="BF"/>
            <w:vAlign w:val="center"/>
          </w:tcPr>
          <w:p w14:paraId="78E546B0" w14:textId="31E5DA1F" w:rsidR="00014B84" w:rsidRPr="00561921" w:rsidRDefault="000D7AA8" w:rsidP="000D7AA8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</w:p>
        </w:tc>
        <w:tc>
          <w:tcPr>
            <w:tcW w:w="4501" w:type="dxa"/>
            <w:shd w:val="clear" w:color="auto" w:fill="BFBFBF" w:themeFill="background1" w:themeFillShade="BF"/>
            <w:vAlign w:val="center"/>
          </w:tcPr>
          <w:p w14:paraId="0ED5B8A4" w14:textId="59EDA88F" w:rsidR="00014B84" w:rsidRPr="00561921" w:rsidRDefault="000D7AA8" w:rsidP="000D7AA8">
            <w:pPr>
              <w:tabs>
                <w:tab w:val="left" w:pos="522"/>
              </w:tabs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76" w:type="dxa"/>
            <w:shd w:val="clear" w:color="auto" w:fill="BFBFBF" w:themeFill="background1" w:themeFillShade="BF"/>
          </w:tcPr>
          <w:p w14:paraId="381911DE" w14:textId="0D6852DD" w:rsidR="00014B84" w:rsidRPr="00561921" w:rsidRDefault="000D7AA8" w:rsidP="000D7AA8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คำที่ใช้ในการสื่อสาร</w:t>
            </w:r>
          </w:p>
        </w:tc>
        <w:tc>
          <w:tcPr>
            <w:tcW w:w="1780" w:type="dxa"/>
            <w:shd w:val="clear" w:color="auto" w:fill="BFBFBF" w:themeFill="background1" w:themeFillShade="BF"/>
            <w:vAlign w:val="center"/>
          </w:tcPr>
          <w:p w14:paraId="34CF4485" w14:textId="763FA4C0" w:rsidR="00014B84" w:rsidRPr="00561921" w:rsidRDefault="000D7AA8" w:rsidP="00045864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ประกอบด้วย</w:t>
            </w:r>
          </w:p>
        </w:tc>
      </w:tr>
      <w:tr w:rsidR="0013231F" w:rsidRPr="00561921" w14:paraId="7CE8A58D" w14:textId="77777777" w:rsidTr="0013231F">
        <w:tc>
          <w:tcPr>
            <w:tcW w:w="1525" w:type="dxa"/>
          </w:tcPr>
          <w:p w14:paraId="73C1D44B" w14:textId="3F690189" w:rsidR="0013231F" w:rsidRPr="008C61EB" w:rsidRDefault="00CB1AF9" w:rsidP="0013231F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676B8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เปรียบเทียบจำนวนงานที่อยู่ในระบบทั้งหมด</w:t>
            </w:r>
            <w:r w:rsidR="009450C1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และ</w:t>
            </w:r>
            <w:r w:rsidRPr="00676B8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งานที่สำเร็จเเล้ว</w:t>
            </w:r>
          </w:p>
        </w:tc>
        <w:tc>
          <w:tcPr>
            <w:tcW w:w="1576" w:type="dxa"/>
          </w:tcPr>
          <w:p w14:paraId="6DFA451E" w14:textId="62AF4DDB" w:rsidR="0013231F" w:rsidRPr="00C270A3" w:rsidRDefault="7D218EBD" w:rsidP="008C61EB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5253BD5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Total </w:t>
            </w:r>
            <w:r w:rsidRPr="0C8D25EE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Jobs </w:t>
            </w:r>
            <w:r w:rsidRPr="35E8F406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Posted</w:t>
            </w:r>
            <w:r w:rsidR="00EE4DDD" w:rsidRPr="5253BD5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</w:t>
            </w:r>
            <w:r w:rsidR="00EE4DDD" w:rsidRPr="5253BD59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vs Completed Jobs</w:t>
            </w:r>
          </w:p>
        </w:tc>
        <w:tc>
          <w:tcPr>
            <w:tcW w:w="4501" w:type="dxa"/>
          </w:tcPr>
          <w:p w14:paraId="353A841D" w14:textId="2851EAA2" w:rsidR="0013231F" w:rsidRPr="008C61EB" w:rsidRDefault="004263EB" w:rsidP="0013231F">
            <w:pPr>
              <w:tabs>
                <w:tab w:val="left" w:pos="522"/>
              </w:tabs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8C61EB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กราฟแสดงอัตราเฉลี่ยร้อยละของการ</w:t>
            </w:r>
            <w:r w:rsidR="00CB1AF9" w:rsidRPr="008C61E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เปรียบเทียบจำนวน</w:t>
            </w:r>
            <w:r w:rsidR="00F26618" w:rsidRPr="008C61EB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ระหว่าง</w:t>
            </w:r>
            <w:r w:rsidR="00CB1AF9" w:rsidRPr="008C61E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งาน</w:t>
            </w:r>
            <w:r w:rsidR="003208E1" w:rsidRPr="008C61EB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ท</w:t>
            </w:r>
            <w:r w:rsidR="008C7724" w:rsidRPr="008C61EB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ี่โพสต์ทั้งหมด</w:t>
            </w:r>
            <w:r w:rsidR="00FE3DB2" w:rsidRPr="008C61EB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บ</w:t>
            </w:r>
            <w:r w:rsidR="008C7724" w:rsidRPr="008C61EB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นระบบ</w:t>
            </w:r>
            <w:r w:rsidR="007E1100" w:rsidRPr="008C61EB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และ</w:t>
            </w:r>
            <w:r w:rsidR="00CB1AF9" w:rsidRPr="008C61E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งานที่</w:t>
            </w:r>
            <w:r w:rsidR="00B41526" w:rsidRPr="008C61EB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มี</w:t>
            </w:r>
            <w:r w:rsidR="00A32646" w:rsidRPr="008C61EB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นิสิต</w:t>
            </w:r>
            <w:r w:rsidR="003578FE" w:rsidRPr="008C61EB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ทำสำเร็จแล้ว</w:t>
            </w:r>
          </w:p>
        </w:tc>
        <w:tc>
          <w:tcPr>
            <w:tcW w:w="1576" w:type="dxa"/>
          </w:tcPr>
          <w:p w14:paraId="32197D71" w14:textId="327AD349" w:rsidR="00082CF7" w:rsidRPr="008C61EB" w:rsidRDefault="00B6363A" w:rsidP="00082CF7">
            <w:pPr>
              <w:jc w:val="both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เ</w:t>
            </w:r>
            <w:r w:rsidR="00082CF7" w:rsidRPr="008C61E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ปรียบเทียบจำนวนงานที่อยู่ในระบบทั้งหมด</w:t>
            </w:r>
            <w:r w:rsidR="009450C1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และ</w:t>
            </w:r>
            <w:r w:rsidR="00082CF7" w:rsidRPr="008C61E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งานที่สำเร็จเเล้ว</w:t>
            </w:r>
          </w:p>
          <w:p w14:paraId="20EB1BE3" w14:textId="16EE1977" w:rsidR="0013231F" w:rsidRPr="00C270A3" w:rsidRDefault="0013231F" w:rsidP="0013231F">
            <w:pPr>
              <w:jc w:val="both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780" w:type="dxa"/>
          </w:tcPr>
          <w:p w14:paraId="769994A6" w14:textId="03C529ED" w:rsidR="0013231F" w:rsidRPr="00C270A3" w:rsidRDefault="00464926" w:rsidP="0013231F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hint="cs"/>
                <w:cs/>
              </w:rPr>
              <w:t>-</w:t>
            </w:r>
          </w:p>
        </w:tc>
      </w:tr>
      <w:tr w:rsidR="0013231F" w:rsidRPr="00561921" w14:paraId="54993810" w14:textId="77777777" w:rsidTr="0013231F">
        <w:tc>
          <w:tcPr>
            <w:tcW w:w="1525" w:type="dxa"/>
          </w:tcPr>
          <w:p w14:paraId="7DE85560" w14:textId="16D7D9B4" w:rsidR="0013231F" w:rsidRPr="008C61EB" w:rsidRDefault="00662BFA" w:rsidP="0013231F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676B8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หมวดหมู่งานที่อยู่ในระบบ</w:t>
            </w:r>
          </w:p>
        </w:tc>
        <w:tc>
          <w:tcPr>
            <w:tcW w:w="1576" w:type="dxa"/>
          </w:tcPr>
          <w:p w14:paraId="5520420E" w14:textId="6EDEFE07" w:rsidR="0013231F" w:rsidRPr="00C270A3" w:rsidRDefault="0013231F" w:rsidP="008C61EB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270A3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Job </w:t>
            </w:r>
            <w:r w:rsidR="00CF441E">
              <w:rPr>
                <w:rFonts w:ascii="TH SarabunPSK" w:hAnsi="TH SarabunPSK" w:cs="TH SarabunPSK"/>
                <w:color w:val="000000"/>
                <w:sz w:val="32"/>
                <w:szCs w:val="32"/>
              </w:rPr>
              <w:t>Category</w:t>
            </w:r>
            <w:r w:rsidRPr="00C270A3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 Distribution</w:t>
            </w:r>
          </w:p>
        </w:tc>
        <w:tc>
          <w:tcPr>
            <w:tcW w:w="4501" w:type="dxa"/>
          </w:tcPr>
          <w:p w14:paraId="5192E86E" w14:textId="525874EA" w:rsidR="0013231F" w:rsidRPr="00C270A3" w:rsidRDefault="00473EA4" w:rsidP="0013231F">
            <w:pPr>
              <w:tabs>
                <w:tab w:val="left" w:pos="522"/>
              </w:tabs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กราฟ</w:t>
            </w:r>
            <w:r w:rsidR="0013231F" w:rsidRPr="00C270A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แสดง</w:t>
            </w:r>
            <w:r w:rsidR="00FE2535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อัตราเฉลี่ยร้อยละ</w:t>
            </w:r>
            <w:r w:rsidR="00060CBE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เป็น</w:t>
            </w:r>
            <w:r w:rsidR="0013231F" w:rsidRPr="00C270A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สัดส่วนของประเภทงาน</w:t>
            </w:r>
            <w:r w:rsidR="00A1785C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หลัก</w:t>
            </w:r>
            <w:r w:rsidR="0013231F" w:rsidRPr="00C270A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ในระบบ</w:t>
            </w:r>
          </w:p>
        </w:tc>
        <w:tc>
          <w:tcPr>
            <w:tcW w:w="1576" w:type="dxa"/>
          </w:tcPr>
          <w:p w14:paraId="0BEB9988" w14:textId="66B25C6A" w:rsidR="0013231F" w:rsidRPr="008C61EB" w:rsidRDefault="00662BFA" w:rsidP="0013231F">
            <w:pPr>
              <w:jc w:val="both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8C61E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หมวดหมู่งานที่อยู่ในระบบ</w:t>
            </w:r>
          </w:p>
        </w:tc>
        <w:tc>
          <w:tcPr>
            <w:tcW w:w="1780" w:type="dxa"/>
          </w:tcPr>
          <w:p w14:paraId="686DBA84" w14:textId="1DA442AF" w:rsidR="0013231F" w:rsidRPr="00C270A3" w:rsidRDefault="009429A0" w:rsidP="005B31E2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7215AC" w:rsidRPr="00561921" w14:paraId="6D9AB582" w14:textId="77777777" w:rsidTr="0013231F">
        <w:tc>
          <w:tcPr>
            <w:tcW w:w="1525" w:type="dxa"/>
          </w:tcPr>
          <w:p w14:paraId="0F3BBA8C" w14:textId="02FF9771" w:rsidR="007215AC" w:rsidRPr="002C330F" w:rsidRDefault="007215AC" w:rsidP="007215AC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676B8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จำนวนผู้สมัครในเเต่ละงาน</w:t>
            </w:r>
          </w:p>
        </w:tc>
        <w:tc>
          <w:tcPr>
            <w:tcW w:w="1576" w:type="dxa"/>
          </w:tcPr>
          <w:p w14:paraId="0170498E" w14:textId="3EACF9ED" w:rsidR="007215AC" w:rsidRPr="00C270A3" w:rsidRDefault="00AE05B6" w:rsidP="00AF7FD7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AE05B6">
              <w:rPr>
                <w:rFonts w:ascii="TH SarabunPSK" w:hAnsi="TH SarabunPSK" w:cs="TH SarabunPSK"/>
                <w:color w:val="000000"/>
                <w:sz w:val="32"/>
                <w:szCs w:val="32"/>
              </w:rPr>
              <w:t>Number of Applicants per Job</w:t>
            </w:r>
          </w:p>
        </w:tc>
        <w:tc>
          <w:tcPr>
            <w:tcW w:w="4501" w:type="dxa"/>
          </w:tcPr>
          <w:p w14:paraId="4BC28502" w14:textId="504B8BAE" w:rsidR="007215AC" w:rsidRPr="002C330F" w:rsidRDefault="006038DD" w:rsidP="007215AC">
            <w:pPr>
              <w:tabs>
                <w:tab w:val="left" w:pos="522"/>
              </w:tabs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2C330F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กราฟ</w:t>
            </w:r>
            <w:r w:rsidR="007215AC" w:rsidRPr="002C330F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จำนวน</w:t>
            </w:r>
            <w:r w:rsidR="007215AC" w:rsidRPr="002C330F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นิสิตที่สมัครงาน</w:t>
            </w:r>
            <w:r w:rsidR="007215AC" w:rsidRPr="002C330F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ในเเต่ล</w:t>
            </w:r>
            <w:r w:rsidR="007215AC" w:rsidRPr="002C330F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ะประเภท</w:t>
            </w:r>
          </w:p>
        </w:tc>
        <w:tc>
          <w:tcPr>
            <w:tcW w:w="1576" w:type="dxa"/>
          </w:tcPr>
          <w:p w14:paraId="00756EF4" w14:textId="60C5E00C" w:rsidR="007215AC" w:rsidRPr="002C330F" w:rsidRDefault="007215AC" w:rsidP="007215AC">
            <w:pPr>
              <w:jc w:val="both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2C330F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จำนวนผู้สมัครในเเต่ละงาน</w:t>
            </w:r>
          </w:p>
        </w:tc>
        <w:tc>
          <w:tcPr>
            <w:tcW w:w="1780" w:type="dxa"/>
          </w:tcPr>
          <w:p w14:paraId="342E41AF" w14:textId="7D3A69E0" w:rsidR="007215AC" w:rsidRDefault="006038DD" w:rsidP="005B31E2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</w:t>
            </w:r>
          </w:p>
        </w:tc>
      </w:tr>
      <w:tr w:rsidR="0013231F" w:rsidRPr="00561921" w14:paraId="48BFDCAC" w14:textId="77777777" w:rsidTr="0013231F">
        <w:tc>
          <w:tcPr>
            <w:tcW w:w="1525" w:type="dxa"/>
          </w:tcPr>
          <w:p w14:paraId="7835738F" w14:textId="77777777" w:rsidR="008709E9" w:rsidRDefault="008709E9" w:rsidP="007E0E7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35CD01AD" w14:textId="77777777" w:rsidR="008709E9" w:rsidRDefault="008709E9" w:rsidP="007E0E7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10C40392" w14:textId="77777777" w:rsidR="008709E9" w:rsidRDefault="008709E9" w:rsidP="007E0E7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2A97C2D9" w14:textId="77777777" w:rsidR="008709E9" w:rsidRDefault="008709E9" w:rsidP="007E0E7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060E1F46" w14:textId="4C8C510B" w:rsidR="0013231F" w:rsidRPr="00C270A3" w:rsidRDefault="003A6036" w:rsidP="0013231F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3A6036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การจัดอันดับ</w:t>
            </w:r>
          </w:p>
        </w:tc>
        <w:tc>
          <w:tcPr>
            <w:tcW w:w="1576" w:type="dxa"/>
          </w:tcPr>
          <w:p w14:paraId="6B1A6827" w14:textId="77777777" w:rsidR="008709E9" w:rsidRDefault="008709E9" w:rsidP="007E0E71">
            <w:pPr>
              <w:jc w:val="both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68AA2F29" w14:textId="77777777" w:rsidR="008709E9" w:rsidRDefault="008709E9" w:rsidP="007E0E71">
            <w:pPr>
              <w:jc w:val="both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2848919F" w14:textId="77777777" w:rsidR="008709E9" w:rsidRDefault="008709E9" w:rsidP="007E0E71">
            <w:pPr>
              <w:jc w:val="both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4BC9DC04" w14:textId="77777777" w:rsidR="008709E9" w:rsidRDefault="008709E9" w:rsidP="007E0E71">
            <w:pPr>
              <w:jc w:val="both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66D264FE" w14:textId="67BC5EF9" w:rsidR="0013231F" w:rsidRPr="00C270A3" w:rsidRDefault="0013231F" w:rsidP="0013231F">
            <w:pPr>
              <w:jc w:val="both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270A3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Top Ranking</w:t>
            </w:r>
          </w:p>
        </w:tc>
        <w:tc>
          <w:tcPr>
            <w:tcW w:w="4501" w:type="dxa"/>
          </w:tcPr>
          <w:p w14:paraId="18E5C0B8" w14:textId="77777777" w:rsidR="008709E9" w:rsidRDefault="008709E9" w:rsidP="007E0E71">
            <w:pPr>
              <w:tabs>
                <w:tab w:val="left" w:pos="522"/>
              </w:tabs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613C0730" w14:textId="77777777" w:rsidR="008709E9" w:rsidRDefault="008709E9" w:rsidP="007E0E71">
            <w:pPr>
              <w:tabs>
                <w:tab w:val="left" w:pos="522"/>
              </w:tabs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504D70EF" w14:textId="77777777" w:rsidR="008709E9" w:rsidRDefault="008709E9" w:rsidP="007E0E71">
            <w:pPr>
              <w:tabs>
                <w:tab w:val="left" w:pos="522"/>
              </w:tabs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7F50491F" w14:textId="77777777" w:rsidR="008709E9" w:rsidRDefault="008709E9" w:rsidP="007E0E71">
            <w:pPr>
              <w:tabs>
                <w:tab w:val="left" w:pos="522"/>
              </w:tabs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307956B1" w14:textId="1E3F98FD" w:rsidR="0013231F" w:rsidRPr="00C270A3" w:rsidRDefault="0013231F" w:rsidP="0013231F">
            <w:pPr>
              <w:tabs>
                <w:tab w:val="left" w:pos="522"/>
              </w:tabs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270A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ภาพรวมของนิสิตที่มี</w:t>
            </w:r>
            <w:r w:rsidR="00A5713C" w:rsidRPr="00A5713C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ผลงานดี</w:t>
            </w:r>
            <w:r w:rsidRPr="00C270A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ที่สุด อาจารย์ที่มี</w:t>
            </w:r>
            <w:r w:rsidR="00A5713C" w:rsidRPr="00A5713C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ความเคลื่อนไหวสูงสุด</w:t>
            </w:r>
            <w:r w:rsidRPr="00C270A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และงานที่ได้รับความ</w:t>
            </w:r>
            <w:r w:rsidR="00A5713C" w:rsidRPr="00A5713C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นิยม</w:t>
            </w:r>
          </w:p>
        </w:tc>
        <w:tc>
          <w:tcPr>
            <w:tcW w:w="1576" w:type="dxa"/>
          </w:tcPr>
          <w:p w14:paraId="42A900C1" w14:textId="77777777" w:rsidR="008709E9" w:rsidRDefault="008709E9" w:rsidP="007E0E71">
            <w:pPr>
              <w:jc w:val="both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4991C4B3" w14:textId="77777777" w:rsidR="008709E9" w:rsidRDefault="008709E9" w:rsidP="007E0E71">
            <w:pPr>
              <w:jc w:val="both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78692046" w14:textId="77777777" w:rsidR="008709E9" w:rsidRDefault="008709E9" w:rsidP="007E0E71">
            <w:pPr>
              <w:jc w:val="both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77E6D044" w14:textId="77777777" w:rsidR="008709E9" w:rsidRDefault="008709E9" w:rsidP="007E0E71">
            <w:pPr>
              <w:jc w:val="both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39FF85CA" w14:textId="44758ED5" w:rsidR="0013231F" w:rsidRPr="00C270A3" w:rsidRDefault="007E0E71" w:rsidP="0013231F">
            <w:pPr>
              <w:jc w:val="both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270A3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Top Ranking</w:t>
            </w:r>
          </w:p>
        </w:tc>
        <w:tc>
          <w:tcPr>
            <w:tcW w:w="1780" w:type="dxa"/>
          </w:tcPr>
          <w:p w14:paraId="08E29A82" w14:textId="77777777" w:rsidR="0013231F" w:rsidRPr="00C270A3" w:rsidRDefault="0013231F" w:rsidP="0013231F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1. Top Performing Students</w:t>
            </w:r>
          </w:p>
          <w:p w14:paraId="784E1FBA" w14:textId="77777777" w:rsidR="0013231F" w:rsidRPr="00C270A3" w:rsidRDefault="0013231F" w:rsidP="0013231F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2. Most Active Professors</w:t>
            </w:r>
          </w:p>
          <w:p w14:paraId="3A0B063E" w14:textId="77777777" w:rsidR="0013231F" w:rsidRDefault="0013231F" w:rsidP="0013231F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3. Most Popular</w:t>
            </w:r>
          </w:p>
          <w:p w14:paraId="7F89C4E9" w14:textId="77777777" w:rsidR="007215AC" w:rsidRDefault="009E6A8D" w:rsidP="007215AC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Jobs</w:t>
            </w:r>
          </w:p>
          <w:p w14:paraId="1ABC66C9" w14:textId="39AF2BFE" w:rsidR="0013231F" w:rsidRPr="00C270A3" w:rsidRDefault="00AB1560" w:rsidP="009E6A8D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Style w:val="oypena"/>
              </w:rPr>
              <w:t>4.</w:t>
            </w: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 Skills Gap Analysis</w:t>
            </w:r>
          </w:p>
        </w:tc>
      </w:tr>
      <w:tr w:rsidR="009450C1" w:rsidRPr="00561921" w14:paraId="7464226A" w14:textId="77777777" w:rsidTr="7BC5B120">
        <w:tc>
          <w:tcPr>
            <w:tcW w:w="1525" w:type="dxa"/>
          </w:tcPr>
          <w:p w14:paraId="4765F9C5" w14:textId="1CE5F990" w:rsidR="009450C1" w:rsidRPr="00C270A3" w:rsidRDefault="009450C1" w:rsidP="009450C1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นิสิตที่</w:t>
            </w:r>
            <w:r w:rsidRPr="00C478C2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ดี</w:t>
            </w:r>
            <w:r w:rsidRPr="00561921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ที่สุด</w:t>
            </w:r>
          </w:p>
        </w:tc>
        <w:tc>
          <w:tcPr>
            <w:tcW w:w="1576" w:type="dxa"/>
          </w:tcPr>
          <w:p w14:paraId="2E2BDE86" w14:textId="3DA3C734" w:rsidR="009450C1" w:rsidRPr="00C270A3" w:rsidRDefault="009450C1" w:rsidP="009450C1">
            <w:pPr>
              <w:jc w:val="both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Top Performing Students</w:t>
            </w:r>
          </w:p>
        </w:tc>
        <w:tc>
          <w:tcPr>
            <w:tcW w:w="4501" w:type="dxa"/>
          </w:tcPr>
          <w:p w14:paraId="4F1DF114" w14:textId="77777777" w:rsidR="009450C1" w:rsidRDefault="009450C1" w:rsidP="009450C1">
            <w:pPr>
              <w:tabs>
                <w:tab w:val="left" w:pos="281"/>
                <w:tab w:val="left" w:pos="522"/>
              </w:tabs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กราฟแสดงอันดับนิสิตที่ได้รับคะแนนรีวิวสูงที่สุด โดยสามรถกรองได้ตาม </w:t>
            </w:r>
            <w:r w:rsidRPr="00B1467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สาขาวิชา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Pr="00B1467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ปีการศึกษา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Pr="00B1467A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เพศ</w:t>
            </w:r>
          </w:p>
          <w:p w14:paraId="640479FE" w14:textId="4AB66847" w:rsidR="009450C1" w:rsidRPr="00C270A3" w:rsidRDefault="009450C1" w:rsidP="009450C1">
            <w:pPr>
              <w:tabs>
                <w:tab w:val="left" w:pos="522"/>
              </w:tabs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E07B6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ทักษ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ะ</w:t>
            </w: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หลัก ทักษะย่อย</w:t>
            </w:r>
          </w:p>
        </w:tc>
        <w:tc>
          <w:tcPr>
            <w:tcW w:w="1576" w:type="dxa"/>
          </w:tcPr>
          <w:p w14:paraId="1AC8F1C6" w14:textId="52CB47BB" w:rsidR="009450C1" w:rsidRPr="00C270A3" w:rsidRDefault="009450C1" w:rsidP="009450C1">
            <w:pPr>
              <w:jc w:val="both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478C2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นิสิตที่ดีที่สุด</w:t>
            </w:r>
          </w:p>
        </w:tc>
        <w:tc>
          <w:tcPr>
            <w:tcW w:w="1780" w:type="dxa"/>
          </w:tcPr>
          <w:p w14:paraId="29EFED02" w14:textId="5B8BA5E7" w:rsidR="009450C1" w:rsidRPr="00C270A3" w:rsidRDefault="009450C1" w:rsidP="009450C1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DB54AF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9450C1" w:rsidRPr="00561921" w14:paraId="7EB6B25D" w14:textId="77777777" w:rsidTr="7BC5B120">
        <w:tc>
          <w:tcPr>
            <w:tcW w:w="1525" w:type="dxa"/>
          </w:tcPr>
          <w:p w14:paraId="0FB0E8B2" w14:textId="17686803" w:rsidR="009450C1" w:rsidRPr="00C270A3" w:rsidRDefault="009450C1" w:rsidP="009450C1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270A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อาจารย์ที่มี</w:t>
            </w:r>
            <w:r w:rsidRPr="00E323A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ความเคลื่อนไหว</w:t>
            </w:r>
            <w:r w:rsidRPr="00C270A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มากที่สุด</w:t>
            </w:r>
          </w:p>
        </w:tc>
        <w:tc>
          <w:tcPr>
            <w:tcW w:w="1576" w:type="dxa"/>
          </w:tcPr>
          <w:p w14:paraId="05199E0B" w14:textId="42D0BDAC" w:rsidR="006A2A1D" w:rsidRDefault="009450C1" w:rsidP="009450C1">
            <w:pPr>
              <w:jc w:val="both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270A3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Most</w:t>
            </w:r>
            <w:r w:rsidR="006A2A1D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C270A3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Active </w:t>
            </w:r>
          </w:p>
          <w:p w14:paraId="10DBA31F" w14:textId="2A57CB29" w:rsidR="009450C1" w:rsidRPr="00C270A3" w:rsidRDefault="009450C1" w:rsidP="009450C1">
            <w:pPr>
              <w:jc w:val="both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270A3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Professors</w:t>
            </w:r>
          </w:p>
        </w:tc>
        <w:tc>
          <w:tcPr>
            <w:tcW w:w="4501" w:type="dxa"/>
          </w:tcPr>
          <w:p w14:paraId="550DA76A" w14:textId="7023E449" w:rsidR="009450C1" w:rsidRPr="00C270A3" w:rsidRDefault="009450C1" w:rsidP="009450C1">
            <w:pPr>
              <w:tabs>
                <w:tab w:val="left" w:pos="522"/>
              </w:tabs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กราฟแสดงชื่อ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นามสกุล</w:t>
            </w:r>
            <w:r w:rsidRPr="00C270A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อาจารย์ที่มีการประกาศหางานมากที่สุดในแต่ละเดือน</w:t>
            </w:r>
          </w:p>
        </w:tc>
        <w:tc>
          <w:tcPr>
            <w:tcW w:w="1576" w:type="dxa"/>
          </w:tcPr>
          <w:p w14:paraId="2BF9B55D" w14:textId="77777777" w:rsidR="009450C1" w:rsidRPr="00E323AB" w:rsidRDefault="009450C1" w:rsidP="009450C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E323A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อาจารย์ที่มีความเคลื่อนไหวมากที่สุด</w:t>
            </w:r>
          </w:p>
          <w:p w14:paraId="07DC6E78" w14:textId="77777777" w:rsidR="009450C1" w:rsidRPr="00C270A3" w:rsidRDefault="009450C1" w:rsidP="009450C1">
            <w:pPr>
              <w:jc w:val="both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780" w:type="dxa"/>
          </w:tcPr>
          <w:p w14:paraId="25AF7965" w14:textId="77777777" w:rsidR="009450C1" w:rsidRPr="00C270A3" w:rsidRDefault="009450C1" w:rsidP="009450C1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-</w:t>
            </w:r>
          </w:p>
          <w:p w14:paraId="2E86A6B8" w14:textId="77777777" w:rsidR="009450C1" w:rsidRPr="00C270A3" w:rsidRDefault="009450C1" w:rsidP="009450C1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</w:tc>
      </w:tr>
      <w:tr w:rsidR="009450C1" w:rsidRPr="00561921" w14:paraId="6AA1B6E8" w14:textId="77777777" w:rsidTr="7BC5B120">
        <w:tc>
          <w:tcPr>
            <w:tcW w:w="1525" w:type="dxa"/>
          </w:tcPr>
          <w:p w14:paraId="31DECE41" w14:textId="4B200A5F" w:rsidR="009450C1" w:rsidRPr="00C270A3" w:rsidRDefault="009450C1" w:rsidP="009450C1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010CA4">
              <w:rPr>
                <w:rFonts w:ascii="TH SarabunPSK" w:hAnsi="TH SarabunPSK" w:cs="TH SarabunPSK"/>
                <w:color w:val="000000"/>
                <w:sz w:val="32"/>
                <w:szCs w:val="32"/>
              </w:rPr>
              <w:t> </w:t>
            </w:r>
            <w:r w:rsidRPr="00C270A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งานที่ได้รับความนิยม</w:t>
            </w:r>
          </w:p>
        </w:tc>
        <w:tc>
          <w:tcPr>
            <w:tcW w:w="1576" w:type="dxa"/>
          </w:tcPr>
          <w:p w14:paraId="4B9B6FC7" w14:textId="273AAED6" w:rsidR="009450C1" w:rsidRPr="00C270A3" w:rsidRDefault="009450C1" w:rsidP="009450C1">
            <w:pPr>
              <w:jc w:val="both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270A3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Most Popular Jobs</w:t>
            </w:r>
          </w:p>
        </w:tc>
        <w:tc>
          <w:tcPr>
            <w:tcW w:w="4501" w:type="dxa"/>
          </w:tcPr>
          <w:p w14:paraId="251BF44F" w14:textId="115216CB" w:rsidR="009450C1" w:rsidRDefault="009450C1" w:rsidP="009450C1">
            <w:pPr>
              <w:tabs>
                <w:tab w:val="left" w:pos="522"/>
              </w:tabs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กราฟสัดส่วนร้อยละของโพสต์</w:t>
            </w:r>
            <w:r w:rsidRPr="00C270A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งานที่ได้รับความนิยม</w:t>
            </w: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โดยสามารถกรองตามทักษะที่นิสิตมีได้</w:t>
            </w:r>
          </w:p>
        </w:tc>
        <w:tc>
          <w:tcPr>
            <w:tcW w:w="1576" w:type="dxa"/>
          </w:tcPr>
          <w:p w14:paraId="3C782FC0" w14:textId="5D0959BB" w:rsidR="009450C1" w:rsidRPr="00E323AB" w:rsidRDefault="009450C1" w:rsidP="009450C1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010CA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งานที่ได้รับความนิยม</w:t>
            </w:r>
          </w:p>
        </w:tc>
        <w:tc>
          <w:tcPr>
            <w:tcW w:w="1780" w:type="dxa"/>
          </w:tcPr>
          <w:p w14:paraId="69CCA34D" w14:textId="01AB5B9C" w:rsidR="009450C1" w:rsidRDefault="009450C1" w:rsidP="009450C1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DB54AF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</w:tbl>
    <w:p w14:paraId="2D9CDF8B" w14:textId="77777777" w:rsidR="008D025D" w:rsidRPr="00561921" w:rsidRDefault="008D025D" w:rsidP="00997727">
      <w:pPr>
        <w:rPr>
          <w:rFonts w:ascii="TH SarabunPSK" w:hAnsi="TH SarabunPSK" w:cs="TH SarabunPSK"/>
          <w:b/>
          <w:bCs/>
          <w:sz w:val="36"/>
          <w:szCs w:val="36"/>
        </w:rPr>
      </w:pPr>
    </w:p>
    <w:tbl>
      <w:tblPr>
        <w:tblStyle w:val="TableGrid"/>
        <w:tblW w:w="10958" w:type="dxa"/>
        <w:tblInd w:w="-967" w:type="dxa"/>
        <w:tblLayout w:type="fixed"/>
        <w:tblLook w:val="04A0" w:firstRow="1" w:lastRow="0" w:firstColumn="1" w:lastColumn="0" w:noHBand="0" w:noVBand="1"/>
      </w:tblPr>
      <w:tblGrid>
        <w:gridCol w:w="1525"/>
        <w:gridCol w:w="1576"/>
        <w:gridCol w:w="4501"/>
        <w:gridCol w:w="1536"/>
        <w:gridCol w:w="1820"/>
      </w:tblGrid>
      <w:tr w:rsidR="00B84DF8" w:rsidRPr="00561921" w14:paraId="525DEECF" w14:textId="77777777" w:rsidTr="004F19F7">
        <w:tc>
          <w:tcPr>
            <w:tcW w:w="1525" w:type="dxa"/>
            <w:shd w:val="clear" w:color="auto" w:fill="BFBFBF" w:themeFill="background1" w:themeFillShade="BF"/>
            <w:vAlign w:val="center"/>
          </w:tcPr>
          <w:p w14:paraId="76389BC1" w14:textId="77777777" w:rsidR="008D025D" w:rsidRPr="00561921" w:rsidRDefault="008D025D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ภาษาไทย</w:t>
            </w:r>
          </w:p>
        </w:tc>
        <w:tc>
          <w:tcPr>
            <w:tcW w:w="1576" w:type="dxa"/>
            <w:shd w:val="clear" w:color="auto" w:fill="BFBFBF" w:themeFill="background1" w:themeFillShade="BF"/>
            <w:vAlign w:val="center"/>
          </w:tcPr>
          <w:p w14:paraId="74BC2728" w14:textId="77777777" w:rsidR="008D025D" w:rsidRPr="00561921" w:rsidRDefault="008D025D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</w:p>
        </w:tc>
        <w:tc>
          <w:tcPr>
            <w:tcW w:w="4501" w:type="dxa"/>
            <w:shd w:val="clear" w:color="auto" w:fill="BFBFBF" w:themeFill="background1" w:themeFillShade="BF"/>
            <w:vAlign w:val="center"/>
          </w:tcPr>
          <w:p w14:paraId="71372709" w14:textId="77777777" w:rsidR="008D025D" w:rsidRPr="00561921" w:rsidRDefault="008D025D">
            <w:pPr>
              <w:tabs>
                <w:tab w:val="left" w:pos="522"/>
              </w:tabs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36" w:type="dxa"/>
            <w:shd w:val="clear" w:color="auto" w:fill="BFBFBF" w:themeFill="background1" w:themeFillShade="BF"/>
          </w:tcPr>
          <w:p w14:paraId="6BE167B2" w14:textId="77777777" w:rsidR="008D025D" w:rsidRPr="00561921" w:rsidRDefault="008D025D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คำที่ใช้ในการสื่อสาร</w:t>
            </w:r>
          </w:p>
        </w:tc>
        <w:tc>
          <w:tcPr>
            <w:tcW w:w="1820" w:type="dxa"/>
            <w:shd w:val="clear" w:color="auto" w:fill="BFBFBF" w:themeFill="background1" w:themeFillShade="BF"/>
            <w:vAlign w:val="center"/>
          </w:tcPr>
          <w:p w14:paraId="4154195D" w14:textId="77777777" w:rsidR="008D025D" w:rsidRPr="00561921" w:rsidRDefault="008D025D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ประกอบด้วย</w:t>
            </w:r>
          </w:p>
        </w:tc>
      </w:tr>
      <w:tr w:rsidR="009E6A8D" w:rsidRPr="00561921" w14:paraId="657364E9" w14:textId="77777777" w:rsidTr="004F19F7">
        <w:tc>
          <w:tcPr>
            <w:tcW w:w="1525" w:type="dxa"/>
          </w:tcPr>
          <w:p w14:paraId="6140B7AC" w14:textId="4845D155" w:rsidR="009E6A8D" w:rsidRPr="00C270A3" w:rsidRDefault="000C2F66" w:rsidP="009E6A8D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0C2F66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ความต้องการกับทักษะที่มี</w:t>
            </w:r>
          </w:p>
        </w:tc>
        <w:tc>
          <w:tcPr>
            <w:tcW w:w="1576" w:type="dxa"/>
          </w:tcPr>
          <w:p w14:paraId="0AD32D16" w14:textId="766ED730" w:rsidR="009E6A8D" w:rsidRPr="00C270A3" w:rsidRDefault="000C2F66" w:rsidP="009E6A8D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Skills Gap Analysis</w:t>
            </w:r>
          </w:p>
        </w:tc>
        <w:tc>
          <w:tcPr>
            <w:tcW w:w="4501" w:type="dxa"/>
          </w:tcPr>
          <w:p w14:paraId="6275522C" w14:textId="60090157" w:rsidR="009E6A8D" w:rsidRPr="00C270A3" w:rsidRDefault="007D21F7" w:rsidP="009E6A8D">
            <w:pPr>
              <w:tabs>
                <w:tab w:val="left" w:pos="522"/>
              </w:tabs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กราฟแสดง</w:t>
            </w:r>
            <w:r w:rsidR="000C2F66"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การวิเคราะห์เปรียบเทียบระหว่างทักษะ</w:t>
            </w:r>
            <w:r w:rsidR="00441FFB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หลัก</w:t>
            </w:r>
            <w:r w:rsidR="008E72A4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หรือทั</w:t>
            </w:r>
            <w:r w:rsidR="00414846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กษะย่อย</w:t>
            </w:r>
            <w:r w:rsidR="000C2F66"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ที่นิสิตมีกับทักษะที่มีความต้องการสำหรับการทำงาน</w:t>
            </w:r>
            <w:r w:rsidR="00414B89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1536" w:type="dxa"/>
          </w:tcPr>
          <w:p w14:paraId="49DE5021" w14:textId="2E378243" w:rsidR="009E6A8D" w:rsidRPr="00C270A3" w:rsidRDefault="000C2F66" w:rsidP="009E6A8D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0C2F66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ความต้องการกับทักษะที่มี</w:t>
            </w:r>
          </w:p>
        </w:tc>
        <w:tc>
          <w:tcPr>
            <w:tcW w:w="1820" w:type="dxa"/>
          </w:tcPr>
          <w:p w14:paraId="70B4DC46" w14:textId="19530D54" w:rsidR="009E6A8D" w:rsidRPr="00C270A3" w:rsidRDefault="009E6A8D" w:rsidP="00523A2F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97751D" w:rsidRPr="00561921" w14:paraId="44F5219C" w14:textId="77777777" w:rsidTr="004F19F7">
        <w:tc>
          <w:tcPr>
            <w:tcW w:w="1525" w:type="dxa"/>
          </w:tcPr>
          <w:p w14:paraId="676AFC18" w14:textId="77777777" w:rsidR="006A2A1D" w:rsidRDefault="006A2A1D" w:rsidP="00BB77A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18E1CE46" w14:textId="77777777" w:rsidR="006A2A1D" w:rsidRDefault="006A2A1D" w:rsidP="00BB77A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542E032D" w14:textId="77777777" w:rsidR="006A2A1D" w:rsidRDefault="006A2A1D" w:rsidP="00BB77A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29137F5A" w14:textId="77777777" w:rsidR="006A2A1D" w:rsidRDefault="006A2A1D" w:rsidP="00BB77A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3D414B3A" w14:textId="77777777" w:rsidR="006A2A1D" w:rsidRDefault="006A2A1D" w:rsidP="00BB77A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631F63F9" w14:textId="77777777" w:rsidR="006A2A1D" w:rsidRDefault="006A2A1D" w:rsidP="00BB77A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4FC13ECF" w14:textId="77777777" w:rsidR="006A2A1D" w:rsidRDefault="006A2A1D" w:rsidP="00BB77A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09F0F2CA" w14:textId="77777777" w:rsidR="006A2A1D" w:rsidRDefault="006A2A1D" w:rsidP="00BB77A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1A019D21" w14:textId="77777777" w:rsidR="006A2A1D" w:rsidRDefault="006A2A1D" w:rsidP="00BB77A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51BF3409" w14:textId="77777777" w:rsidR="006A2A1D" w:rsidRDefault="006A2A1D" w:rsidP="00BB77A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2F8E9C00" w14:textId="77777777" w:rsidR="006A2A1D" w:rsidRDefault="006A2A1D" w:rsidP="00BB77A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42CB0968" w14:textId="0D037775" w:rsidR="0097751D" w:rsidRPr="00C270A3" w:rsidRDefault="00D832CB" w:rsidP="00BB77A1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DB54AF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ข้อมูลเชิงลึกตลาดงาน</w:t>
            </w:r>
          </w:p>
        </w:tc>
        <w:tc>
          <w:tcPr>
            <w:tcW w:w="1576" w:type="dxa"/>
          </w:tcPr>
          <w:p w14:paraId="42589E7A" w14:textId="77777777" w:rsidR="006A2A1D" w:rsidRDefault="006A2A1D" w:rsidP="00C805AC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785B248A" w14:textId="77777777" w:rsidR="006A2A1D" w:rsidRDefault="006A2A1D" w:rsidP="00C805AC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1A27FC2F" w14:textId="77777777" w:rsidR="006A2A1D" w:rsidRDefault="006A2A1D" w:rsidP="00C805AC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72ADAC7C" w14:textId="77777777" w:rsidR="006A2A1D" w:rsidRDefault="006A2A1D" w:rsidP="00C805AC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3C0E3589" w14:textId="77777777" w:rsidR="006A2A1D" w:rsidRDefault="006A2A1D" w:rsidP="00C805AC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18078276" w14:textId="77777777" w:rsidR="006A2A1D" w:rsidRDefault="006A2A1D" w:rsidP="00C805AC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609CB5F9" w14:textId="77777777" w:rsidR="006A2A1D" w:rsidRDefault="006A2A1D" w:rsidP="00C805AC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08213E4D" w14:textId="77777777" w:rsidR="006A2A1D" w:rsidRDefault="006A2A1D" w:rsidP="00C805AC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3947768E" w14:textId="77777777" w:rsidR="006A2A1D" w:rsidRDefault="006A2A1D" w:rsidP="00C805AC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4CCB0875" w14:textId="77777777" w:rsidR="006A2A1D" w:rsidRDefault="006A2A1D" w:rsidP="00C805AC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22C9C392" w14:textId="77777777" w:rsidR="006A2A1D" w:rsidRDefault="006A2A1D" w:rsidP="00C805AC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0234B706" w14:textId="316078DA" w:rsidR="0097751D" w:rsidRPr="00C270A3" w:rsidRDefault="00B46B75" w:rsidP="00C805AC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Job</w:t>
            </w:r>
            <w:r w:rsidR="00C805AC" w:rsidRPr="00C805AC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Market </w:t>
            </w:r>
          </w:p>
        </w:tc>
        <w:tc>
          <w:tcPr>
            <w:tcW w:w="4501" w:type="dxa"/>
          </w:tcPr>
          <w:p w14:paraId="5166F38E" w14:textId="77777777" w:rsidR="006A2A1D" w:rsidRDefault="006A2A1D" w:rsidP="006450D2">
            <w:pPr>
              <w:tabs>
                <w:tab w:val="left" w:pos="522"/>
              </w:tabs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3EECF78C" w14:textId="77777777" w:rsidR="006A2A1D" w:rsidRDefault="006A2A1D" w:rsidP="006450D2">
            <w:pPr>
              <w:tabs>
                <w:tab w:val="left" w:pos="522"/>
              </w:tabs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1E8960C1" w14:textId="77777777" w:rsidR="006A2A1D" w:rsidRDefault="006A2A1D" w:rsidP="006450D2">
            <w:pPr>
              <w:tabs>
                <w:tab w:val="left" w:pos="522"/>
              </w:tabs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2F83F3E7" w14:textId="77777777" w:rsidR="006A2A1D" w:rsidRDefault="006A2A1D" w:rsidP="006450D2">
            <w:pPr>
              <w:tabs>
                <w:tab w:val="left" w:pos="522"/>
              </w:tabs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0D692646" w14:textId="77777777" w:rsidR="006A2A1D" w:rsidRDefault="006A2A1D" w:rsidP="006450D2">
            <w:pPr>
              <w:tabs>
                <w:tab w:val="left" w:pos="522"/>
              </w:tabs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64FFEB78" w14:textId="77777777" w:rsidR="006A2A1D" w:rsidRDefault="006A2A1D" w:rsidP="006450D2">
            <w:pPr>
              <w:tabs>
                <w:tab w:val="left" w:pos="522"/>
              </w:tabs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206ADDCD" w14:textId="77777777" w:rsidR="006A2A1D" w:rsidRDefault="006A2A1D" w:rsidP="006450D2">
            <w:pPr>
              <w:tabs>
                <w:tab w:val="left" w:pos="522"/>
              </w:tabs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2BA3F504" w14:textId="77777777" w:rsidR="006A2A1D" w:rsidRDefault="006A2A1D" w:rsidP="006450D2">
            <w:pPr>
              <w:tabs>
                <w:tab w:val="left" w:pos="522"/>
              </w:tabs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04C69FAB" w14:textId="77777777" w:rsidR="006A2A1D" w:rsidRDefault="006A2A1D" w:rsidP="006450D2">
            <w:pPr>
              <w:tabs>
                <w:tab w:val="left" w:pos="522"/>
              </w:tabs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2D9DB2E9" w14:textId="77777777" w:rsidR="006A2A1D" w:rsidRDefault="006A2A1D" w:rsidP="006450D2">
            <w:pPr>
              <w:tabs>
                <w:tab w:val="left" w:pos="522"/>
              </w:tabs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1A5144D0" w14:textId="77777777" w:rsidR="006A2A1D" w:rsidRDefault="006A2A1D" w:rsidP="006450D2">
            <w:pPr>
              <w:tabs>
                <w:tab w:val="left" w:pos="522"/>
              </w:tabs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3B5E054C" w14:textId="15E55742" w:rsidR="0097751D" w:rsidRPr="00C270A3" w:rsidRDefault="006450D2" w:rsidP="006450D2">
            <w:pPr>
              <w:tabs>
                <w:tab w:val="left" w:pos="522"/>
              </w:tabs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6450D2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ติดตามแนวโน้มงาน ค่าตอบแทน และความต้องการของตลาด</w:t>
            </w:r>
          </w:p>
        </w:tc>
        <w:tc>
          <w:tcPr>
            <w:tcW w:w="1536" w:type="dxa"/>
          </w:tcPr>
          <w:p w14:paraId="63C4252A" w14:textId="77777777" w:rsidR="006A2A1D" w:rsidRDefault="006A2A1D" w:rsidP="00D832CB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085948CF" w14:textId="77777777" w:rsidR="006A2A1D" w:rsidRDefault="006A2A1D" w:rsidP="00D832CB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27DF1B6B" w14:textId="77777777" w:rsidR="006A2A1D" w:rsidRDefault="006A2A1D" w:rsidP="00D832CB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64E94BD8" w14:textId="77777777" w:rsidR="006A2A1D" w:rsidRDefault="006A2A1D" w:rsidP="00D832CB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1FD946EC" w14:textId="77777777" w:rsidR="006A2A1D" w:rsidRDefault="006A2A1D" w:rsidP="00D832CB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446234C0" w14:textId="77777777" w:rsidR="006A2A1D" w:rsidRDefault="006A2A1D" w:rsidP="00D832CB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26DEEC8F" w14:textId="77777777" w:rsidR="006A2A1D" w:rsidRDefault="006A2A1D" w:rsidP="00D832CB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39FEF2F8" w14:textId="77777777" w:rsidR="006A2A1D" w:rsidRDefault="006A2A1D" w:rsidP="00D832CB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390B36D7" w14:textId="77777777" w:rsidR="006A2A1D" w:rsidRDefault="006A2A1D" w:rsidP="00D832CB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0673E092" w14:textId="77777777" w:rsidR="006A2A1D" w:rsidRDefault="006A2A1D" w:rsidP="00D832CB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57E627E6" w14:textId="77777777" w:rsidR="006A2A1D" w:rsidRDefault="006A2A1D" w:rsidP="00D832CB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20FDFD38" w14:textId="267B011B" w:rsidR="0097751D" w:rsidRPr="00C270A3" w:rsidRDefault="00B46B75" w:rsidP="00D832CB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Job</w:t>
            </w:r>
            <w:r w:rsidRPr="00C805AC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Market</w:t>
            </w:r>
          </w:p>
        </w:tc>
        <w:tc>
          <w:tcPr>
            <w:tcW w:w="1820" w:type="dxa"/>
          </w:tcPr>
          <w:p w14:paraId="534C25A0" w14:textId="023E1D98" w:rsidR="0097751D" w:rsidRPr="00DD556E" w:rsidRDefault="00F204C3" w:rsidP="00D10936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1.</w:t>
            </w:r>
            <w:r w:rsidR="00D10936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D10936" w:rsidRPr="00DD556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งานที่เปิดอยู่ในระบบ</w:t>
            </w:r>
          </w:p>
          <w:p w14:paraId="35224BB0" w14:textId="5171F50F" w:rsidR="00F204C3" w:rsidRPr="00DD556E" w:rsidRDefault="00F204C3" w:rsidP="00762485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2.</w:t>
            </w:r>
            <w:r w:rsidR="00762485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762485" w:rsidRPr="00DD556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จำเเนกหมวดหมู่งานตามประเภทค่าตอบเเทน</w:t>
            </w:r>
          </w:p>
          <w:p w14:paraId="761A8E6A" w14:textId="29AB5A1E" w:rsidR="00F204C3" w:rsidRPr="00DD556E" w:rsidRDefault="00F204C3" w:rsidP="00044799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3.</w:t>
            </w:r>
            <w:r w:rsidR="004D4FF5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4D4FF5" w:rsidRPr="00DD556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อัตราความสำเร็จของการสมัครงาน</w:t>
            </w:r>
          </w:p>
          <w:p w14:paraId="4B3FC55C" w14:textId="2C0F6B8B" w:rsidR="00F204C3" w:rsidRPr="00DD556E" w:rsidRDefault="00F204C3" w:rsidP="00044799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4.</w:t>
            </w:r>
            <w:r w:rsidR="00044799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  <w:r w:rsidR="00044799" w:rsidRPr="00DD556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จำเเนกประเภทการตอบรับใบสมัครงานในระบบ</w:t>
            </w:r>
          </w:p>
          <w:p w14:paraId="156E340D" w14:textId="77777777" w:rsidR="00536F48" w:rsidRPr="00DD556E" w:rsidRDefault="00F204C3" w:rsidP="00536F48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5.</w:t>
            </w:r>
            <w:r w:rsidR="00536F48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536F48" w:rsidRPr="00DD556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การกระจายตัวของหมวดหมู่งาน</w:t>
            </w:r>
          </w:p>
          <w:p w14:paraId="5559243F" w14:textId="77777777" w:rsidR="00EA6F04" w:rsidRPr="00DD556E" w:rsidRDefault="00536F48" w:rsidP="00EA6F04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 xml:space="preserve">6. </w:t>
            </w:r>
            <w:r w:rsidR="00EA6F04" w:rsidRPr="00DD556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การกระจายตัวของสถานะงาน</w:t>
            </w:r>
          </w:p>
          <w:p w14:paraId="461C27C0" w14:textId="77777777" w:rsidR="00154252" w:rsidRPr="00DD556E" w:rsidRDefault="00154252" w:rsidP="00154252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 xml:space="preserve">7. </w:t>
            </w:r>
            <w:r w:rsidRPr="00DD556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การกระจายตัวของประเภทค่าตอบแทน</w:t>
            </w:r>
          </w:p>
          <w:p w14:paraId="7F01681C" w14:textId="77777777" w:rsidR="0020018D" w:rsidRPr="00DD556E" w:rsidRDefault="0020018D" w:rsidP="0020018D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 xml:space="preserve">8. </w:t>
            </w:r>
            <w:r w:rsidRPr="00DD556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การกระจายตัวของหมวดหมู่ย่อยของงาน</w:t>
            </w:r>
          </w:p>
          <w:p w14:paraId="045DE9D8" w14:textId="77777777" w:rsidR="00A500CF" w:rsidRPr="00DD556E" w:rsidRDefault="00A500CF" w:rsidP="00A500CF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 xml:space="preserve">9. </w:t>
            </w:r>
            <w:r w:rsidRPr="00DD556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งานที่สร้างตามช่วงเวลา</w:t>
            </w:r>
          </w:p>
          <w:p w14:paraId="4AE81832" w14:textId="4B131CE1" w:rsidR="00F204C3" w:rsidRPr="00C219F6" w:rsidRDefault="00C219F6" w:rsidP="00C219F6">
            <w:pPr>
              <w:rPr>
                <w:rStyle w:val="oypena"/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 xml:space="preserve">10. </w:t>
            </w:r>
            <w:r w:rsidRPr="00DD556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งานที่ปิดตามช่วงเวลา</w:t>
            </w:r>
          </w:p>
        </w:tc>
      </w:tr>
    </w:tbl>
    <w:p w14:paraId="21F91CCE" w14:textId="77777777" w:rsidR="00DD41E3" w:rsidRPr="00561921" w:rsidRDefault="00DD41E3" w:rsidP="009450C1">
      <w:pPr>
        <w:rPr>
          <w:rFonts w:ascii="TH SarabunPSK" w:hAnsi="TH SarabunPSK" w:cs="TH SarabunPSK"/>
          <w:b/>
          <w:bCs/>
          <w:sz w:val="36"/>
          <w:szCs w:val="36"/>
        </w:rPr>
      </w:pPr>
    </w:p>
    <w:tbl>
      <w:tblPr>
        <w:tblStyle w:val="TableGrid"/>
        <w:tblW w:w="10958" w:type="dxa"/>
        <w:tblInd w:w="-967" w:type="dxa"/>
        <w:tblLayout w:type="fixed"/>
        <w:tblLook w:val="04A0" w:firstRow="1" w:lastRow="0" w:firstColumn="1" w:lastColumn="0" w:noHBand="0" w:noVBand="1"/>
      </w:tblPr>
      <w:tblGrid>
        <w:gridCol w:w="1525"/>
        <w:gridCol w:w="1576"/>
        <w:gridCol w:w="4501"/>
        <w:gridCol w:w="1536"/>
        <w:gridCol w:w="1820"/>
      </w:tblGrid>
      <w:tr w:rsidR="00254A06" w:rsidRPr="00561921" w14:paraId="61AE9AA4" w14:textId="77777777" w:rsidTr="006A2A1D">
        <w:tc>
          <w:tcPr>
            <w:tcW w:w="1525" w:type="dxa"/>
            <w:shd w:val="clear" w:color="auto" w:fill="BFBFBF" w:themeFill="background1" w:themeFillShade="BF"/>
            <w:vAlign w:val="center"/>
          </w:tcPr>
          <w:p w14:paraId="6CD2BCF6" w14:textId="77777777" w:rsidR="00DD41E3" w:rsidRPr="00561921" w:rsidRDefault="00DD41E3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ภาษาไทย</w:t>
            </w:r>
          </w:p>
        </w:tc>
        <w:tc>
          <w:tcPr>
            <w:tcW w:w="1576" w:type="dxa"/>
            <w:shd w:val="clear" w:color="auto" w:fill="BFBFBF" w:themeFill="background1" w:themeFillShade="BF"/>
            <w:vAlign w:val="center"/>
          </w:tcPr>
          <w:p w14:paraId="6BA8170F" w14:textId="77777777" w:rsidR="00DD41E3" w:rsidRPr="00561921" w:rsidRDefault="00DD41E3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</w:p>
        </w:tc>
        <w:tc>
          <w:tcPr>
            <w:tcW w:w="4501" w:type="dxa"/>
            <w:shd w:val="clear" w:color="auto" w:fill="BFBFBF" w:themeFill="background1" w:themeFillShade="BF"/>
            <w:vAlign w:val="center"/>
          </w:tcPr>
          <w:p w14:paraId="2A8997A8" w14:textId="77777777" w:rsidR="00DD41E3" w:rsidRPr="00561921" w:rsidRDefault="00DD41E3">
            <w:pPr>
              <w:tabs>
                <w:tab w:val="left" w:pos="522"/>
              </w:tabs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36" w:type="dxa"/>
            <w:shd w:val="clear" w:color="auto" w:fill="BFBFBF" w:themeFill="background1" w:themeFillShade="BF"/>
          </w:tcPr>
          <w:p w14:paraId="7B8BCF96" w14:textId="77777777" w:rsidR="00DD41E3" w:rsidRPr="00561921" w:rsidRDefault="00DD41E3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คำที่ใช้ในการสื่อสาร</w:t>
            </w:r>
          </w:p>
        </w:tc>
        <w:tc>
          <w:tcPr>
            <w:tcW w:w="1820" w:type="dxa"/>
            <w:shd w:val="clear" w:color="auto" w:fill="BFBFBF" w:themeFill="background1" w:themeFillShade="BF"/>
            <w:vAlign w:val="center"/>
          </w:tcPr>
          <w:p w14:paraId="3DA7993D" w14:textId="77777777" w:rsidR="00DD41E3" w:rsidRPr="00561921" w:rsidRDefault="00DD41E3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ประกอบด้วย</w:t>
            </w:r>
          </w:p>
        </w:tc>
      </w:tr>
      <w:tr w:rsidR="009450C1" w:rsidRPr="00C270A3" w14:paraId="3A045BC8" w14:textId="77777777" w:rsidTr="006A2A1D">
        <w:tc>
          <w:tcPr>
            <w:tcW w:w="1525" w:type="dxa"/>
          </w:tcPr>
          <w:p w14:paraId="7EE27294" w14:textId="77777777" w:rsidR="009450C1" w:rsidRPr="00C270A3" w:rsidRDefault="009450C1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B31E2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จำเเนกหมวดหมู่งานตามประเภทค่าตอบเเทน</w:t>
            </w:r>
          </w:p>
        </w:tc>
        <w:tc>
          <w:tcPr>
            <w:tcW w:w="1576" w:type="dxa"/>
          </w:tcPr>
          <w:p w14:paraId="505293C5" w14:textId="77777777" w:rsidR="009450C1" w:rsidRPr="00C270A3" w:rsidRDefault="009450C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270A3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Average Pay Rate</w:t>
            </w:r>
          </w:p>
        </w:tc>
        <w:tc>
          <w:tcPr>
            <w:tcW w:w="4501" w:type="dxa"/>
          </w:tcPr>
          <w:p w14:paraId="0AFBDE16" w14:textId="31CF1562" w:rsidR="009450C1" w:rsidRPr="00C270A3" w:rsidRDefault="009450C1">
            <w:pPr>
              <w:tabs>
                <w:tab w:val="left" w:pos="522"/>
              </w:tabs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B31E2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กราฟแสดงอัตรา</w:t>
            </w:r>
            <w:r w:rsidR="006A2A1D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เ</w:t>
            </w:r>
            <w:r w:rsidRPr="005B31E2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ฉลี่ยร้อยละของค่าตอบแทนแต่ละประเภทตาม</w:t>
            </w:r>
            <w:r w:rsidRPr="005B31E2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หมวดหมู่</w:t>
            </w:r>
            <w:r w:rsidRPr="005B31E2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ของ</w:t>
            </w:r>
            <w:r w:rsidRPr="005B31E2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าน</w:t>
            </w:r>
          </w:p>
        </w:tc>
        <w:tc>
          <w:tcPr>
            <w:tcW w:w="1536" w:type="dxa"/>
          </w:tcPr>
          <w:p w14:paraId="7B83AC95" w14:textId="77777777" w:rsidR="009450C1" w:rsidRPr="00C270A3" w:rsidRDefault="009450C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B31E2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จำเเนกหมวดหมู่งานตามประเภทค่าตอบเเทน</w:t>
            </w:r>
          </w:p>
        </w:tc>
        <w:tc>
          <w:tcPr>
            <w:tcW w:w="1820" w:type="dxa"/>
          </w:tcPr>
          <w:p w14:paraId="320EB3ED" w14:textId="77777777" w:rsidR="006A2A1D" w:rsidRDefault="006A2A1D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0580D1FC" w14:textId="79194936" w:rsidR="009450C1" w:rsidRPr="00C270A3" w:rsidRDefault="009450C1" w:rsidP="006A2A1D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</w:t>
            </w:r>
          </w:p>
        </w:tc>
      </w:tr>
      <w:tr w:rsidR="00254A06" w:rsidRPr="00561921" w14:paraId="2746385C" w14:textId="77777777" w:rsidTr="006A2A1D">
        <w:tc>
          <w:tcPr>
            <w:tcW w:w="1525" w:type="dxa"/>
            <w:shd w:val="clear" w:color="auto" w:fill="FFFFFF" w:themeFill="background1"/>
          </w:tcPr>
          <w:p w14:paraId="5C2F08E8" w14:textId="66DCA9C0" w:rsidR="004F07A6" w:rsidRPr="00CC3903" w:rsidRDefault="004F07A6" w:rsidP="004F07A6">
            <w:pPr>
              <w:rPr>
                <w:rFonts w:ascii="TH SarabunPSK" w:hAnsi="TH SarabunPSK" w:cs="TH SarabunPSK"/>
                <w:b/>
                <w:color w:val="000000"/>
                <w:sz w:val="32"/>
                <w:szCs w:val="32"/>
                <w:cs/>
              </w:rPr>
            </w:pPr>
            <w:r w:rsidRPr="00CC3903">
              <w:rPr>
                <w:rFonts w:ascii="TH SarabunPSK" w:hAnsi="TH SarabunPSK" w:cs="TH SarabunPSK" w:hint="cs"/>
                <w:b/>
                <w:color w:val="000000"/>
                <w:sz w:val="32"/>
                <w:szCs w:val="32"/>
                <w:cs/>
              </w:rPr>
              <w:t>อัตรา</w:t>
            </w:r>
            <w:r w:rsidR="00CC3903" w:rsidRPr="00BD784A">
              <w:rPr>
                <w:rFonts w:ascii="TH SarabunPSK" w:hAnsi="TH SarabunPSK" w:cs="TH SarabunPSK"/>
                <w:b/>
                <w:color w:val="000000"/>
                <w:sz w:val="32"/>
                <w:szCs w:val="32"/>
                <w:cs/>
              </w:rPr>
              <w:t>ความสำเร็จ</w:t>
            </w:r>
            <w:r w:rsidR="00CC3903" w:rsidRPr="00B0345A">
              <w:rPr>
                <w:rFonts w:ascii="TH SarabunPSK" w:hAnsi="TH SarabunPSK" w:cs="TH SarabunPSK"/>
                <w:b/>
                <w:color w:val="000000"/>
                <w:sz w:val="32"/>
                <w:szCs w:val="32"/>
                <w:cs/>
              </w:rPr>
              <w:t>ของ</w:t>
            </w:r>
            <w:r w:rsidRPr="00CC3903">
              <w:rPr>
                <w:rFonts w:ascii="TH SarabunPSK" w:hAnsi="TH SarabunPSK" w:cs="TH SarabunPSK" w:hint="cs"/>
                <w:b/>
                <w:color w:val="000000"/>
                <w:sz w:val="32"/>
                <w:szCs w:val="32"/>
                <w:cs/>
              </w:rPr>
              <w:t>การ</w:t>
            </w:r>
            <w:r w:rsidR="00CC3903" w:rsidRPr="00B0345A">
              <w:rPr>
                <w:rFonts w:ascii="TH SarabunPSK" w:hAnsi="TH SarabunPSK" w:cs="TH SarabunPSK"/>
                <w:b/>
                <w:color w:val="000000"/>
                <w:sz w:val="32"/>
                <w:szCs w:val="32"/>
                <w:cs/>
              </w:rPr>
              <w:t>สมัคร</w:t>
            </w:r>
            <w:r w:rsidRPr="00CC3903">
              <w:rPr>
                <w:rFonts w:ascii="TH SarabunPSK" w:hAnsi="TH SarabunPSK" w:cs="TH SarabunPSK" w:hint="cs"/>
                <w:b/>
                <w:color w:val="000000"/>
                <w:sz w:val="32"/>
                <w:szCs w:val="32"/>
                <w:cs/>
              </w:rPr>
              <w:t>งาน</w:t>
            </w:r>
          </w:p>
        </w:tc>
        <w:tc>
          <w:tcPr>
            <w:tcW w:w="1576" w:type="dxa"/>
            <w:shd w:val="clear" w:color="auto" w:fill="FFFFFF" w:themeFill="background1"/>
          </w:tcPr>
          <w:p w14:paraId="1375A36C" w14:textId="6D1032CE" w:rsidR="004F07A6" w:rsidRPr="00C270A3" w:rsidRDefault="004F07A6" w:rsidP="004F07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270A3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Average Completion Rate</w:t>
            </w:r>
          </w:p>
        </w:tc>
        <w:tc>
          <w:tcPr>
            <w:tcW w:w="4501" w:type="dxa"/>
            <w:shd w:val="clear" w:color="auto" w:fill="FFFFFF" w:themeFill="background1"/>
          </w:tcPr>
          <w:p w14:paraId="230B125F" w14:textId="41DC9B1E" w:rsidR="004F07A6" w:rsidRPr="00C270A3" w:rsidRDefault="00F34BD5" w:rsidP="004F07A6">
            <w:pPr>
              <w:tabs>
                <w:tab w:val="left" w:pos="522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กราฟ</w:t>
            </w:r>
            <w:r w:rsidR="004F07A6" w:rsidRPr="00C270A3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อัตราเฉลี่ย</w:t>
            </w:r>
            <w:r w:rsidR="002B0D8A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ร้อยละ</w:t>
            </w:r>
            <w:r w:rsidR="004F07A6" w:rsidRPr="00C270A3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การได้งานของนิสิต</w:t>
            </w:r>
          </w:p>
        </w:tc>
        <w:tc>
          <w:tcPr>
            <w:tcW w:w="1536" w:type="dxa"/>
            <w:shd w:val="clear" w:color="auto" w:fill="FFFFFF" w:themeFill="background1"/>
          </w:tcPr>
          <w:p w14:paraId="7ACC7976" w14:textId="3CCF908E" w:rsidR="004F07A6" w:rsidRPr="00030FC2" w:rsidRDefault="0053289A" w:rsidP="004F07A6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1305C5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อัตราความสำเร็จ</w:t>
            </w:r>
            <w:r w:rsidRPr="00030FC2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ของการสมัครงาน</w:t>
            </w:r>
          </w:p>
        </w:tc>
        <w:tc>
          <w:tcPr>
            <w:tcW w:w="1820" w:type="dxa"/>
            <w:shd w:val="clear" w:color="auto" w:fill="FFFFFF" w:themeFill="background1"/>
          </w:tcPr>
          <w:p w14:paraId="6ACAAAC8" w14:textId="35127FFA" w:rsidR="004F07A6" w:rsidRPr="001305C5" w:rsidRDefault="00FE419E" w:rsidP="004F07A6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1305C5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1.</w:t>
            </w:r>
            <w:r w:rsidR="001305C5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1305C5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ผ่านการคัดเลือก</w:t>
            </w:r>
          </w:p>
          <w:p w14:paraId="115C917E" w14:textId="21C474A3" w:rsidR="004F07A6" w:rsidRPr="00C270A3" w:rsidRDefault="00FE419E" w:rsidP="004F07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305C5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2.</w:t>
            </w:r>
            <w:r w:rsidR="001305C5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Pr="001305C5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ไม่ผ่านการคัดเลือก</w:t>
            </w:r>
          </w:p>
        </w:tc>
      </w:tr>
      <w:tr w:rsidR="00254A06" w:rsidRPr="00561921" w14:paraId="2D7E8DB9" w14:textId="77777777" w:rsidTr="006A2A1D">
        <w:tc>
          <w:tcPr>
            <w:tcW w:w="1525" w:type="dxa"/>
            <w:shd w:val="clear" w:color="auto" w:fill="FFFFFF" w:themeFill="background1"/>
          </w:tcPr>
          <w:p w14:paraId="408B1538" w14:textId="66FC9963" w:rsidR="002A24FF" w:rsidRPr="00CC3903" w:rsidRDefault="002D43F6" w:rsidP="00814A75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 w:rsidRPr="00BB77A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จำเเนกประเภทการตอบรับใบสมัครงานในระบบ</w:t>
            </w:r>
          </w:p>
        </w:tc>
        <w:tc>
          <w:tcPr>
            <w:tcW w:w="1576" w:type="dxa"/>
            <w:shd w:val="clear" w:color="auto" w:fill="FFFFFF" w:themeFill="background1"/>
          </w:tcPr>
          <w:p w14:paraId="66957E33" w14:textId="1F124ADE" w:rsidR="002A24FF" w:rsidRPr="00C270A3" w:rsidRDefault="00CB642C" w:rsidP="18FD73CD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2A9316BE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Job </w:t>
            </w:r>
            <w:r w:rsidR="7E716F86" w:rsidRPr="18FD73CD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Application</w:t>
            </w:r>
          </w:p>
          <w:p w14:paraId="32B9E1F5" w14:textId="176E68AE" w:rsidR="002A24FF" w:rsidRPr="00C270A3" w:rsidRDefault="00CB642C" w:rsidP="00CB642C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18FD73CD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Category</w:t>
            </w:r>
            <w:r w:rsidRPr="2A9316BE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Distribution</w:t>
            </w:r>
          </w:p>
        </w:tc>
        <w:tc>
          <w:tcPr>
            <w:tcW w:w="4501" w:type="dxa"/>
            <w:shd w:val="clear" w:color="auto" w:fill="FFFFFF" w:themeFill="background1"/>
          </w:tcPr>
          <w:p w14:paraId="232C20C6" w14:textId="77777777" w:rsidR="00BA720F" w:rsidRDefault="00F34BD5" w:rsidP="003F597A">
            <w:pPr>
              <w:tabs>
                <w:tab w:val="left" w:pos="522"/>
              </w:tabs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B219C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กราฟ</w:t>
            </w:r>
            <w:r w:rsidR="00140103" w:rsidRPr="00B219C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แสดงอัตร</w:t>
            </w:r>
            <w:r w:rsidR="000B2B57" w:rsidRPr="00B219C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าเฉลี่ยร้อยละ</w:t>
            </w:r>
            <w:r w:rsidR="00151B7F" w:rsidRPr="00B219C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ของการ</w:t>
            </w:r>
            <w:r w:rsidR="00052690" w:rsidRPr="00B219C4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จำเเนก</w:t>
            </w:r>
          </w:p>
          <w:p w14:paraId="201E3AF7" w14:textId="0659194C" w:rsidR="003F597A" w:rsidRPr="00B219C4" w:rsidRDefault="00052690" w:rsidP="003F597A">
            <w:pPr>
              <w:tabs>
                <w:tab w:val="left" w:pos="522"/>
              </w:tabs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B219C4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ประเภทการตอบรับใบสมัครงานในระบบ</w:t>
            </w:r>
            <w:r w:rsidR="008D2FCD" w:rsidRPr="00B219C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สามา</w:t>
            </w:r>
            <w:r w:rsidR="006F5942" w:rsidRPr="00B219C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รถกรองตามหมว</w:t>
            </w:r>
            <w:r w:rsidR="0092607E" w:rsidRPr="00B219C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ดหมู่งาน อาจารย์และค่าตอบแทน</w:t>
            </w:r>
          </w:p>
        </w:tc>
        <w:tc>
          <w:tcPr>
            <w:tcW w:w="1536" w:type="dxa"/>
            <w:shd w:val="clear" w:color="auto" w:fill="FFFFFF" w:themeFill="background1"/>
          </w:tcPr>
          <w:p w14:paraId="42C8C9BB" w14:textId="7E451550" w:rsidR="002A24FF" w:rsidRPr="00B219C4" w:rsidRDefault="00044799" w:rsidP="00044799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B219C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จำเเนกประเภทการตอบรับใบสมัครงานในระบบ</w:t>
            </w:r>
          </w:p>
        </w:tc>
        <w:tc>
          <w:tcPr>
            <w:tcW w:w="1820" w:type="dxa"/>
            <w:shd w:val="clear" w:color="auto" w:fill="FFFFFF" w:themeFill="background1"/>
          </w:tcPr>
          <w:p w14:paraId="10A4DF4E" w14:textId="1EDF44DB" w:rsidR="002A24FF" w:rsidRDefault="00132C85" w:rsidP="004F07A6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1.</w:t>
            </w:r>
            <w:r w:rsidR="00B219C4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2E6E3A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รอก</w:t>
            </w:r>
            <w:r w:rsidR="00B219C4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า</w:t>
            </w:r>
            <w:r w:rsidR="002E6E3A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รพิจารณา</w:t>
            </w:r>
          </w:p>
          <w:p w14:paraId="4DC5EF71" w14:textId="3B89571A" w:rsidR="002E6E3A" w:rsidRDefault="002E6E3A" w:rsidP="004F07A6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2.</w:t>
            </w:r>
            <w:r w:rsidR="00B219C4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D87B48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ไม่ผ่านการคัดเลือก</w:t>
            </w:r>
          </w:p>
          <w:p w14:paraId="2BEFE706" w14:textId="7661592D" w:rsidR="00D87B48" w:rsidRDefault="00D87B48" w:rsidP="004F07A6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3.</w:t>
            </w:r>
            <w:r w:rsidR="00B219C4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  <w:r w:rsidR="00D96CFD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ผ่านการคัดเลือก</w:t>
            </w:r>
          </w:p>
        </w:tc>
      </w:tr>
      <w:tr w:rsidR="00254A06" w:rsidRPr="00561921" w14:paraId="56632B64" w14:textId="77777777" w:rsidTr="006A2A1D">
        <w:tc>
          <w:tcPr>
            <w:tcW w:w="1525" w:type="dxa"/>
            <w:shd w:val="clear" w:color="auto" w:fill="FFFFFF" w:themeFill="background1"/>
          </w:tcPr>
          <w:p w14:paraId="2ACC2EF8" w14:textId="188E3F85" w:rsidR="004F07A6" w:rsidRPr="005A04F0" w:rsidRDefault="002041BA" w:rsidP="004F07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E74E1">
              <w:rPr>
                <w:rFonts w:ascii="TH SarabunPSK" w:hAnsi="TH SarabunPSK" w:cs="TH SarabunPSK"/>
                <w:sz w:val="32"/>
                <w:szCs w:val="32"/>
                <w:cs/>
              </w:rPr>
              <w:t>การกระจายตัวของ</w:t>
            </w:r>
            <w:r w:rsidR="00977E46" w:rsidRPr="00977E46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หมวดหมู่</w:t>
            </w:r>
            <w:r w:rsidRPr="00FE74E1">
              <w:rPr>
                <w:rFonts w:ascii="TH SarabunPSK" w:hAnsi="TH SarabunPSK" w:cs="TH SarabunPSK"/>
                <w:sz w:val="32"/>
                <w:szCs w:val="32"/>
                <w:cs/>
              </w:rPr>
              <w:t>งาน</w:t>
            </w:r>
          </w:p>
        </w:tc>
        <w:tc>
          <w:tcPr>
            <w:tcW w:w="1576" w:type="dxa"/>
            <w:shd w:val="clear" w:color="auto" w:fill="FFFFFF" w:themeFill="background1"/>
          </w:tcPr>
          <w:p w14:paraId="7632B908" w14:textId="28CDC7CB" w:rsidR="004F07A6" w:rsidRPr="00C270A3" w:rsidRDefault="00A80B69" w:rsidP="004F07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80B69">
              <w:rPr>
                <w:rFonts w:ascii="TH SarabunPSK" w:hAnsi="TH SarabunPSK" w:cs="TH SarabunPSK"/>
                <w:sz w:val="32"/>
                <w:szCs w:val="32"/>
              </w:rPr>
              <w:t>Job Category Distribution</w:t>
            </w:r>
          </w:p>
        </w:tc>
        <w:tc>
          <w:tcPr>
            <w:tcW w:w="4501" w:type="dxa"/>
            <w:shd w:val="clear" w:color="auto" w:fill="FFFFFF" w:themeFill="background1"/>
          </w:tcPr>
          <w:p w14:paraId="12F1590D" w14:textId="68E44B01" w:rsidR="004F07A6" w:rsidRPr="00C270A3" w:rsidRDefault="00F34BD5" w:rsidP="004F07A6">
            <w:pPr>
              <w:tabs>
                <w:tab w:val="left" w:pos="522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5EC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กราฟ</w:t>
            </w:r>
            <w:r w:rsidR="00242341" w:rsidRPr="009155EC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แสด</w:t>
            </w:r>
            <w:r w:rsidR="000040EC" w:rsidRPr="009155EC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ง</w:t>
            </w:r>
            <w:r w:rsidR="00242341" w:rsidRPr="009155EC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อัตราเฉลี่ยร้อยละ</w:t>
            </w:r>
            <w:r w:rsidR="00D4365E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ของสัดส่วนงานแต่ละ</w:t>
            </w:r>
            <w:r w:rsidR="00A055D5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หมวดหมู่</w:t>
            </w:r>
            <w:r w:rsidR="002C00C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สามารถกรองตาม</w:t>
            </w:r>
            <w:r w:rsidR="00074DDD">
              <w:rPr>
                <w:rFonts w:ascii="TH SarabunPSK" w:hAnsi="TH SarabunPSK" w:cs="TH SarabunPSK" w:hint="cs"/>
                <w:sz w:val="32"/>
                <w:szCs w:val="32"/>
                <w:cs/>
              </w:rPr>
              <w:t>ส</w:t>
            </w:r>
            <w:r w:rsidR="00E80EB7">
              <w:rPr>
                <w:rFonts w:ascii="TH SarabunPSK" w:hAnsi="TH SarabunPSK" w:cs="TH SarabunPSK" w:hint="cs"/>
                <w:sz w:val="32"/>
                <w:szCs w:val="32"/>
                <w:cs/>
              </w:rPr>
              <w:t>ถานะของงานและ</w:t>
            </w:r>
            <w:r w:rsidR="00171976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ประเภทค่าตอบแทน</w:t>
            </w:r>
          </w:p>
        </w:tc>
        <w:tc>
          <w:tcPr>
            <w:tcW w:w="1536" w:type="dxa"/>
            <w:shd w:val="clear" w:color="auto" w:fill="FFFFFF" w:themeFill="background1"/>
          </w:tcPr>
          <w:p w14:paraId="4FF205D6" w14:textId="49A17943" w:rsidR="004F07A6" w:rsidRPr="009155EC" w:rsidRDefault="002041BA" w:rsidP="004F07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5EC">
              <w:rPr>
                <w:rFonts w:ascii="TH SarabunPSK" w:hAnsi="TH SarabunPSK" w:cs="TH SarabunPSK"/>
                <w:sz w:val="32"/>
                <w:szCs w:val="32"/>
                <w:cs/>
              </w:rPr>
              <w:t>การกระจายตัวของ</w:t>
            </w:r>
            <w:r w:rsidR="00FE74E1" w:rsidRPr="009155EC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สถานะ</w:t>
            </w:r>
            <w:r w:rsidRPr="009155EC">
              <w:rPr>
                <w:rFonts w:ascii="TH SarabunPSK" w:hAnsi="TH SarabunPSK" w:cs="TH SarabunPSK"/>
                <w:sz w:val="32"/>
                <w:szCs w:val="32"/>
                <w:cs/>
              </w:rPr>
              <w:t>งาน</w:t>
            </w:r>
          </w:p>
        </w:tc>
        <w:tc>
          <w:tcPr>
            <w:tcW w:w="1820" w:type="dxa"/>
            <w:shd w:val="clear" w:color="auto" w:fill="FFFFFF" w:themeFill="background1"/>
          </w:tcPr>
          <w:p w14:paraId="5CD3E687" w14:textId="77777777" w:rsidR="004F07A6" w:rsidRDefault="004F07A6" w:rsidP="009155E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2D6D2D7" w14:textId="483FAA99" w:rsidR="004F07A6" w:rsidRPr="00C270A3" w:rsidRDefault="002041BA" w:rsidP="00982F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254A06" w:rsidRPr="00561921" w14:paraId="3B61512C" w14:textId="77777777" w:rsidTr="006A2A1D">
        <w:tc>
          <w:tcPr>
            <w:tcW w:w="1525" w:type="dxa"/>
            <w:shd w:val="clear" w:color="auto" w:fill="FFFFFF" w:themeFill="background1"/>
          </w:tcPr>
          <w:p w14:paraId="56C1940F" w14:textId="7B65E1C8" w:rsidR="00DD41E3" w:rsidRPr="00495093" w:rsidRDefault="00044068" w:rsidP="00DE269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5EC">
              <w:rPr>
                <w:rFonts w:ascii="TH SarabunPSK" w:hAnsi="TH SarabunPSK" w:cs="TH SarabunPSK"/>
                <w:sz w:val="32"/>
                <w:szCs w:val="32"/>
                <w:cs/>
              </w:rPr>
              <w:t>การกระจายตัวของสถานะงาน</w:t>
            </w:r>
          </w:p>
        </w:tc>
        <w:tc>
          <w:tcPr>
            <w:tcW w:w="1576" w:type="dxa"/>
            <w:shd w:val="clear" w:color="auto" w:fill="FFFFFF" w:themeFill="background1"/>
          </w:tcPr>
          <w:p w14:paraId="5B59EC1F" w14:textId="785F19EE" w:rsidR="00DD41E3" w:rsidRPr="009155EC" w:rsidRDefault="00FB00B0" w:rsidP="00DE269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B00B0">
              <w:rPr>
                <w:rFonts w:ascii="TH SarabunPSK" w:hAnsi="TH SarabunPSK" w:cs="TH SarabunPSK"/>
                <w:sz w:val="32"/>
                <w:szCs w:val="32"/>
              </w:rPr>
              <w:t>Job Status Distribution</w:t>
            </w:r>
          </w:p>
        </w:tc>
        <w:tc>
          <w:tcPr>
            <w:tcW w:w="4501" w:type="dxa"/>
            <w:shd w:val="clear" w:color="auto" w:fill="FFFFFF" w:themeFill="background1"/>
          </w:tcPr>
          <w:p w14:paraId="23C457F3" w14:textId="1C7D21B0" w:rsidR="00DD41E3" w:rsidRPr="009155EC" w:rsidRDefault="00C219F6" w:rsidP="00DE269F">
            <w:pPr>
              <w:tabs>
                <w:tab w:val="left" w:pos="522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</w:t>
            </w:r>
            <w:r w:rsidR="00C77FA5">
              <w:rPr>
                <w:rFonts w:ascii="TH SarabunPSK" w:hAnsi="TH SarabunPSK" w:cs="TH SarabunPSK" w:hint="cs"/>
                <w:sz w:val="32"/>
                <w:szCs w:val="32"/>
                <w:cs/>
              </w:rPr>
              <w:t>สัดส่วนร้อยละ</w:t>
            </w:r>
            <w:r w:rsidR="00D96583" w:rsidRPr="009155EC">
              <w:rPr>
                <w:rFonts w:ascii="TH SarabunPSK" w:hAnsi="TH SarabunPSK" w:cs="TH SarabunPSK"/>
                <w:sz w:val="32"/>
                <w:szCs w:val="32"/>
                <w:cs/>
              </w:rPr>
              <w:t>การกระจายตัวของสถานะงาน</w:t>
            </w:r>
          </w:p>
        </w:tc>
        <w:tc>
          <w:tcPr>
            <w:tcW w:w="1536" w:type="dxa"/>
            <w:shd w:val="clear" w:color="auto" w:fill="FFFFFF" w:themeFill="background1"/>
          </w:tcPr>
          <w:p w14:paraId="3E6ED454" w14:textId="698E3EA1" w:rsidR="00DD41E3" w:rsidRPr="009155EC" w:rsidRDefault="009155EC" w:rsidP="00DE269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5EC">
              <w:rPr>
                <w:rFonts w:ascii="TH SarabunPSK" w:hAnsi="TH SarabunPSK" w:cs="TH SarabunPSK"/>
                <w:sz w:val="32"/>
                <w:szCs w:val="32"/>
                <w:cs/>
              </w:rPr>
              <w:t>การกระจายตัวของสถานะงาน</w:t>
            </w:r>
          </w:p>
        </w:tc>
        <w:tc>
          <w:tcPr>
            <w:tcW w:w="1820" w:type="dxa"/>
            <w:shd w:val="clear" w:color="auto" w:fill="FFFFFF" w:themeFill="background1"/>
          </w:tcPr>
          <w:p w14:paraId="09C6EBE9" w14:textId="652C193D" w:rsidR="002B285B" w:rsidRPr="00561921" w:rsidRDefault="002B28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 xml:space="preserve">1. </w:t>
            </w:r>
            <w:r w:rsidR="00F072AD">
              <w:rPr>
                <w:rFonts w:ascii="TH SarabunPSK" w:hAnsi="TH SarabunPSK" w:cs="TH SarabunPSK"/>
                <w:sz w:val="32"/>
                <w:szCs w:val="32"/>
              </w:rPr>
              <w:t>open</w:t>
            </w:r>
          </w:p>
          <w:p w14:paraId="2F54F661" w14:textId="7C39701B" w:rsidR="002B285B" w:rsidRPr="00561921" w:rsidRDefault="002B28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 xml:space="preserve">2. </w:t>
            </w:r>
            <w:r w:rsidR="00F072AD">
              <w:rPr>
                <w:rFonts w:ascii="TH SarabunPSK" w:hAnsi="TH SarabunPSK" w:cs="TH SarabunPSK"/>
                <w:sz w:val="32"/>
                <w:szCs w:val="32"/>
              </w:rPr>
              <w:t>close</w:t>
            </w:r>
          </w:p>
          <w:p w14:paraId="6ECEF30D" w14:textId="2216048E" w:rsidR="002B285B" w:rsidRPr="00561921" w:rsidRDefault="002B28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 xml:space="preserve">3. </w:t>
            </w:r>
            <w:r w:rsidR="00F072AD">
              <w:rPr>
                <w:rFonts w:ascii="TH SarabunPSK" w:hAnsi="TH SarabunPSK" w:cs="TH SarabunPSK"/>
                <w:sz w:val="32"/>
                <w:szCs w:val="32"/>
              </w:rPr>
              <w:t>delete</w:t>
            </w:r>
          </w:p>
          <w:p w14:paraId="144F32F6" w14:textId="12FE1FCB" w:rsidR="002B285B" w:rsidRPr="00561921" w:rsidRDefault="00936B4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 xml:space="preserve">4. </w:t>
            </w:r>
            <w:r w:rsidR="000F6332">
              <w:rPr>
                <w:rFonts w:ascii="TH SarabunPSK" w:hAnsi="TH SarabunPSK" w:cs="TH SarabunPSK"/>
                <w:sz w:val="32"/>
                <w:szCs w:val="32"/>
              </w:rPr>
              <w:t>full</w:t>
            </w:r>
          </w:p>
          <w:p w14:paraId="3CD46632" w14:textId="77777777" w:rsidR="00DD41E3" w:rsidRPr="00561921" w:rsidRDefault="00DD41E3" w:rsidP="002B285B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</w:tr>
      <w:tr w:rsidR="00254A06" w:rsidRPr="00561921" w14:paraId="544839B4" w14:textId="77777777" w:rsidTr="006A2A1D">
        <w:tc>
          <w:tcPr>
            <w:tcW w:w="1525" w:type="dxa"/>
            <w:shd w:val="clear" w:color="auto" w:fill="FFFFFF" w:themeFill="background1"/>
          </w:tcPr>
          <w:p w14:paraId="6BBE4FF2" w14:textId="1F90BA48" w:rsidR="00044068" w:rsidRPr="000C3E50" w:rsidRDefault="00AD1A3D" w:rsidP="00AD1A3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535F4">
              <w:rPr>
                <w:rFonts w:ascii="TH SarabunPSK" w:hAnsi="TH SarabunPSK" w:cs="TH SarabunPSK"/>
                <w:sz w:val="32"/>
                <w:szCs w:val="32"/>
                <w:cs/>
              </w:rPr>
              <w:t>การกระจายตัวของประเภทค่าตอบแทน</w:t>
            </w:r>
          </w:p>
        </w:tc>
        <w:tc>
          <w:tcPr>
            <w:tcW w:w="1576" w:type="dxa"/>
            <w:shd w:val="clear" w:color="auto" w:fill="FFFFFF" w:themeFill="background1"/>
          </w:tcPr>
          <w:p w14:paraId="7F0DE342" w14:textId="23BD687D" w:rsidR="00044068" w:rsidRPr="00561921" w:rsidRDefault="00FB00B0" w:rsidP="00FB00B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00B0">
              <w:rPr>
                <w:rFonts w:ascii="TH SarabunPSK" w:hAnsi="TH SarabunPSK" w:cs="TH SarabunPSK"/>
                <w:sz w:val="32"/>
                <w:szCs w:val="32"/>
              </w:rPr>
              <w:t>Compensation Type Distribution</w:t>
            </w:r>
          </w:p>
        </w:tc>
        <w:tc>
          <w:tcPr>
            <w:tcW w:w="4501" w:type="dxa"/>
            <w:shd w:val="clear" w:color="auto" w:fill="FFFFFF" w:themeFill="background1"/>
          </w:tcPr>
          <w:p w14:paraId="52D44DFE" w14:textId="70CEBA62" w:rsidR="00044068" w:rsidRPr="009535F4" w:rsidRDefault="00D96583" w:rsidP="00920A42">
            <w:pPr>
              <w:tabs>
                <w:tab w:val="left" w:pos="522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สัดส่วนร้อยละ</w:t>
            </w:r>
            <w:r w:rsidR="00920A42" w:rsidRPr="009535F4">
              <w:rPr>
                <w:rFonts w:ascii="TH SarabunPSK" w:hAnsi="TH SarabunPSK" w:cs="TH SarabunPSK"/>
                <w:sz w:val="32"/>
                <w:szCs w:val="32"/>
                <w:cs/>
              </w:rPr>
              <w:t>การกระจายตัวของประเภทค่าตอบแทน</w:t>
            </w:r>
          </w:p>
        </w:tc>
        <w:tc>
          <w:tcPr>
            <w:tcW w:w="1536" w:type="dxa"/>
            <w:shd w:val="clear" w:color="auto" w:fill="FFFFFF" w:themeFill="background1"/>
          </w:tcPr>
          <w:p w14:paraId="35C0DC38" w14:textId="3DC033A9" w:rsidR="00044068" w:rsidRPr="009535F4" w:rsidRDefault="00AD1A3D" w:rsidP="00AD1A3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35F4">
              <w:rPr>
                <w:rFonts w:ascii="TH SarabunPSK" w:hAnsi="TH SarabunPSK" w:cs="TH SarabunPSK"/>
                <w:sz w:val="32"/>
                <w:szCs w:val="32"/>
                <w:cs/>
              </w:rPr>
              <w:t>การกระจายตัวของประเภทค่าตอบแทน</w:t>
            </w:r>
          </w:p>
        </w:tc>
        <w:tc>
          <w:tcPr>
            <w:tcW w:w="1820" w:type="dxa"/>
            <w:shd w:val="clear" w:color="auto" w:fill="FFFFFF" w:themeFill="background1"/>
          </w:tcPr>
          <w:p w14:paraId="6E09923E" w14:textId="2AF4F7AE" w:rsidR="00044068" w:rsidRDefault="00AD1A3D" w:rsidP="00C219F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r w:rsidR="003019C0" w:rsidRPr="009535F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29022A">
              <w:rPr>
                <w:rFonts w:ascii="TH SarabunPSK" w:hAnsi="TH SarabunPSK" w:cs="TH SarabunPSK" w:hint="cs"/>
                <w:sz w:val="32"/>
                <w:szCs w:val="32"/>
                <w:cs/>
              </w:rPr>
              <w:t>ชั่วโมงประสบการณ์</w:t>
            </w:r>
          </w:p>
          <w:p w14:paraId="42CD2D1B" w14:textId="062CF8B1" w:rsidR="0029022A" w:rsidRPr="00561921" w:rsidRDefault="0029022A" w:rsidP="00C219F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</w:t>
            </w:r>
            <w:r w:rsidR="003019C0" w:rsidRPr="009535F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BD3389">
              <w:rPr>
                <w:rFonts w:ascii="TH SarabunPSK" w:hAnsi="TH SarabunPSK" w:cs="TH SarabunPSK" w:hint="cs"/>
                <w:sz w:val="32"/>
                <w:szCs w:val="32"/>
                <w:cs/>
              </w:rPr>
              <w:t>เงิน</w:t>
            </w:r>
          </w:p>
        </w:tc>
      </w:tr>
      <w:tr w:rsidR="00254A06" w:rsidRPr="00561921" w14:paraId="52B5AC5F" w14:textId="77777777" w:rsidTr="006A2A1D">
        <w:tc>
          <w:tcPr>
            <w:tcW w:w="1525" w:type="dxa"/>
            <w:shd w:val="clear" w:color="auto" w:fill="FFFFFF" w:themeFill="background1"/>
          </w:tcPr>
          <w:p w14:paraId="35FE8C36" w14:textId="4129F64A" w:rsidR="00044068" w:rsidRPr="00FB195D" w:rsidRDefault="00920A42" w:rsidP="00FB195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535F4">
              <w:rPr>
                <w:rFonts w:ascii="TH SarabunPSK" w:hAnsi="TH SarabunPSK" w:cs="TH SarabunPSK"/>
                <w:sz w:val="32"/>
                <w:szCs w:val="32"/>
                <w:cs/>
              </w:rPr>
              <w:t>การกระจายตัวของหมวดหมู่ย่อยของงาน</w:t>
            </w:r>
          </w:p>
        </w:tc>
        <w:tc>
          <w:tcPr>
            <w:tcW w:w="1576" w:type="dxa"/>
            <w:shd w:val="clear" w:color="auto" w:fill="FFFFFF" w:themeFill="background1"/>
          </w:tcPr>
          <w:p w14:paraId="0155B855" w14:textId="2E99B434" w:rsidR="00044068" w:rsidRPr="00561921" w:rsidRDefault="00FB00B0" w:rsidP="00FB00B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00B0">
              <w:rPr>
                <w:rFonts w:ascii="TH SarabunPSK" w:hAnsi="TH SarabunPSK" w:cs="TH SarabunPSK"/>
                <w:sz w:val="32"/>
                <w:szCs w:val="32"/>
              </w:rPr>
              <w:t>Job Subcategory Distribution</w:t>
            </w:r>
          </w:p>
        </w:tc>
        <w:tc>
          <w:tcPr>
            <w:tcW w:w="4501" w:type="dxa"/>
            <w:shd w:val="clear" w:color="auto" w:fill="FFFFFF" w:themeFill="background1"/>
          </w:tcPr>
          <w:p w14:paraId="508D37A5" w14:textId="411236FC" w:rsidR="00044068" w:rsidRPr="009535F4" w:rsidRDefault="00920A42" w:rsidP="00920A42">
            <w:pPr>
              <w:tabs>
                <w:tab w:val="left" w:pos="522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สัดส่วนร้อยละ</w:t>
            </w:r>
            <w:r w:rsidRPr="009535F4">
              <w:rPr>
                <w:rFonts w:ascii="TH SarabunPSK" w:hAnsi="TH SarabunPSK" w:cs="TH SarabunPSK"/>
                <w:sz w:val="32"/>
                <w:szCs w:val="32"/>
                <w:cs/>
              </w:rPr>
              <w:t>การกระจายตัวของหมวดหมู่ย่อยของงาน</w:t>
            </w:r>
          </w:p>
        </w:tc>
        <w:tc>
          <w:tcPr>
            <w:tcW w:w="1536" w:type="dxa"/>
            <w:shd w:val="clear" w:color="auto" w:fill="FFFFFF" w:themeFill="background1"/>
          </w:tcPr>
          <w:p w14:paraId="549C9992" w14:textId="29986755" w:rsidR="00920A42" w:rsidRPr="009535F4" w:rsidRDefault="00920A42" w:rsidP="00920A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35F4">
              <w:rPr>
                <w:rFonts w:ascii="TH SarabunPSK" w:hAnsi="TH SarabunPSK" w:cs="TH SarabunPSK"/>
                <w:sz w:val="32"/>
                <w:szCs w:val="32"/>
                <w:cs/>
              </w:rPr>
              <w:t>การกระจายตัวของหมวดหมู่ย่อยของงาน</w:t>
            </w:r>
          </w:p>
        </w:tc>
        <w:tc>
          <w:tcPr>
            <w:tcW w:w="1820" w:type="dxa"/>
            <w:shd w:val="clear" w:color="auto" w:fill="FFFFFF" w:themeFill="background1"/>
          </w:tcPr>
          <w:p w14:paraId="6E40AB3F" w14:textId="77777777" w:rsidR="00044068" w:rsidRPr="009535F4" w:rsidRDefault="00044068" w:rsidP="00C219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6BC592C" w14:textId="41F67BB5" w:rsidR="00044068" w:rsidRPr="00561921" w:rsidRDefault="00982F4F" w:rsidP="00982F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535F4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254A06" w:rsidRPr="00561921" w14:paraId="34D27BA2" w14:textId="77777777" w:rsidTr="006A2A1D">
        <w:tc>
          <w:tcPr>
            <w:tcW w:w="1525" w:type="dxa"/>
            <w:shd w:val="clear" w:color="auto" w:fill="FFFFFF" w:themeFill="background1"/>
          </w:tcPr>
          <w:p w14:paraId="2920EC54" w14:textId="02A557CE" w:rsidR="00044068" w:rsidRPr="001C44C3" w:rsidRDefault="00D51693" w:rsidP="00D5169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535F4">
              <w:rPr>
                <w:rFonts w:ascii="TH SarabunPSK" w:hAnsi="TH SarabunPSK" w:cs="TH SarabunPSK"/>
                <w:sz w:val="32"/>
                <w:szCs w:val="32"/>
                <w:cs/>
              </w:rPr>
              <w:t>งานที่สร้างตามช่วงเวลา</w:t>
            </w:r>
          </w:p>
        </w:tc>
        <w:tc>
          <w:tcPr>
            <w:tcW w:w="1576" w:type="dxa"/>
            <w:shd w:val="clear" w:color="auto" w:fill="FFFFFF" w:themeFill="background1"/>
          </w:tcPr>
          <w:p w14:paraId="6F1727DB" w14:textId="2D3B3651" w:rsidR="00044068" w:rsidRPr="00561921" w:rsidRDefault="001A2A0C" w:rsidP="001A2A0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2A0C">
              <w:rPr>
                <w:rFonts w:ascii="TH SarabunPSK" w:hAnsi="TH SarabunPSK" w:cs="TH SarabunPSK"/>
                <w:sz w:val="32"/>
                <w:szCs w:val="32"/>
              </w:rPr>
              <w:t>Job Creation Timeline</w:t>
            </w:r>
          </w:p>
        </w:tc>
        <w:tc>
          <w:tcPr>
            <w:tcW w:w="4501" w:type="dxa"/>
            <w:shd w:val="clear" w:color="auto" w:fill="FFFFFF" w:themeFill="background1"/>
          </w:tcPr>
          <w:p w14:paraId="6660F87D" w14:textId="4804084F" w:rsidR="00044068" w:rsidRPr="009535F4" w:rsidRDefault="00D51693" w:rsidP="00D51693">
            <w:pPr>
              <w:tabs>
                <w:tab w:val="left" w:pos="522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535F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กราฟแ</w:t>
            </w:r>
            <w:r w:rsidR="004953A2" w:rsidRPr="009535F4">
              <w:rPr>
                <w:rFonts w:ascii="TH SarabunPSK" w:hAnsi="TH SarabunPSK" w:cs="TH SarabunPSK" w:hint="cs"/>
                <w:sz w:val="32"/>
                <w:szCs w:val="32"/>
                <w:cs/>
              </w:rPr>
              <w:t>สดงจำนวน</w:t>
            </w:r>
            <w:r w:rsidRPr="009535F4">
              <w:rPr>
                <w:rFonts w:ascii="TH SarabunPSK" w:hAnsi="TH SarabunPSK" w:cs="TH SarabunPSK"/>
                <w:sz w:val="32"/>
                <w:szCs w:val="32"/>
                <w:cs/>
              </w:rPr>
              <w:t>งานที่</w:t>
            </w:r>
            <w:r w:rsidR="004953A2" w:rsidRPr="009535F4">
              <w:rPr>
                <w:rFonts w:ascii="TH SarabunPSK" w:hAnsi="TH SarabunPSK" w:cs="TH SarabunPSK" w:hint="cs"/>
                <w:sz w:val="32"/>
                <w:szCs w:val="32"/>
                <w:cs/>
              </w:rPr>
              <w:t>โพสต์</w:t>
            </w:r>
            <w:r w:rsidRPr="009535F4">
              <w:rPr>
                <w:rFonts w:ascii="TH SarabunPSK" w:hAnsi="TH SarabunPSK" w:cs="TH SarabunPSK"/>
                <w:sz w:val="32"/>
                <w:szCs w:val="32"/>
                <w:cs/>
              </w:rPr>
              <w:t>ตามช่วงเวลา</w:t>
            </w:r>
          </w:p>
        </w:tc>
        <w:tc>
          <w:tcPr>
            <w:tcW w:w="1536" w:type="dxa"/>
            <w:shd w:val="clear" w:color="auto" w:fill="FFFFFF" w:themeFill="background1"/>
          </w:tcPr>
          <w:p w14:paraId="3129BE09" w14:textId="2C44AD71" w:rsidR="00044068" w:rsidRPr="009535F4" w:rsidRDefault="00D51693" w:rsidP="00D5169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35F4">
              <w:rPr>
                <w:rFonts w:ascii="TH SarabunPSK" w:hAnsi="TH SarabunPSK" w:cs="TH SarabunPSK"/>
                <w:sz w:val="32"/>
                <w:szCs w:val="32"/>
                <w:cs/>
              </w:rPr>
              <w:t>งานที่สร้างตามช่วงเวลา</w:t>
            </w:r>
          </w:p>
        </w:tc>
        <w:tc>
          <w:tcPr>
            <w:tcW w:w="1820" w:type="dxa"/>
            <w:shd w:val="clear" w:color="auto" w:fill="FFFFFF" w:themeFill="background1"/>
          </w:tcPr>
          <w:p w14:paraId="296C24F4" w14:textId="5D60AE62" w:rsidR="00044068" w:rsidRPr="00561921" w:rsidRDefault="00982F4F" w:rsidP="00982F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535F4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254A06" w:rsidRPr="00561921" w14:paraId="324B6F6D" w14:textId="77777777" w:rsidTr="006A2A1D">
        <w:tc>
          <w:tcPr>
            <w:tcW w:w="1525" w:type="dxa"/>
            <w:shd w:val="clear" w:color="auto" w:fill="FFFFFF" w:themeFill="background1"/>
          </w:tcPr>
          <w:p w14:paraId="4FF7CC63" w14:textId="044422FD" w:rsidR="00044068" w:rsidRPr="00C67C07" w:rsidRDefault="004953A2" w:rsidP="004953A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535F4">
              <w:rPr>
                <w:rFonts w:ascii="TH SarabunPSK" w:hAnsi="TH SarabunPSK" w:cs="TH SarabunPSK"/>
                <w:sz w:val="32"/>
                <w:szCs w:val="32"/>
                <w:cs/>
              </w:rPr>
              <w:t>งานที่ปิดตามช่วงเวลา</w:t>
            </w:r>
          </w:p>
        </w:tc>
        <w:tc>
          <w:tcPr>
            <w:tcW w:w="1576" w:type="dxa"/>
            <w:shd w:val="clear" w:color="auto" w:fill="FFFFFF" w:themeFill="background1"/>
          </w:tcPr>
          <w:p w14:paraId="7068D76A" w14:textId="6A2A4FA5" w:rsidR="00044068" w:rsidRPr="00561921" w:rsidRDefault="001A2A0C" w:rsidP="001A2A0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2A0C">
              <w:rPr>
                <w:rFonts w:ascii="TH SarabunPSK" w:hAnsi="TH SarabunPSK" w:cs="TH SarabunPSK"/>
                <w:sz w:val="32"/>
                <w:szCs w:val="32"/>
              </w:rPr>
              <w:t>Job Closure Timeline</w:t>
            </w:r>
          </w:p>
        </w:tc>
        <w:tc>
          <w:tcPr>
            <w:tcW w:w="4501" w:type="dxa"/>
            <w:shd w:val="clear" w:color="auto" w:fill="FFFFFF" w:themeFill="background1"/>
          </w:tcPr>
          <w:p w14:paraId="011CFB77" w14:textId="27A144BC" w:rsidR="00044068" w:rsidRPr="00561921" w:rsidRDefault="004953A2" w:rsidP="00C219F6">
            <w:pPr>
              <w:tabs>
                <w:tab w:val="left" w:pos="522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535F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กราฟแสดงจำนวน</w:t>
            </w:r>
            <w:r w:rsidRPr="009535F4">
              <w:rPr>
                <w:rFonts w:ascii="TH SarabunPSK" w:hAnsi="TH SarabunPSK" w:cs="TH SarabunPSK"/>
                <w:sz w:val="32"/>
                <w:szCs w:val="32"/>
                <w:cs/>
              </w:rPr>
              <w:t>งานที่</w:t>
            </w:r>
            <w:r w:rsidRPr="009535F4">
              <w:rPr>
                <w:rFonts w:ascii="TH SarabunPSK" w:hAnsi="TH SarabunPSK" w:cs="TH SarabunPSK" w:hint="cs"/>
                <w:sz w:val="32"/>
                <w:szCs w:val="32"/>
                <w:cs/>
              </w:rPr>
              <w:t>ปิดรับสมัคร</w:t>
            </w:r>
            <w:r w:rsidRPr="009535F4">
              <w:rPr>
                <w:rFonts w:ascii="TH SarabunPSK" w:hAnsi="TH SarabunPSK" w:cs="TH SarabunPSK"/>
                <w:sz w:val="32"/>
                <w:szCs w:val="32"/>
                <w:cs/>
              </w:rPr>
              <w:t>ตามช่วงเวลา</w:t>
            </w:r>
          </w:p>
        </w:tc>
        <w:tc>
          <w:tcPr>
            <w:tcW w:w="1536" w:type="dxa"/>
            <w:shd w:val="clear" w:color="auto" w:fill="FFFFFF" w:themeFill="background1"/>
          </w:tcPr>
          <w:p w14:paraId="4FE7C4BE" w14:textId="1F85BE3C" w:rsidR="00044068" w:rsidRPr="009535F4" w:rsidRDefault="004953A2" w:rsidP="004953A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35F4">
              <w:rPr>
                <w:rFonts w:ascii="TH SarabunPSK" w:hAnsi="TH SarabunPSK" w:cs="TH SarabunPSK"/>
                <w:sz w:val="32"/>
                <w:szCs w:val="32"/>
                <w:cs/>
              </w:rPr>
              <w:t>งานที่ปิดตามช่วงเวลา</w:t>
            </w:r>
          </w:p>
        </w:tc>
        <w:tc>
          <w:tcPr>
            <w:tcW w:w="1820" w:type="dxa"/>
            <w:shd w:val="clear" w:color="auto" w:fill="FFFFFF" w:themeFill="background1"/>
          </w:tcPr>
          <w:p w14:paraId="097395EE" w14:textId="2630B524" w:rsidR="00044068" w:rsidRPr="00561921" w:rsidRDefault="00982F4F" w:rsidP="00982F4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535F4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E712A8" w:rsidRPr="00561921" w14:paraId="20DF0651" w14:textId="77777777" w:rsidTr="006A2A1D">
        <w:tc>
          <w:tcPr>
            <w:tcW w:w="1525" w:type="dxa"/>
            <w:shd w:val="clear" w:color="auto" w:fill="BFBFBF" w:themeFill="background1" w:themeFillShade="BF"/>
            <w:vAlign w:val="center"/>
          </w:tcPr>
          <w:p w14:paraId="65023F4E" w14:textId="09965BE7" w:rsidR="006A2A1D" w:rsidRPr="009535F4" w:rsidRDefault="006A2A1D" w:rsidP="006A2A1D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ภาษาไทย</w:t>
            </w:r>
          </w:p>
        </w:tc>
        <w:tc>
          <w:tcPr>
            <w:tcW w:w="1576" w:type="dxa"/>
            <w:shd w:val="clear" w:color="auto" w:fill="BFBFBF" w:themeFill="background1" w:themeFillShade="BF"/>
            <w:vAlign w:val="center"/>
          </w:tcPr>
          <w:p w14:paraId="22437FD6" w14:textId="685059B9" w:rsidR="006A2A1D" w:rsidRPr="009535F4" w:rsidRDefault="006A2A1D" w:rsidP="006A2A1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</w:p>
        </w:tc>
        <w:tc>
          <w:tcPr>
            <w:tcW w:w="4501" w:type="dxa"/>
            <w:shd w:val="clear" w:color="auto" w:fill="BFBFBF" w:themeFill="background1" w:themeFillShade="BF"/>
            <w:vAlign w:val="center"/>
          </w:tcPr>
          <w:p w14:paraId="128BE8D2" w14:textId="6D8EFFDF" w:rsidR="006A2A1D" w:rsidRPr="009535F4" w:rsidRDefault="006A2A1D" w:rsidP="006A2A1D">
            <w:pPr>
              <w:tabs>
                <w:tab w:val="left" w:pos="522"/>
              </w:tabs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36" w:type="dxa"/>
            <w:shd w:val="clear" w:color="auto" w:fill="BFBFBF" w:themeFill="background1" w:themeFillShade="BF"/>
          </w:tcPr>
          <w:p w14:paraId="1C6F7CFC" w14:textId="21FAFCE8" w:rsidR="006A2A1D" w:rsidRPr="009535F4" w:rsidRDefault="006A2A1D" w:rsidP="006A2A1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คำที่ใช้ในการสื่อสาร</w:t>
            </w:r>
          </w:p>
        </w:tc>
        <w:tc>
          <w:tcPr>
            <w:tcW w:w="1820" w:type="dxa"/>
            <w:shd w:val="clear" w:color="auto" w:fill="BFBFBF" w:themeFill="background1" w:themeFillShade="BF"/>
            <w:vAlign w:val="center"/>
          </w:tcPr>
          <w:p w14:paraId="7C1A87F7" w14:textId="34C52387" w:rsidR="006A2A1D" w:rsidRPr="009535F4" w:rsidRDefault="006A2A1D" w:rsidP="006A2A1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ประกอบด้วย</w:t>
            </w:r>
          </w:p>
        </w:tc>
      </w:tr>
      <w:tr w:rsidR="00254A06" w:rsidRPr="00561921" w14:paraId="4CDE7975" w14:textId="77777777" w:rsidTr="006A2A1D">
        <w:tc>
          <w:tcPr>
            <w:tcW w:w="1525" w:type="dxa"/>
            <w:shd w:val="clear" w:color="auto" w:fill="FFFFFF" w:themeFill="background1"/>
          </w:tcPr>
          <w:p w14:paraId="681BD1C1" w14:textId="7AB1991B" w:rsidR="002B285B" w:rsidRPr="000B7B78" w:rsidRDefault="00392886" w:rsidP="00BC4FC3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9535F4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วิเคราะห์</w:t>
            </w:r>
            <w:r w:rsidR="000B7B78" w:rsidRPr="009535F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ผลการเรียน</w:t>
            </w:r>
            <w:r w:rsidRPr="009535F4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ของนิสิต</w:t>
            </w:r>
          </w:p>
        </w:tc>
        <w:tc>
          <w:tcPr>
            <w:tcW w:w="1576" w:type="dxa"/>
            <w:shd w:val="clear" w:color="auto" w:fill="FFFFFF" w:themeFill="background1"/>
          </w:tcPr>
          <w:p w14:paraId="0E4AD93E" w14:textId="09E0EBAB" w:rsidR="002B285B" w:rsidRPr="009535F4" w:rsidRDefault="001A2A0C" w:rsidP="00BC4F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535F4">
              <w:rPr>
                <w:rFonts w:ascii="TH SarabunPSK" w:hAnsi="TH SarabunPSK" w:cs="TH SarabunPSK"/>
                <w:sz w:val="32"/>
                <w:szCs w:val="32"/>
              </w:rPr>
              <w:t>Student Analy</w:t>
            </w:r>
            <w:r w:rsidR="00CD1467" w:rsidRPr="009535F4">
              <w:rPr>
                <w:rFonts w:ascii="TH SarabunPSK" w:hAnsi="TH SarabunPSK" w:cs="TH SarabunPSK"/>
                <w:sz w:val="32"/>
                <w:szCs w:val="32"/>
              </w:rPr>
              <w:t>tics</w:t>
            </w:r>
          </w:p>
        </w:tc>
        <w:tc>
          <w:tcPr>
            <w:tcW w:w="4501" w:type="dxa"/>
            <w:shd w:val="clear" w:color="auto" w:fill="FFFFFF" w:themeFill="background1"/>
          </w:tcPr>
          <w:p w14:paraId="687CEA3A" w14:textId="1B7436F8" w:rsidR="002B285B" w:rsidRPr="009535F4" w:rsidRDefault="00EF652F" w:rsidP="00BC4FC3">
            <w:pPr>
              <w:tabs>
                <w:tab w:val="left" w:pos="522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F652F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ติดตามความสำเร็จและพัฒนาการของนิสิต</w:t>
            </w:r>
          </w:p>
        </w:tc>
        <w:tc>
          <w:tcPr>
            <w:tcW w:w="1536" w:type="dxa"/>
            <w:shd w:val="clear" w:color="auto" w:fill="FFFFFF" w:themeFill="background1"/>
          </w:tcPr>
          <w:p w14:paraId="1B329095" w14:textId="16F8393F" w:rsidR="002B285B" w:rsidRPr="000B7B78" w:rsidRDefault="00A17B5D" w:rsidP="00BC4FC3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9535F4">
              <w:rPr>
                <w:rFonts w:ascii="TH SarabunPSK" w:hAnsi="TH SarabunPSK" w:cs="TH SarabunPSK"/>
                <w:sz w:val="32"/>
                <w:szCs w:val="32"/>
              </w:rPr>
              <w:t>Student Analytics</w:t>
            </w:r>
          </w:p>
        </w:tc>
        <w:tc>
          <w:tcPr>
            <w:tcW w:w="1820" w:type="dxa"/>
            <w:shd w:val="clear" w:color="auto" w:fill="FFFFFF" w:themeFill="background1"/>
          </w:tcPr>
          <w:p w14:paraId="4F8FA4C7" w14:textId="27BAFA0E" w:rsidR="00BC076E" w:rsidRPr="00BC076E" w:rsidRDefault="00BC076E" w:rsidP="00BC076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="00A63E4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C076E">
              <w:rPr>
                <w:rFonts w:ascii="TH SarabunPSK" w:hAnsi="TH SarabunPSK" w:cs="TH SarabunPSK"/>
                <w:sz w:val="32"/>
                <w:szCs w:val="32"/>
                <w:cs/>
              </w:rPr>
              <w:t>นิสิตที่กำลังศึกษา</w:t>
            </w:r>
          </w:p>
          <w:p w14:paraId="6C14D3B1" w14:textId="4B17B8C9" w:rsidR="00496861" w:rsidRDefault="00BC076E" w:rsidP="008E1E7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="00A63E4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8E1E70" w:rsidRPr="008E1E70">
              <w:rPr>
                <w:rFonts w:ascii="TH SarabunPSK" w:hAnsi="TH SarabunPSK" w:cs="TH SarabunPSK"/>
                <w:sz w:val="32"/>
                <w:szCs w:val="32"/>
                <w:cs/>
              </w:rPr>
              <w:t>การให้คะแนนนิสิต</w:t>
            </w:r>
          </w:p>
          <w:p w14:paraId="4F34DBB5" w14:textId="6818DEB8" w:rsidR="008E1E70" w:rsidRPr="008E1E70" w:rsidRDefault="008E1E70" w:rsidP="008E1E7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</w:t>
            </w:r>
            <w:r w:rsidR="00A63E4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8E1E70">
              <w:rPr>
                <w:rFonts w:ascii="TH SarabunPSK" w:hAnsi="TH SarabunPSK" w:cs="TH SarabunPSK"/>
                <w:sz w:val="32"/>
                <w:szCs w:val="32"/>
                <w:cs/>
              </w:rPr>
              <w:t>การกระจายตัวตามสาขา</w:t>
            </w:r>
          </w:p>
          <w:p w14:paraId="2BE18E03" w14:textId="1D2521AC" w:rsidR="008E1E70" w:rsidRDefault="008E1E70" w:rsidP="008E1E7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</w:t>
            </w:r>
            <w:r w:rsidR="00A63E4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8E1E70">
              <w:rPr>
                <w:rFonts w:ascii="TH SarabunPSK" w:hAnsi="TH SarabunPSK" w:cs="TH SarabunPSK"/>
                <w:sz w:val="32"/>
                <w:szCs w:val="32"/>
                <w:cs/>
              </w:rPr>
              <w:t>เกรดเฉลี่ย</w:t>
            </w:r>
          </w:p>
          <w:p w14:paraId="7DE171FA" w14:textId="34897B62" w:rsidR="002B285B" w:rsidRPr="00561921" w:rsidRDefault="00EF1BB0" w:rsidP="00EF1BB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5.</w:t>
            </w:r>
            <w:r w:rsidR="00A63E4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EF1BB0">
              <w:rPr>
                <w:rFonts w:ascii="TH SarabunPSK" w:hAnsi="TH SarabunPSK" w:cs="TH SarabunPSK"/>
                <w:sz w:val="32"/>
                <w:szCs w:val="32"/>
                <w:cs/>
              </w:rPr>
              <w:t>การสมัครงานต่อนิสิต</w:t>
            </w:r>
          </w:p>
        </w:tc>
      </w:tr>
      <w:tr w:rsidR="00254A06" w:rsidRPr="00561921" w14:paraId="3329E7FC" w14:textId="77777777" w:rsidTr="006A2A1D">
        <w:tc>
          <w:tcPr>
            <w:tcW w:w="1525" w:type="dxa"/>
            <w:shd w:val="clear" w:color="auto" w:fill="FFFFFF" w:themeFill="background1"/>
          </w:tcPr>
          <w:p w14:paraId="5553C219" w14:textId="72DA2FD1" w:rsidR="00EF1BB0" w:rsidRPr="00F86D2A" w:rsidRDefault="00F86D2A" w:rsidP="00F86D2A">
            <w:pPr>
              <w:rPr>
                <w:rStyle w:val="oypena"/>
                <w:rFonts w:ascii="TH SarabunPSK" w:hAnsi="TH SarabunPSK" w:cs="TH SarabunPSK"/>
                <w:sz w:val="32"/>
                <w:szCs w:val="32"/>
                <w:cs/>
              </w:rPr>
            </w:pPr>
            <w:r w:rsidRPr="00BC076E">
              <w:rPr>
                <w:rFonts w:ascii="TH SarabunPSK" w:hAnsi="TH SarabunPSK" w:cs="TH SarabunPSK"/>
                <w:sz w:val="32"/>
                <w:szCs w:val="32"/>
                <w:cs/>
              </w:rPr>
              <w:t>นิสิตที่กำลังศึกษา</w:t>
            </w:r>
          </w:p>
        </w:tc>
        <w:tc>
          <w:tcPr>
            <w:tcW w:w="1576" w:type="dxa"/>
            <w:shd w:val="clear" w:color="auto" w:fill="FFFFFF" w:themeFill="background1"/>
          </w:tcPr>
          <w:p w14:paraId="094A2F19" w14:textId="49AD3305" w:rsidR="00EF1BB0" w:rsidRPr="00561921" w:rsidRDefault="003E663E" w:rsidP="003E663E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3E663E">
              <w:rPr>
                <w:rFonts w:ascii="TH SarabunPSK" w:hAnsi="TH SarabunPSK" w:cs="TH SarabunPSK"/>
                <w:color w:val="000000"/>
                <w:sz w:val="32"/>
                <w:szCs w:val="32"/>
              </w:rPr>
              <w:t>Active Students</w:t>
            </w:r>
          </w:p>
        </w:tc>
        <w:tc>
          <w:tcPr>
            <w:tcW w:w="4501" w:type="dxa"/>
            <w:shd w:val="clear" w:color="auto" w:fill="FFFFFF" w:themeFill="background1"/>
          </w:tcPr>
          <w:p w14:paraId="7DFD88C7" w14:textId="2664A8BC" w:rsidR="00EF1BB0" w:rsidRPr="00561921" w:rsidRDefault="00BF4C17" w:rsidP="00C219F6">
            <w:pPr>
              <w:tabs>
                <w:tab w:val="left" w:pos="522"/>
              </w:tabs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กราฟแสดงจำนวนนิสิตที่อยู่ในระบบ</w:t>
            </w:r>
          </w:p>
        </w:tc>
        <w:tc>
          <w:tcPr>
            <w:tcW w:w="1536" w:type="dxa"/>
            <w:shd w:val="clear" w:color="auto" w:fill="FFFFFF" w:themeFill="background1"/>
          </w:tcPr>
          <w:p w14:paraId="02752B10" w14:textId="5C14AA44" w:rsidR="00EF1BB0" w:rsidRPr="00F86D2A" w:rsidRDefault="00F86D2A" w:rsidP="00F86D2A">
            <w:pPr>
              <w:rPr>
                <w:rStyle w:val="oypena"/>
                <w:rFonts w:ascii="TH SarabunPSK" w:hAnsi="TH SarabunPSK" w:cs="TH SarabunPSK"/>
                <w:sz w:val="32"/>
                <w:szCs w:val="32"/>
              </w:rPr>
            </w:pPr>
            <w:r w:rsidRPr="00BC076E">
              <w:rPr>
                <w:rFonts w:ascii="TH SarabunPSK" w:hAnsi="TH SarabunPSK" w:cs="TH SarabunPSK"/>
                <w:sz w:val="32"/>
                <w:szCs w:val="32"/>
                <w:cs/>
              </w:rPr>
              <w:t>นิสิตที่กำลังศึกษา</w:t>
            </w:r>
          </w:p>
        </w:tc>
        <w:tc>
          <w:tcPr>
            <w:tcW w:w="1820" w:type="dxa"/>
            <w:shd w:val="clear" w:color="auto" w:fill="FFFFFF" w:themeFill="background1"/>
          </w:tcPr>
          <w:p w14:paraId="6401C686" w14:textId="227909C7" w:rsidR="00EF1BB0" w:rsidRPr="00561921" w:rsidRDefault="005335C3" w:rsidP="00C942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254A06" w:rsidRPr="00561921" w14:paraId="1AFF1C1F" w14:textId="77777777" w:rsidTr="006A2A1D">
        <w:tc>
          <w:tcPr>
            <w:tcW w:w="1525" w:type="dxa"/>
            <w:shd w:val="clear" w:color="auto" w:fill="FFFFFF" w:themeFill="background1"/>
          </w:tcPr>
          <w:p w14:paraId="7878027E" w14:textId="23F1BC58" w:rsidR="00EF1BB0" w:rsidRPr="005335C3" w:rsidRDefault="005335C3" w:rsidP="005335C3">
            <w:pPr>
              <w:rPr>
                <w:rStyle w:val="oypena"/>
                <w:rFonts w:ascii="TH SarabunPSK" w:hAnsi="TH SarabunPSK" w:cs="TH SarabunPSK"/>
                <w:sz w:val="32"/>
                <w:szCs w:val="32"/>
                <w:cs/>
              </w:rPr>
            </w:pPr>
            <w:r w:rsidRPr="009535F4">
              <w:rPr>
                <w:rFonts w:ascii="TH SarabunPSK" w:hAnsi="TH SarabunPSK" w:cs="TH SarabunPSK"/>
                <w:sz w:val="32"/>
                <w:szCs w:val="32"/>
                <w:cs/>
              </w:rPr>
              <w:t>การให้คะแนนนิสิต</w:t>
            </w:r>
          </w:p>
        </w:tc>
        <w:tc>
          <w:tcPr>
            <w:tcW w:w="1576" w:type="dxa"/>
            <w:shd w:val="clear" w:color="auto" w:fill="FFFFFF" w:themeFill="background1"/>
          </w:tcPr>
          <w:p w14:paraId="2F048F20" w14:textId="13EC1B95" w:rsidR="00EF1BB0" w:rsidRPr="00561921" w:rsidRDefault="00AC1FED" w:rsidP="00F53BFA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AC1FED">
              <w:rPr>
                <w:rFonts w:ascii="TH SarabunPSK" w:hAnsi="TH SarabunPSK" w:cs="TH SarabunPSK"/>
                <w:color w:val="000000"/>
                <w:sz w:val="32"/>
                <w:szCs w:val="32"/>
              </w:rPr>
              <w:t>Student Ratings</w:t>
            </w:r>
          </w:p>
        </w:tc>
        <w:tc>
          <w:tcPr>
            <w:tcW w:w="4501" w:type="dxa"/>
            <w:shd w:val="clear" w:color="auto" w:fill="FFFFFF" w:themeFill="background1"/>
          </w:tcPr>
          <w:p w14:paraId="5CF39DB5" w14:textId="6C2EFF8B" w:rsidR="00EF1BB0" w:rsidRPr="00561921" w:rsidRDefault="00F400B0" w:rsidP="005335C3">
            <w:pPr>
              <w:tabs>
                <w:tab w:val="left" w:pos="522"/>
              </w:tabs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กราฟแสดงนิสิตที่ได้รับรีวิวจากอาจารย์โดยสารมารถกรองตาม</w:t>
            </w:r>
            <w:r w:rsidR="005335C3" w:rsidRPr="005335C3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หมวดหมู่งาน</w:t>
            </w:r>
            <w:r w:rsidR="005335C3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 และอาจารย์ที่รีวิวได้</w:t>
            </w:r>
          </w:p>
        </w:tc>
        <w:tc>
          <w:tcPr>
            <w:tcW w:w="1536" w:type="dxa"/>
            <w:shd w:val="clear" w:color="auto" w:fill="FFFFFF" w:themeFill="background1"/>
          </w:tcPr>
          <w:p w14:paraId="08F615DA" w14:textId="2392D493" w:rsidR="00EF1BB0" w:rsidRPr="005335C3" w:rsidRDefault="005335C3" w:rsidP="005335C3">
            <w:pPr>
              <w:rPr>
                <w:rStyle w:val="oypena"/>
                <w:rFonts w:ascii="TH SarabunPSK" w:hAnsi="TH SarabunPSK" w:cs="TH SarabunPSK"/>
                <w:sz w:val="32"/>
                <w:szCs w:val="32"/>
              </w:rPr>
            </w:pPr>
            <w:r w:rsidRPr="008E1E70">
              <w:rPr>
                <w:rFonts w:ascii="TH SarabunPSK" w:hAnsi="TH SarabunPSK" w:cs="TH SarabunPSK"/>
                <w:sz w:val="32"/>
                <w:szCs w:val="32"/>
                <w:cs/>
              </w:rPr>
              <w:t>การให้คะแนนนิสิต</w:t>
            </w:r>
          </w:p>
        </w:tc>
        <w:tc>
          <w:tcPr>
            <w:tcW w:w="1820" w:type="dxa"/>
            <w:shd w:val="clear" w:color="auto" w:fill="FFFFFF" w:themeFill="background1"/>
          </w:tcPr>
          <w:p w14:paraId="63B111A7" w14:textId="52F1D4AE" w:rsidR="00EF1BB0" w:rsidRPr="00561921" w:rsidRDefault="005335C3" w:rsidP="00C942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254A06" w:rsidRPr="00561921" w14:paraId="207A1448" w14:textId="77777777" w:rsidTr="006A2A1D">
        <w:tc>
          <w:tcPr>
            <w:tcW w:w="1525" w:type="dxa"/>
            <w:shd w:val="clear" w:color="auto" w:fill="FFFFFF" w:themeFill="background1"/>
          </w:tcPr>
          <w:p w14:paraId="36712127" w14:textId="269CD4CD" w:rsidR="00400EAF" w:rsidRPr="000A3213" w:rsidRDefault="000A3213" w:rsidP="00BC4FC3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9535F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การกระจายตัวตามสาขา</w:t>
            </w:r>
          </w:p>
        </w:tc>
        <w:tc>
          <w:tcPr>
            <w:tcW w:w="1576" w:type="dxa"/>
            <w:shd w:val="clear" w:color="auto" w:fill="FFFFFF" w:themeFill="background1"/>
          </w:tcPr>
          <w:p w14:paraId="2D119396" w14:textId="421F5A28" w:rsidR="00400EAF" w:rsidRPr="009535F4" w:rsidRDefault="00AC1FED" w:rsidP="00BC4F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535F4">
              <w:rPr>
                <w:rFonts w:ascii="TH SarabunPSK" w:hAnsi="TH SarabunPSK" w:cs="TH SarabunPSK"/>
                <w:sz w:val="32"/>
                <w:szCs w:val="32"/>
              </w:rPr>
              <w:t>Distribution by Major</w:t>
            </w:r>
          </w:p>
        </w:tc>
        <w:tc>
          <w:tcPr>
            <w:tcW w:w="4501" w:type="dxa"/>
            <w:shd w:val="clear" w:color="auto" w:fill="FFFFFF" w:themeFill="background1"/>
          </w:tcPr>
          <w:p w14:paraId="1657A0BC" w14:textId="436A0F06" w:rsidR="00400EAF" w:rsidRPr="009535F4" w:rsidRDefault="001A185F" w:rsidP="00BC4FC3">
            <w:pPr>
              <w:tabs>
                <w:tab w:val="left" w:pos="522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กราฟ</w:t>
            </w:r>
            <w:r w:rsidR="00C219F6"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แสดง</w:t>
            </w:r>
            <w:r w:rsidR="00DD6AC0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การกระจายตัวของนิสิตตามสาขา และสามารถกรองตามชั้นปี</w:t>
            </w:r>
          </w:p>
        </w:tc>
        <w:tc>
          <w:tcPr>
            <w:tcW w:w="1536" w:type="dxa"/>
            <w:shd w:val="clear" w:color="auto" w:fill="FFFFFF" w:themeFill="background1"/>
          </w:tcPr>
          <w:p w14:paraId="3ABE0B76" w14:textId="224C64EA" w:rsidR="00400EAF" w:rsidRPr="000A3213" w:rsidRDefault="000A3213" w:rsidP="00BC4FC3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0A3213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การกระจายตัวตามสาขา</w:t>
            </w:r>
          </w:p>
        </w:tc>
        <w:tc>
          <w:tcPr>
            <w:tcW w:w="1820" w:type="dxa"/>
            <w:shd w:val="clear" w:color="auto" w:fill="FFFFFF" w:themeFill="background1"/>
          </w:tcPr>
          <w:p w14:paraId="2E46963A" w14:textId="4B4AB772" w:rsidR="00400EAF" w:rsidRPr="009535F4" w:rsidRDefault="00DD6AC0" w:rsidP="00C942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  <w:p w14:paraId="27CA8C6E" w14:textId="7BA9003F" w:rsidR="00400EAF" w:rsidRPr="009535F4" w:rsidRDefault="00400EAF" w:rsidP="00C942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54A06" w:rsidRPr="00561921" w14:paraId="428075C3" w14:textId="77777777" w:rsidTr="006A2A1D">
        <w:tc>
          <w:tcPr>
            <w:tcW w:w="1525" w:type="dxa"/>
            <w:shd w:val="clear" w:color="auto" w:fill="FFFFFF" w:themeFill="background1"/>
          </w:tcPr>
          <w:p w14:paraId="61B9CB7F" w14:textId="557CA764" w:rsidR="002D69BB" w:rsidRPr="00A26327" w:rsidRDefault="00A26327" w:rsidP="00BC4FC3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9535F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เกรดเฉลี่ย</w:t>
            </w:r>
          </w:p>
        </w:tc>
        <w:tc>
          <w:tcPr>
            <w:tcW w:w="1576" w:type="dxa"/>
            <w:shd w:val="clear" w:color="auto" w:fill="FFFFFF" w:themeFill="background1"/>
          </w:tcPr>
          <w:p w14:paraId="2FC0A70C" w14:textId="531A0CEC" w:rsidR="002D69BB" w:rsidRPr="009535F4" w:rsidRDefault="00AC1FED" w:rsidP="00BC4F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535F4">
              <w:rPr>
                <w:rFonts w:ascii="TH SarabunPSK" w:hAnsi="TH SarabunPSK" w:cs="TH SarabunPSK"/>
                <w:sz w:val="32"/>
                <w:szCs w:val="32"/>
              </w:rPr>
              <w:t>Average GPA</w:t>
            </w:r>
          </w:p>
        </w:tc>
        <w:tc>
          <w:tcPr>
            <w:tcW w:w="4501" w:type="dxa"/>
            <w:shd w:val="clear" w:color="auto" w:fill="FFFFFF" w:themeFill="background1"/>
          </w:tcPr>
          <w:p w14:paraId="0CD53E05" w14:textId="194505F9" w:rsidR="002D69BB" w:rsidRPr="009535F4" w:rsidRDefault="00A26327" w:rsidP="00BC4FC3">
            <w:pPr>
              <w:tabs>
                <w:tab w:val="left" w:pos="522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กราฟแสดง</w:t>
            </w:r>
            <w:r w:rsidR="009535F4" w:rsidRPr="009535F4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ค่าเฉลี่</w:t>
            </w:r>
            <w:r w:rsidR="009535F4" w:rsidRPr="009535F4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ย</w:t>
            </w:r>
            <w:r w:rsidR="00AE312A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ของเกรดเฉลี่ยของนิสิต</w:t>
            </w:r>
          </w:p>
        </w:tc>
        <w:tc>
          <w:tcPr>
            <w:tcW w:w="1536" w:type="dxa"/>
            <w:shd w:val="clear" w:color="auto" w:fill="FFFFFF" w:themeFill="background1"/>
          </w:tcPr>
          <w:p w14:paraId="6BB9044E" w14:textId="4D6F1779" w:rsidR="002D69BB" w:rsidRPr="009535F4" w:rsidRDefault="00A77477" w:rsidP="00BC4F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535F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เกรดเฉลี่ย</w:t>
            </w:r>
          </w:p>
        </w:tc>
        <w:tc>
          <w:tcPr>
            <w:tcW w:w="1820" w:type="dxa"/>
            <w:shd w:val="clear" w:color="auto" w:fill="FFFFFF" w:themeFill="background1"/>
          </w:tcPr>
          <w:p w14:paraId="33E710E8" w14:textId="67C14C90" w:rsidR="002D69BB" w:rsidRPr="00561921" w:rsidRDefault="00936B4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254A06" w:rsidRPr="00561921" w14:paraId="0961EFEC" w14:textId="77777777" w:rsidTr="006A2A1D">
        <w:tc>
          <w:tcPr>
            <w:tcW w:w="1525" w:type="dxa"/>
            <w:shd w:val="clear" w:color="auto" w:fill="FFFFFF" w:themeFill="background1"/>
          </w:tcPr>
          <w:p w14:paraId="75EBE515" w14:textId="2F1C9E24" w:rsidR="00A77477" w:rsidRPr="00A26327" w:rsidRDefault="00723604" w:rsidP="00723604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9535F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การสมัครงา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น</w:t>
            </w:r>
            <w:r w:rsidR="00BE7912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ของ</w:t>
            </w:r>
            <w:r w:rsidRPr="009535F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นิสิต</w:t>
            </w:r>
          </w:p>
        </w:tc>
        <w:tc>
          <w:tcPr>
            <w:tcW w:w="1576" w:type="dxa"/>
            <w:shd w:val="clear" w:color="auto" w:fill="FFFFFF" w:themeFill="background1"/>
          </w:tcPr>
          <w:p w14:paraId="75C05029" w14:textId="5F34F752" w:rsidR="00624EB1" w:rsidRPr="009535F4" w:rsidRDefault="00624EB1" w:rsidP="00624EB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535F4">
              <w:rPr>
                <w:rFonts w:ascii="TH SarabunPSK" w:hAnsi="TH SarabunPSK" w:cs="TH SarabunPSK"/>
                <w:sz w:val="32"/>
                <w:szCs w:val="32"/>
              </w:rPr>
              <w:t>Student Job Application Rate</w:t>
            </w:r>
          </w:p>
        </w:tc>
        <w:tc>
          <w:tcPr>
            <w:tcW w:w="4501" w:type="dxa"/>
            <w:shd w:val="clear" w:color="auto" w:fill="FFFFFF" w:themeFill="background1"/>
          </w:tcPr>
          <w:p w14:paraId="6DD026B5" w14:textId="25857835" w:rsidR="00A77477" w:rsidRDefault="0041478C" w:rsidP="00C219F6">
            <w:pPr>
              <w:tabs>
                <w:tab w:val="left" w:pos="522"/>
              </w:tabs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กราฟแสดง</w:t>
            </w:r>
            <w:r w:rsidR="00680D18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ชื่อนิสิตที่มีการสมัครงาน</w:t>
            </w:r>
            <w:r w:rsidR="00D27AD6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มากที่สุด</w:t>
            </w:r>
          </w:p>
        </w:tc>
        <w:tc>
          <w:tcPr>
            <w:tcW w:w="1536" w:type="dxa"/>
            <w:shd w:val="clear" w:color="auto" w:fill="FFFFFF" w:themeFill="background1"/>
          </w:tcPr>
          <w:p w14:paraId="6569EAA8" w14:textId="365E5F5F" w:rsidR="00A77477" w:rsidRPr="009535F4" w:rsidRDefault="00723604" w:rsidP="00723604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9535F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การสมัครงาน</w:t>
            </w:r>
            <w:r w:rsidR="00BE7912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ของ</w:t>
            </w:r>
            <w:r w:rsidRPr="009535F4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นิสิต</w:t>
            </w:r>
          </w:p>
        </w:tc>
        <w:tc>
          <w:tcPr>
            <w:tcW w:w="1820" w:type="dxa"/>
            <w:shd w:val="clear" w:color="auto" w:fill="FFFFFF" w:themeFill="background1"/>
          </w:tcPr>
          <w:p w14:paraId="2B5C2771" w14:textId="0C614CC5" w:rsidR="00A77477" w:rsidRPr="00561921" w:rsidRDefault="00D27AD6" w:rsidP="00C219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6A2A1D" w:rsidRPr="00561921" w14:paraId="2D14F38F" w14:textId="77777777" w:rsidTr="006A2A1D">
        <w:tc>
          <w:tcPr>
            <w:tcW w:w="1525" w:type="dxa"/>
            <w:shd w:val="clear" w:color="auto" w:fill="FFFFFF" w:themeFill="background1"/>
          </w:tcPr>
          <w:p w14:paraId="2137BFAE" w14:textId="55B00FEB" w:rsidR="006A2A1D" w:rsidRPr="009535F4" w:rsidRDefault="006A2A1D" w:rsidP="006A2A1D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94912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การวิเคราะห์อาจารย์</w:t>
            </w:r>
          </w:p>
        </w:tc>
        <w:tc>
          <w:tcPr>
            <w:tcW w:w="1576" w:type="dxa"/>
            <w:shd w:val="clear" w:color="auto" w:fill="FFFFFF" w:themeFill="background1"/>
          </w:tcPr>
          <w:p w14:paraId="72C13586" w14:textId="5E5F7FB7" w:rsidR="006A2A1D" w:rsidRPr="009535F4" w:rsidRDefault="006A2A1D" w:rsidP="006A2A1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94912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Professor Analytics</w:t>
            </w:r>
          </w:p>
        </w:tc>
        <w:tc>
          <w:tcPr>
            <w:tcW w:w="4501" w:type="dxa"/>
            <w:shd w:val="clear" w:color="auto" w:fill="FFFFFF" w:themeFill="background1"/>
          </w:tcPr>
          <w:p w14:paraId="792F422C" w14:textId="10B3650D" w:rsidR="006A2A1D" w:rsidRPr="009535F4" w:rsidRDefault="006A2A1D" w:rsidP="006A2A1D">
            <w:pPr>
              <w:tabs>
                <w:tab w:val="left" w:pos="522"/>
              </w:tabs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94912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ติดตามประสิทธิภาพและการมีส่วนร่วมของอาจารย์</w:t>
            </w:r>
          </w:p>
        </w:tc>
        <w:tc>
          <w:tcPr>
            <w:tcW w:w="1536" w:type="dxa"/>
            <w:shd w:val="clear" w:color="auto" w:fill="FFFFFF" w:themeFill="background1"/>
          </w:tcPr>
          <w:p w14:paraId="250A92CA" w14:textId="4D3867D5" w:rsidR="006A2A1D" w:rsidRPr="009535F4" w:rsidRDefault="006A2A1D" w:rsidP="006A2A1D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94912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Professor Analytics</w:t>
            </w:r>
          </w:p>
        </w:tc>
        <w:tc>
          <w:tcPr>
            <w:tcW w:w="1820" w:type="dxa"/>
            <w:shd w:val="clear" w:color="auto" w:fill="FFFFFF" w:themeFill="background1"/>
          </w:tcPr>
          <w:p w14:paraId="07F4347E" w14:textId="77777777" w:rsidR="006A2A1D" w:rsidRPr="00C94912" w:rsidRDefault="006A2A1D" w:rsidP="006A2A1D">
            <w:pPr>
              <w:tabs>
                <w:tab w:val="left" w:pos="307"/>
                <w:tab w:val="center" w:pos="80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C94912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1. </w:t>
            </w:r>
            <w:r w:rsidRPr="00C94912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อาจารย์ที่มีการใช้งานอยู่</w:t>
            </w:r>
          </w:p>
          <w:p w14:paraId="3E8E7EA5" w14:textId="77777777" w:rsidR="006A2A1D" w:rsidRPr="00C94912" w:rsidRDefault="006A2A1D" w:rsidP="006A2A1D">
            <w:pPr>
              <w:tabs>
                <w:tab w:val="left" w:pos="307"/>
                <w:tab w:val="center" w:pos="80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C9491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 </w:t>
            </w:r>
            <w:r w:rsidRPr="00C94912">
              <w:rPr>
                <w:rFonts w:ascii="TH SarabunPSK" w:hAnsi="TH SarabunPSK" w:cs="TH SarabunPSK"/>
                <w:sz w:val="32"/>
                <w:szCs w:val="32"/>
                <w:cs/>
              </w:rPr>
              <w:t>จำนวนงานที่อาจารย์โพสต์ทั้งหมด</w:t>
            </w:r>
          </w:p>
          <w:p w14:paraId="7B9D549B" w14:textId="77777777" w:rsidR="006A2A1D" w:rsidRPr="00C94912" w:rsidRDefault="006A2A1D" w:rsidP="006A2A1D">
            <w:pPr>
              <w:tabs>
                <w:tab w:val="left" w:pos="307"/>
                <w:tab w:val="center" w:pos="80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C94912">
              <w:rPr>
                <w:rFonts w:ascii="TH SarabunPSK" w:hAnsi="TH SarabunPSK" w:cs="TH SarabunPSK"/>
                <w:sz w:val="32"/>
                <w:szCs w:val="32"/>
              </w:rPr>
              <w:t xml:space="preserve">3. </w:t>
            </w:r>
            <w:r w:rsidRPr="00C94912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งานที่ได้รับเงินตอบแทนสูงสุด</w:t>
            </w:r>
          </w:p>
          <w:p w14:paraId="21AE0C27" w14:textId="5DC3C840" w:rsidR="006A2A1D" w:rsidRPr="009535F4" w:rsidRDefault="006A2A1D" w:rsidP="006A2A1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94912">
              <w:rPr>
                <w:rFonts w:ascii="TH SarabunPSK" w:hAnsi="TH SarabunPSK" w:cs="TH SarabunPSK"/>
                <w:sz w:val="32"/>
                <w:szCs w:val="32"/>
              </w:rPr>
              <w:t xml:space="preserve">4. </w:t>
            </w:r>
            <w:r w:rsidRPr="00C94912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อาจารย์ยอดนิยม</w:t>
            </w:r>
          </w:p>
        </w:tc>
      </w:tr>
      <w:tr w:rsidR="006A2A1D" w:rsidRPr="00561921" w14:paraId="32EFED73" w14:textId="77777777" w:rsidTr="006A2A1D">
        <w:tc>
          <w:tcPr>
            <w:tcW w:w="1525" w:type="dxa"/>
            <w:shd w:val="clear" w:color="auto" w:fill="FFFFFF" w:themeFill="background1"/>
          </w:tcPr>
          <w:p w14:paraId="234DC142" w14:textId="5B4FC293" w:rsidR="006A2A1D" w:rsidRPr="00C94912" w:rsidRDefault="006A2A1D" w:rsidP="006A2A1D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94912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อาจารย์ที่มีการใช้งานอยู่</w:t>
            </w:r>
          </w:p>
        </w:tc>
        <w:tc>
          <w:tcPr>
            <w:tcW w:w="1576" w:type="dxa"/>
            <w:shd w:val="clear" w:color="auto" w:fill="FFFFFF" w:themeFill="background1"/>
          </w:tcPr>
          <w:p w14:paraId="78FBCB3A" w14:textId="1DE869A1" w:rsidR="006A2A1D" w:rsidRPr="00C94912" w:rsidRDefault="006A2A1D" w:rsidP="006A2A1D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94912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Active Professors</w:t>
            </w:r>
          </w:p>
        </w:tc>
        <w:tc>
          <w:tcPr>
            <w:tcW w:w="4501" w:type="dxa"/>
            <w:shd w:val="clear" w:color="auto" w:fill="FFFFFF" w:themeFill="background1"/>
          </w:tcPr>
          <w:p w14:paraId="6EB0707F" w14:textId="7829125D" w:rsidR="006A2A1D" w:rsidRPr="00C94912" w:rsidRDefault="006A2A1D" w:rsidP="006A2A1D">
            <w:pPr>
              <w:tabs>
                <w:tab w:val="left" w:pos="522"/>
              </w:tabs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94912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 xml:space="preserve">อาจารย์ที่กำลังใช้งานอยู่ และไม่ขาดการใช้งานเกิน </w:t>
            </w:r>
            <w:r w:rsidRPr="00C94912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 xml:space="preserve">7 </w:t>
            </w:r>
            <w:r w:rsidRPr="00C94912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วัน</w:t>
            </w:r>
          </w:p>
        </w:tc>
        <w:tc>
          <w:tcPr>
            <w:tcW w:w="1536" w:type="dxa"/>
            <w:shd w:val="clear" w:color="auto" w:fill="FFFFFF" w:themeFill="background1"/>
          </w:tcPr>
          <w:p w14:paraId="01D89EB8" w14:textId="5AB2618F" w:rsidR="006A2A1D" w:rsidRPr="00C94912" w:rsidRDefault="006A2A1D" w:rsidP="006A2A1D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94912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อาจารย์ที่มีการใช้งานอยู่</w:t>
            </w:r>
          </w:p>
        </w:tc>
        <w:tc>
          <w:tcPr>
            <w:tcW w:w="1820" w:type="dxa"/>
            <w:shd w:val="clear" w:color="auto" w:fill="FFFFFF" w:themeFill="background1"/>
          </w:tcPr>
          <w:p w14:paraId="6E4D9F94" w14:textId="08559AD2" w:rsidR="006A2A1D" w:rsidRPr="00C94912" w:rsidRDefault="006A2A1D" w:rsidP="006A2A1D">
            <w:pPr>
              <w:tabs>
                <w:tab w:val="left" w:pos="307"/>
                <w:tab w:val="center" w:pos="802"/>
              </w:tabs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</w:t>
            </w:r>
          </w:p>
        </w:tc>
      </w:tr>
      <w:tr w:rsidR="00B84DF8" w:rsidRPr="00561921" w14:paraId="5EDF7AD7" w14:textId="77777777" w:rsidTr="004737C9">
        <w:tc>
          <w:tcPr>
            <w:tcW w:w="1525" w:type="dxa"/>
            <w:shd w:val="clear" w:color="auto" w:fill="BFBFBF" w:themeFill="background1" w:themeFillShade="BF"/>
            <w:vAlign w:val="center"/>
          </w:tcPr>
          <w:p w14:paraId="47F095B1" w14:textId="77777777" w:rsidR="00DD41E3" w:rsidRPr="00561921" w:rsidRDefault="00DD41E3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ภาษาไทย</w:t>
            </w:r>
          </w:p>
        </w:tc>
        <w:tc>
          <w:tcPr>
            <w:tcW w:w="1576" w:type="dxa"/>
            <w:shd w:val="clear" w:color="auto" w:fill="BFBFBF" w:themeFill="background1" w:themeFillShade="BF"/>
            <w:vAlign w:val="center"/>
          </w:tcPr>
          <w:p w14:paraId="73AB8AA7" w14:textId="77777777" w:rsidR="00DD41E3" w:rsidRPr="00561921" w:rsidRDefault="00DD41E3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</w:p>
        </w:tc>
        <w:tc>
          <w:tcPr>
            <w:tcW w:w="4501" w:type="dxa"/>
            <w:shd w:val="clear" w:color="auto" w:fill="BFBFBF" w:themeFill="background1" w:themeFillShade="BF"/>
            <w:vAlign w:val="center"/>
          </w:tcPr>
          <w:p w14:paraId="16F32354" w14:textId="77777777" w:rsidR="00DD41E3" w:rsidRPr="00561921" w:rsidRDefault="00DD41E3">
            <w:pPr>
              <w:tabs>
                <w:tab w:val="left" w:pos="522"/>
              </w:tabs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36" w:type="dxa"/>
            <w:shd w:val="clear" w:color="auto" w:fill="BFBFBF" w:themeFill="background1" w:themeFillShade="BF"/>
          </w:tcPr>
          <w:p w14:paraId="089F0E55" w14:textId="77777777" w:rsidR="00DD41E3" w:rsidRPr="00561921" w:rsidRDefault="00DD41E3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คำที่ใช้ในการสื่อสาร</w:t>
            </w:r>
          </w:p>
        </w:tc>
        <w:tc>
          <w:tcPr>
            <w:tcW w:w="1820" w:type="dxa"/>
            <w:shd w:val="clear" w:color="auto" w:fill="BFBFBF" w:themeFill="background1" w:themeFillShade="BF"/>
            <w:vAlign w:val="center"/>
          </w:tcPr>
          <w:p w14:paraId="58F58AED" w14:textId="77777777" w:rsidR="00DD41E3" w:rsidRPr="00561921" w:rsidRDefault="00DD41E3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ประกอบด้วย</w:t>
            </w:r>
          </w:p>
        </w:tc>
      </w:tr>
      <w:tr w:rsidR="006A2A1D" w:rsidRPr="00561921" w14:paraId="0211A1E1" w14:textId="77777777" w:rsidTr="004737C9">
        <w:tc>
          <w:tcPr>
            <w:tcW w:w="1525" w:type="dxa"/>
            <w:shd w:val="clear" w:color="auto" w:fill="FFFFFF" w:themeFill="background1"/>
          </w:tcPr>
          <w:p w14:paraId="0F408CC6" w14:textId="71B773B2" w:rsidR="006A2A1D" w:rsidRDefault="006A2A1D" w:rsidP="006A2A1D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94912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จำนวนงานที่อาจารย์โพสต์ทั้งหมด</w:t>
            </w:r>
          </w:p>
        </w:tc>
        <w:tc>
          <w:tcPr>
            <w:tcW w:w="1576" w:type="dxa"/>
            <w:shd w:val="clear" w:color="auto" w:fill="FFFFFF" w:themeFill="background1"/>
          </w:tcPr>
          <w:p w14:paraId="3A652EAB" w14:textId="25DE67BB" w:rsidR="006A2A1D" w:rsidRDefault="006A2A1D" w:rsidP="006A2A1D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94912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Total Job Posts</w:t>
            </w:r>
          </w:p>
        </w:tc>
        <w:tc>
          <w:tcPr>
            <w:tcW w:w="4501" w:type="dxa"/>
            <w:shd w:val="clear" w:color="auto" w:fill="FFFFFF" w:themeFill="background1"/>
          </w:tcPr>
          <w:p w14:paraId="56BC2C70" w14:textId="603E3258" w:rsidR="006A2A1D" w:rsidRPr="00DF4257" w:rsidRDefault="006A2A1D" w:rsidP="006A2A1D">
            <w:pPr>
              <w:tabs>
                <w:tab w:val="left" w:pos="522"/>
              </w:tabs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94912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จำนวนงานทั้งหมดที่อาจารย์ประกาศต่อเดือน</w:t>
            </w:r>
          </w:p>
        </w:tc>
        <w:tc>
          <w:tcPr>
            <w:tcW w:w="1536" w:type="dxa"/>
            <w:shd w:val="clear" w:color="auto" w:fill="FFFFFF" w:themeFill="background1"/>
          </w:tcPr>
          <w:p w14:paraId="0C01A81F" w14:textId="4D1E49C3" w:rsidR="006A2A1D" w:rsidRDefault="006A2A1D" w:rsidP="006A2A1D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94912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จำนวนงานที่อาจารย์โพสต์ทั้งหมด</w:t>
            </w:r>
          </w:p>
        </w:tc>
        <w:tc>
          <w:tcPr>
            <w:tcW w:w="1820" w:type="dxa"/>
            <w:shd w:val="clear" w:color="auto" w:fill="FFFFFF" w:themeFill="background1"/>
          </w:tcPr>
          <w:p w14:paraId="369B6229" w14:textId="1E0097FB" w:rsidR="006A2A1D" w:rsidRDefault="006A2A1D" w:rsidP="006A2A1D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-</w:t>
            </w:r>
          </w:p>
        </w:tc>
      </w:tr>
      <w:tr w:rsidR="006A2A1D" w:rsidRPr="00561921" w14:paraId="5FA9905B" w14:textId="77777777">
        <w:tc>
          <w:tcPr>
            <w:tcW w:w="1525" w:type="dxa"/>
            <w:shd w:val="clear" w:color="auto" w:fill="FFFFFF" w:themeFill="background1"/>
            <w:vAlign w:val="center"/>
          </w:tcPr>
          <w:p w14:paraId="591D483A" w14:textId="17D33F5E" w:rsidR="006A2A1D" w:rsidRDefault="006A2A1D" w:rsidP="006A2A1D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94912">
              <w:rPr>
                <w:rFonts w:ascii="TH SarabunPSK" w:hAnsi="TH SarabunPSK" w:cs="TH SarabunPSK"/>
                <w:sz w:val="32"/>
                <w:szCs w:val="32"/>
                <w:cs/>
              </w:rPr>
              <w:t>งานที่ได้รับเงินตอบแทนสูงสุด</w:t>
            </w:r>
          </w:p>
        </w:tc>
        <w:tc>
          <w:tcPr>
            <w:tcW w:w="1576" w:type="dxa"/>
            <w:shd w:val="clear" w:color="auto" w:fill="FFFFFF" w:themeFill="background1"/>
            <w:vAlign w:val="center"/>
          </w:tcPr>
          <w:p w14:paraId="5368B84E" w14:textId="1E32C20E" w:rsidR="006A2A1D" w:rsidRDefault="006A2A1D" w:rsidP="006A2A1D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94912">
              <w:rPr>
                <w:rFonts w:ascii="TH SarabunPSK" w:hAnsi="TH SarabunPSK" w:cs="TH SarabunPSK"/>
                <w:sz w:val="32"/>
                <w:szCs w:val="32"/>
              </w:rPr>
              <w:t>Highest-Paying Job</w:t>
            </w:r>
          </w:p>
        </w:tc>
        <w:tc>
          <w:tcPr>
            <w:tcW w:w="4501" w:type="dxa"/>
            <w:shd w:val="clear" w:color="auto" w:fill="FFFFFF" w:themeFill="background1"/>
            <w:vAlign w:val="center"/>
          </w:tcPr>
          <w:p w14:paraId="73735D01" w14:textId="1C4B62D0" w:rsidR="006A2A1D" w:rsidRPr="00DF4257" w:rsidRDefault="006A2A1D" w:rsidP="006A2A1D">
            <w:pPr>
              <w:tabs>
                <w:tab w:val="left" w:pos="522"/>
              </w:tabs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94912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กราฟแสดง</w:t>
            </w:r>
            <w:r w:rsidRPr="00C94912">
              <w:rPr>
                <w:rFonts w:ascii="TH SarabunPSK" w:hAnsi="TH SarabunPSK" w:cs="TH SarabunPSK"/>
                <w:sz w:val="32"/>
                <w:szCs w:val="32"/>
                <w:cs/>
              </w:rPr>
              <w:t>งานที่ได้รับเงินตอบแทนสูงสุด</w:t>
            </w:r>
          </w:p>
        </w:tc>
        <w:tc>
          <w:tcPr>
            <w:tcW w:w="1536" w:type="dxa"/>
            <w:shd w:val="clear" w:color="auto" w:fill="FFFFFF" w:themeFill="background1"/>
          </w:tcPr>
          <w:p w14:paraId="2BC3D2F2" w14:textId="131A833B" w:rsidR="006A2A1D" w:rsidRDefault="006A2A1D" w:rsidP="006A2A1D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94912">
              <w:rPr>
                <w:rFonts w:ascii="TH SarabunPSK" w:hAnsi="TH SarabunPSK" w:cs="TH SarabunPSK"/>
                <w:sz w:val="32"/>
                <w:szCs w:val="32"/>
                <w:cs/>
              </w:rPr>
              <w:t>งานที่ได้รับเงินตอบแทนสูงสุด</w:t>
            </w:r>
          </w:p>
        </w:tc>
        <w:tc>
          <w:tcPr>
            <w:tcW w:w="1820" w:type="dxa"/>
            <w:shd w:val="clear" w:color="auto" w:fill="FFFFFF" w:themeFill="background1"/>
            <w:vAlign w:val="center"/>
          </w:tcPr>
          <w:p w14:paraId="128050D4" w14:textId="7B2934B7" w:rsidR="006A2A1D" w:rsidRDefault="006A2A1D" w:rsidP="006A2A1D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-</w:t>
            </w:r>
          </w:p>
        </w:tc>
      </w:tr>
      <w:tr w:rsidR="006A2A1D" w:rsidRPr="00561921" w14:paraId="03D21859" w14:textId="77777777">
        <w:tc>
          <w:tcPr>
            <w:tcW w:w="1525" w:type="dxa"/>
            <w:shd w:val="clear" w:color="auto" w:fill="FFFFFF" w:themeFill="background1"/>
            <w:vAlign w:val="center"/>
          </w:tcPr>
          <w:p w14:paraId="20BF21FD" w14:textId="76D838DA" w:rsidR="006A2A1D" w:rsidRDefault="006A2A1D" w:rsidP="006A2A1D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94912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อาจารย์ยอดนิยม</w:t>
            </w:r>
          </w:p>
        </w:tc>
        <w:tc>
          <w:tcPr>
            <w:tcW w:w="1576" w:type="dxa"/>
            <w:shd w:val="clear" w:color="auto" w:fill="FFFFFF" w:themeFill="background1"/>
            <w:vAlign w:val="center"/>
          </w:tcPr>
          <w:p w14:paraId="5F87BD4D" w14:textId="600A0472" w:rsidR="006A2A1D" w:rsidRDefault="006A2A1D" w:rsidP="006A2A1D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94912">
              <w:rPr>
                <w:rFonts w:ascii="TH SarabunPSK" w:hAnsi="TH SarabunPSK" w:cs="TH SarabunPSK"/>
                <w:sz w:val="32"/>
                <w:szCs w:val="32"/>
              </w:rPr>
              <w:t>Popular Professor</w:t>
            </w:r>
          </w:p>
        </w:tc>
        <w:tc>
          <w:tcPr>
            <w:tcW w:w="4501" w:type="dxa"/>
            <w:shd w:val="clear" w:color="auto" w:fill="FFFFFF" w:themeFill="background1"/>
            <w:vAlign w:val="center"/>
          </w:tcPr>
          <w:p w14:paraId="75761D5E" w14:textId="7B596FFD" w:rsidR="006A2A1D" w:rsidRPr="00DF4257" w:rsidRDefault="006A2A1D" w:rsidP="006A2A1D">
            <w:pPr>
              <w:tabs>
                <w:tab w:val="left" w:pos="522"/>
              </w:tabs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94912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กราฟแสดงอาจารย์ที่ดีที่สุดตามประเภทงานหลัก สถานะของโพสต์งาน และผลตอบแทน</w:t>
            </w:r>
          </w:p>
        </w:tc>
        <w:tc>
          <w:tcPr>
            <w:tcW w:w="1536" w:type="dxa"/>
            <w:shd w:val="clear" w:color="auto" w:fill="FFFFFF" w:themeFill="background1"/>
          </w:tcPr>
          <w:p w14:paraId="4F519CA7" w14:textId="312A304D" w:rsidR="006A2A1D" w:rsidRDefault="006A2A1D" w:rsidP="006A2A1D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94912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อาจารย์ยอดนิยม</w:t>
            </w:r>
          </w:p>
        </w:tc>
        <w:tc>
          <w:tcPr>
            <w:tcW w:w="1820" w:type="dxa"/>
            <w:shd w:val="clear" w:color="auto" w:fill="FFFFFF" w:themeFill="background1"/>
            <w:vAlign w:val="center"/>
          </w:tcPr>
          <w:p w14:paraId="08F3961A" w14:textId="3A8BC953" w:rsidR="006A2A1D" w:rsidRDefault="006A2A1D" w:rsidP="006A2A1D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-</w:t>
            </w:r>
          </w:p>
        </w:tc>
      </w:tr>
      <w:tr w:rsidR="00B84DF8" w:rsidRPr="00561921" w14:paraId="73433EA6" w14:textId="77777777" w:rsidTr="004737C9">
        <w:tc>
          <w:tcPr>
            <w:tcW w:w="1525" w:type="dxa"/>
            <w:shd w:val="clear" w:color="auto" w:fill="FFFFFF" w:themeFill="background1"/>
          </w:tcPr>
          <w:p w14:paraId="64570BC9" w14:textId="4DE1C94C" w:rsidR="00295D68" w:rsidRPr="002530D9" w:rsidRDefault="00140FAE" w:rsidP="00937BC1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สแปม</w:t>
            </w:r>
          </w:p>
        </w:tc>
        <w:tc>
          <w:tcPr>
            <w:tcW w:w="1576" w:type="dxa"/>
            <w:shd w:val="clear" w:color="auto" w:fill="FFFFFF" w:themeFill="background1"/>
          </w:tcPr>
          <w:p w14:paraId="7A6C038B" w14:textId="1E8BC060" w:rsidR="00295D68" w:rsidRPr="002530D9" w:rsidRDefault="00BD17DE" w:rsidP="00937BC1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S</w:t>
            </w:r>
            <w:r w:rsidR="007D692E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pam</w:t>
            </w:r>
          </w:p>
        </w:tc>
        <w:tc>
          <w:tcPr>
            <w:tcW w:w="4501" w:type="dxa"/>
            <w:shd w:val="clear" w:color="auto" w:fill="FFFFFF" w:themeFill="background1"/>
          </w:tcPr>
          <w:p w14:paraId="1CD0F06C" w14:textId="3C1BC1DE" w:rsidR="00295D68" w:rsidRPr="002530D9" w:rsidRDefault="00DF4257" w:rsidP="00937BC1">
            <w:pPr>
              <w:tabs>
                <w:tab w:val="left" w:pos="522"/>
              </w:tabs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DF4257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อีเมลจำนวนมากที่ไม่ต้องการหรือไม่ได้รับการร้องขอ</w:t>
            </w:r>
            <w:r w:rsidRPr="00DF4257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</w:t>
            </w:r>
            <w:r w:rsidRPr="00DF4257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โพสต์</w:t>
            </w:r>
            <w:r w:rsidRPr="00DF4257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</w:t>
            </w:r>
            <w:r w:rsidRPr="00DF4257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คำขอติดต่อ</w:t>
            </w:r>
            <w:r w:rsidRPr="00DF4257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</w:t>
            </w:r>
            <w:r w:rsidRPr="00DF4257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SMS (</w:t>
            </w:r>
            <w:r w:rsidRPr="00DF4257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ข้อความตัวอักษร</w:t>
            </w:r>
            <w:r w:rsidRPr="00DF4257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) </w:t>
            </w:r>
            <w:r w:rsidRPr="00DF4257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ข้อความโต้ตอบแบบทันที</w:t>
            </w:r>
            <w:r w:rsidRPr="00DF4257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</w:t>
            </w:r>
            <w:r w:rsidRPr="00DF4257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หรือการสื่อสารทางอิเล็กทรอนิกส์อื่นๆ</w:t>
            </w:r>
            <w:r w:rsidRPr="00DF4257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</w:t>
            </w:r>
            <w:r w:rsidRPr="00DF4257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ที่คล้ายกัน</w:t>
            </w:r>
          </w:p>
        </w:tc>
        <w:tc>
          <w:tcPr>
            <w:tcW w:w="1536" w:type="dxa"/>
            <w:shd w:val="clear" w:color="auto" w:fill="FFFFFF" w:themeFill="background1"/>
          </w:tcPr>
          <w:p w14:paraId="16A41BB4" w14:textId="2C264B4D" w:rsidR="00295D68" w:rsidRPr="002530D9" w:rsidRDefault="006A2A1D" w:rsidP="00937BC1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Spam</w:t>
            </w:r>
          </w:p>
        </w:tc>
        <w:tc>
          <w:tcPr>
            <w:tcW w:w="1820" w:type="dxa"/>
            <w:shd w:val="clear" w:color="auto" w:fill="FFFFFF" w:themeFill="background1"/>
          </w:tcPr>
          <w:p w14:paraId="30C79245" w14:textId="7E7693EF" w:rsidR="00295D68" w:rsidRPr="002530D9" w:rsidRDefault="00E735FF" w:rsidP="00DF3F8A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B84DF8" w:rsidRPr="00561921" w14:paraId="03688AB9" w14:textId="77777777" w:rsidTr="004737C9">
        <w:tc>
          <w:tcPr>
            <w:tcW w:w="1525" w:type="dxa"/>
            <w:shd w:val="clear" w:color="auto" w:fill="FFFFFF" w:themeFill="background1"/>
          </w:tcPr>
          <w:p w14:paraId="75C7617C" w14:textId="69EC8B68" w:rsidR="00295D68" w:rsidRPr="002530D9" w:rsidRDefault="00140FAE" w:rsidP="00937BC1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ฟิชชิ่ง</w:t>
            </w:r>
          </w:p>
        </w:tc>
        <w:tc>
          <w:tcPr>
            <w:tcW w:w="1576" w:type="dxa"/>
            <w:shd w:val="clear" w:color="auto" w:fill="FFFFFF" w:themeFill="background1"/>
          </w:tcPr>
          <w:p w14:paraId="7CF3C38F" w14:textId="05DCD3E2" w:rsidR="00295D68" w:rsidRPr="002530D9" w:rsidRDefault="00026B51" w:rsidP="00937BC1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026B51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Phishing</w:t>
            </w:r>
          </w:p>
        </w:tc>
        <w:tc>
          <w:tcPr>
            <w:tcW w:w="4501" w:type="dxa"/>
            <w:shd w:val="clear" w:color="auto" w:fill="FFFFFF" w:themeFill="background1"/>
          </w:tcPr>
          <w:p w14:paraId="2EA24C59" w14:textId="007A921B" w:rsidR="00295D68" w:rsidRPr="002530D9" w:rsidRDefault="00A72581" w:rsidP="00937BC1">
            <w:pPr>
              <w:tabs>
                <w:tab w:val="left" w:pos="522"/>
              </w:tabs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A7258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การส่งอีเมลหรือการสื่อสารทางอิเล็กทรอนิกส์อื่นๆ</w:t>
            </w:r>
            <w:r w:rsidRPr="00A72581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</w:t>
            </w:r>
            <w:r w:rsidRPr="00A7258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เพื่อหลอกลวงหรือชักจูงผู้รับให้เปิดเผยข้อมูลส่วนตัวหรือข้อมูลละเอียดอ่อน</w:t>
            </w:r>
            <w:r w:rsidRPr="00A72581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</w:t>
            </w:r>
            <w:r w:rsidRPr="00A7258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เช่น</w:t>
            </w:r>
            <w:r w:rsidRPr="00A72581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</w:t>
            </w:r>
            <w:r w:rsidRPr="00A7258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รหัสผ่าน</w:t>
            </w:r>
            <w:r w:rsidRPr="00A72581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</w:t>
            </w:r>
            <w:r w:rsidRPr="00A7258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วันเกิด</w:t>
            </w:r>
            <w:r w:rsidRPr="00A72581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</w:t>
            </w:r>
            <w:r w:rsidRPr="00A7258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ข้อมูลทางการเงิน</w:t>
            </w:r>
            <w:r w:rsidRPr="00A72581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</w:t>
            </w:r>
            <w:r w:rsidRPr="00A7258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หรือข้อมูลละเอียดอ่อนอื่นๆ</w:t>
            </w:r>
            <w:r w:rsidRPr="00A72581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</w:t>
            </w:r>
            <w:r w:rsidRPr="00A7258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หรือเพื่อเข้าถึงบัญชีหรือบันทึก</w:t>
            </w:r>
            <w:r w:rsidRPr="00A72581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</w:t>
            </w:r>
            <w:r w:rsidRPr="00A7258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ขโมยเอกสารหรือข้อมูลละเอียดอ่อนอื่นๆ</w:t>
            </w:r>
            <w:r w:rsidRPr="00A72581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</w:t>
            </w:r>
            <w:r w:rsidRPr="00A7258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ชำระเงิน</w:t>
            </w:r>
            <w:r w:rsidRPr="00A72581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</w:t>
            </w:r>
            <w:r w:rsidRPr="00A7258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และ</w:t>
            </w:r>
            <w:r w:rsidRPr="00A72581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>/</w:t>
            </w:r>
            <w:r w:rsidRPr="00A7258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หรือรับผลประโยชน์ทางการเงิน</w:t>
            </w:r>
            <w:r w:rsidRPr="00A72581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</w:t>
            </w:r>
            <w:r w:rsidRPr="00A7258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มัลแวร์รวมถึงกิจกรรมใดๆ</w:t>
            </w:r>
            <w:r w:rsidRPr="00A72581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</w:t>
            </w:r>
            <w:r w:rsidRPr="00A7258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ที่ออกแบบมาเพื่อก่อให้เกิดอันตรายทางเทคนิค</w:t>
            </w:r>
            <w:r w:rsidRPr="00A72581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</w:t>
            </w:r>
            <w:r w:rsidRPr="00A7258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เช่น</w:t>
            </w:r>
            <w:r w:rsidRPr="00A72581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</w:t>
            </w:r>
            <w:r w:rsidRPr="00A7258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การส่งไฟล์ปฏิบัติการที่เป็นอันตราย</w:t>
            </w:r>
            <w:r w:rsidRPr="00A72581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</w:t>
            </w:r>
            <w:r w:rsidRPr="00A7258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การจัดระเบียบการโจมตีแบบปฏิเสธบริการ</w:t>
            </w:r>
            <w:r w:rsidRPr="00A72581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 </w:t>
            </w:r>
            <w:r w:rsidRPr="00A7258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หรือการจัดการเซิร์ฟเวอร์คำสั่งและการควบคุม</w:t>
            </w:r>
          </w:p>
        </w:tc>
        <w:tc>
          <w:tcPr>
            <w:tcW w:w="1536" w:type="dxa"/>
            <w:shd w:val="clear" w:color="auto" w:fill="FFFFFF" w:themeFill="background1"/>
          </w:tcPr>
          <w:p w14:paraId="2357AE80" w14:textId="63943404" w:rsidR="00295D68" w:rsidRPr="002530D9" w:rsidRDefault="006A2A1D" w:rsidP="00937BC1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026B51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Phishing</w:t>
            </w:r>
          </w:p>
        </w:tc>
        <w:tc>
          <w:tcPr>
            <w:tcW w:w="1820" w:type="dxa"/>
            <w:shd w:val="clear" w:color="auto" w:fill="FFFFFF" w:themeFill="background1"/>
          </w:tcPr>
          <w:p w14:paraId="75CE38DE" w14:textId="261634A8" w:rsidR="00295D68" w:rsidRPr="002530D9" w:rsidRDefault="00E735FF" w:rsidP="00DF3F8A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B84DF8" w:rsidRPr="00561921" w14:paraId="5391E654" w14:textId="77777777">
        <w:tc>
          <w:tcPr>
            <w:tcW w:w="1525" w:type="dxa"/>
            <w:shd w:val="clear" w:color="auto" w:fill="FFFFFF" w:themeFill="background1"/>
          </w:tcPr>
          <w:p w14:paraId="07F4D658" w14:textId="59A781FE" w:rsidR="004737C9" w:rsidRPr="00C270A3" w:rsidRDefault="004737C9" w:rsidP="004737C9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มัลแวร์</w:t>
            </w:r>
          </w:p>
        </w:tc>
        <w:tc>
          <w:tcPr>
            <w:tcW w:w="1576" w:type="dxa"/>
            <w:shd w:val="clear" w:color="auto" w:fill="FFFFFF" w:themeFill="background1"/>
          </w:tcPr>
          <w:p w14:paraId="56CF9F1F" w14:textId="0A32D5E0" w:rsidR="004737C9" w:rsidRPr="00C270A3" w:rsidRDefault="004737C9" w:rsidP="004737C9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270A3">
              <w:rPr>
                <w:rFonts w:ascii="TH SarabunPSK" w:hAnsi="TH SarabunPSK" w:cs="TH SarabunPSK" w:hint="cs"/>
                <w:sz w:val="32"/>
                <w:szCs w:val="32"/>
              </w:rPr>
              <w:t>Malicious software</w:t>
            </w:r>
          </w:p>
        </w:tc>
        <w:tc>
          <w:tcPr>
            <w:tcW w:w="4501" w:type="dxa"/>
            <w:shd w:val="clear" w:color="auto" w:fill="FFFFFF" w:themeFill="background1"/>
            <w:vAlign w:val="center"/>
          </w:tcPr>
          <w:p w14:paraId="76184818" w14:textId="5B43BBBA" w:rsidR="004737C9" w:rsidRPr="00C270A3" w:rsidRDefault="004737C9" w:rsidP="004737C9">
            <w:pPr>
              <w:tabs>
                <w:tab w:val="left" w:pos="522"/>
              </w:tabs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270A3">
              <w:rPr>
                <w:rFonts w:ascii="TH SarabunPSK" w:hAnsi="TH SarabunPSK" w:cs="TH SarabunPSK" w:hint="cs"/>
                <w:sz w:val="32"/>
                <w:szCs w:val="32"/>
                <w:cs/>
              </w:rPr>
              <w:t>ซอฟต์แวร์ใด ๆ ที่ออกแบบมาโดยเฉพาะเพื่อทําอันตรายหรือใช้ประโยชน์จากระบบคอมพิวเตอร์ ประกอบด้วยไวรัส เวิร์ม แรนซัมแวร์ และอื่นๆ มัลแวร์แทรกซึมเข้าไปในระบบโดยไม่ได้รับความยินยอมโดยมีเป้าหมายเพื่อขโมยข้อมูลขัดขวางการดําเนินงานหรือเข้าถึงโดยไม่ได้รับอนุญาต</w:t>
            </w:r>
          </w:p>
        </w:tc>
        <w:tc>
          <w:tcPr>
            <w:tcW w:w="1536" w:type="dxa"/>
            <w:shd w:val="clear" w:color="auto" w:fill="FFFFFF" w:themeFill="background1"/>
          </w:tcPr>
          <w:p w14:paraId="1C92A6C6" w14:textId="5085C81A" w:rsidR="004737C9" w:rsidRPr="00C270A3" w:rsidRDefault="004737C9" w:rsidP="004737C9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C270A3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มัลแวร์</w:t>
            </w:r>
          </w:p>
        </w:tc>
        <w:tc>
          <w:tcPr>
            <w:tcW w:w="1820" w:type="dxa"/>
            <w:shd w:val="clear" w:color="auto" w:fill="FFFFFF" w:themeFill="background1"/>
          </w:tcPr>
          <w:p w14:paraId="4114BC8B" w14:textId="375A7F1D" w:rsidR="004737C9" w:rsidRPr="00C270A3" w:rsidRDefault="004737C9" w:rsidP="004737C9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270A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-</w:t>
            </w:r>
          </w:p>
        </w:tc>
      </w:tr>
    </w:tbl>
    <w:p w14:paraId="74F5441A" w14:textId="77777777" w:rsidR="008D025D" w:rsidRPr="00561921" w:rsidRDefault="008D025D" w:rsidP="006A2A1D">
      <w:pPr>
        <w:rPr>
          <w:rFonts w:ascii="TH SarabunPSK" w:hAnsi="TH SarabunPSK" w:cs="TH SarabunPSK"/>
          <w:b/>
          <w:bCs/>
          <w:sz w:val="36"/>
          <w:szCs w:val="36"/>
        </w:rPr>
      </w:pPr>
    </w:p>
    <w:tbl>
      <w:tblPr>
        <w:tblStyle w:val="TableGrid"/>
        <w:tblW w:w="10946" w:type="dxa"/>
        <w:tblInd w:w="-967" w:type="dxa"/>
        <w:tblLook w:val="04A0" w:firstRow="1" w:lastRow="0" w:firstColumn="1" w:lastColumn="0" w:noHBand="0" w:noVBand="1"/>
      </w:tblPr>
      <w:tblGrid>
        <w:gridCol w:w="1140"/>
        <w:gridCol w:w="1341"/>
        <w:gridCol w:w="3203"/>
        <w:gridCol w:w="1107"/>
        <w:gridCol w:w="4155"/>
      </w:tblGrid>
      <w:tr w:rsidR="00B84DF8" w:rsidRPr="00561921" w14:paraId="33B3AD11" w14:textId="77777777" w:rsidTr="004737C9">
        <w:tc>
          <w:tcPr>
            <w:tcW w:w="1140" w:type="dxa"/>
            <w:shd w:val="clear" w:color="auto" w:fill="BFBFBF" w:themeFill="background1" w:themeFillShade="BF"/>
            <w:vAlign w:val="center"/>
          </w:tcPr>
          <w:p w14:paraId="1DB70439" w14:textId="77777777" w:rsidR="008D025D" w:rsidRPr="00561921" w:rsidRDefault="008D025D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ภาษาไทย</w:t>
            </w:r>
          </w:p>
        </w:tc>
        <w:tc>
          <w:tcPr>
            <w:tcW w:w="1341" w:type="dxa"/>
            <w:shd w:val="clear" w:color="auto" w:fill="BFBFBF" w:themeFill="background1" w:themeFillShade="BF"/>
            <w:vAlign w:val="center"/>
          </w:tcPr>
          <w:p w14:paraId="1129C67E" w14:textId="77777777" w:rsidR="008D025D" w:rsidRPr="00561921" w:rsidRDefault="008D025D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</w:p>
        </w:tc>
        <w:tc>
          <w:tcPr>
            <w:tcW w:w="3203" w:type="dxa"/>
            <w:shd w:val="clear" w:color="auto" w:fill="BFBFBF" w:themeFill="background1" w:themeFillShade="BF"/>
            <w:vAlign w:val="center"/>
          </w:tcPr>
          <w:p w14:paraId="0AB083B4" w14:textId="77777777" w:rsidR="008D025D" w:rsidRPr="00561921" w:rsidRDefault="008D025D">
            <w:pPr>
              <w:tabs>
                <w:tab w:val="left" w:pos="522"/>
              </w:tabs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107" w:type="dxa"/>
            <w:shd w:val="clear" w:color="auto" w:fill="BFBFBF" w:themeFill="background1" w:themeFillShade="BF"/>
          </w:tcPr>
          <w:p w14:paraId="30B93F26" w14:textId="77777777" w:rsidR="008D025D" w:rsidRPr="00561921" w:rsidRDefault="008D025D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คำที่ใช้ในการสื่อสาร</w:t>
            </w:r>
          </w:p>
        </w:tc>
        <w:tc>
          <w:tcPr>
            <w:tcW w:w="4155" w:type="dxa"/>
            <w:shd w:val="clear" w:color="auto" w:fill="BFBFBF" w:themeFill="background1" w:themeFillShade="BF"/>
            <w:vAlign w:val="center"/>
          </w:tcPr>
          <w:p w14:paraId="4DB85578" w14:textId="77777777" w:rsidR="008D025D" w:rsidRPr="00561921" w:rsidRDefault="008D025D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ประกอบด้วย</w:t>
            </w:r>
          </w:p>
        </w:tc>
      </w:tr>
      <w:tr w:rsidR="006A2A1D" w:rsidRPr="00561921" w14:paraId="40A6595E" w14:textId="77777777" w:rsidTr="004737C9">
        <w:trPr>
          <w:cantSplit/>
          <w:trHeight w:val="1134"/>
        </w:trPr>
        <w:tc>
          <w:tcPr>
            <w:tcW w:w="1140" w:type="dxa"/>
            <w:shd w:val="clear" w:color="auto" w:fill="auto"/>
          </w:tcPr>
          <w:p w14:paraId="6FED6221" w14:textId="727EB0AE" w:rsidR="006A2A1D" w:rsidRDefault="006A2A1D" w:rsidP="006A2A1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270A3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</w:t>
            </w:r>
          </w:p>
        </w:tc>
        <w:tc>
          <w:tcPr>
            <w:tcW w:w="1341" w:type="dxa"/>
            <w:shd w:val="clear" w:color="auto" w:fill="auto"/>
          </w:tcPr>
          <w:p w14:paraId="00DA7BA3" w14:textId="014CF747" w:rsidR="006A2A1D" w:rsidRDefault="006A2A1D" w:rsidP="006A2A1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C270A3">
              <w:rPr>
                <w:rFonts w:ascii="TH SarabunPSK" w:hAnsi="TH SarabunPSK" w:cs="TH SarabunPSK" w:hint="cs"/>
                <w:sz w:val="32"/>
                <w:szCs w:val="32"/>
              </w:rPr>
              <w:t>eport</w:t>
            </w:r>
          </w:p>
        </w:tc>
        <w:tc>
          <w:tcPr>
            <w:tcW w:w="3203" w:type="dxa"/>
            <w:shd w:val="clear" w:color="auto" w:fill="auto"/>
          </w:tcPr>
          <w:p w14:paraId="58C5C20D" w14:textId="00B72036" w:rsidR="006A2A1D" w:rsidRPr="00FC746A" w:rsidRDefault="006A2A1D" w:rsidP="006A2A1D">
            <w:pPr>
              <w:tabs>
                <w:tab w:val="left" w:pos="522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270A3">
              <w:rPr>
                <w:rFonts w:ascii="TH SarabunPSK" w:hAnsi="TH SarabunPSK" w:cs="TH SarabunPSK" w:hint="cs"/>
                <w:sz w:val="32"/>
                <w:szCs w:val="32"/>
                <w:cs/>
              </w:rPr>
              <w:t>นิสิตรายงานโพสต์งานของอาจารย์ที่ละเมิดกฎ</w:t>
            </w:r>
          </w:p>
        </w:tc>
        <w:tc>
          <w:tcPr>
            <w:tcW w:w="1107" w:type="dxa"/>
            <w:shd w:val="clear" w:color="auto" w:fill="auto"/>
          </w:tcPr>
          <w:p w14:paraId="35B26283" w14:textId="0C5B5AB0" w:rsidR="006A2A1D" w:rsidRDefault="006A2A1D" w:rsidP="006A2A1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270A3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</w:t>
            </w:r>
          </w:p>
        </w:tc>
        <w:tc>
          <w:tcPr>
            <w:tcW w:w="4155" w:type="dxa"/>
            <w:shd w:val="clear" w:color="auto" w:fill="auto"/>
          </w:tcPr>
          <w:p w14:paraId="27B2D137" w14:textId="77777777" w:rsidR="006A2A1D" w:rsidRPr="00C270A3" w:rsidRDefault="006A2A1D" w:rsidP="006A2A1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270A3">
              <w:rPr>
                <w:rFonts w:ascii="TH SarabunPSK" w:hAnsi="TH SarabunPSK" w:cs="TH SarabunPSK" w:hint="cs"/>
                <w:sz w:val="32"/>
                <w:szCs w:val="32"/>
              </w:rPr>
              <w:t>1.</w:t>
            </w:r>
            <w:r w:rsidRPr="00C270A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โพสต์ที่ถูกรายงาน</w:t>
            </w:r>
          </w:p>
          <w:p w14:paraId="1210E9D2" w14:textId="77777777" w:rsidR="006A2A1D" w:rsidRPr="00C270A3" w:rsidRDefault="006A2A1D" w:rsidP="006A2A1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270A3">
              <w:rPr>
                <w:rFonts w:ascii="TH SarabunPSK" w:hAnsi="TH SarabunPSK" w:cs="TH SarabunPSK" w:hint="cs"/>
                <w:sz w:val="32"/>
                <w:szCs w:val="32"/>
                <w:cs/>
              </w:rPr>
              <w:t>2. นิสิตที่รายงาน</w:t>
            </w:r>
          </w:p>
          <w:p w14:paraId="2DE6D88F" w14:textId="77777777" w:rsidR="006A2A1D" w:rsidRPr="00C270A3" w:rsidRDefault="006A2A1D" w:rsidP="006A2A1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270A3">
              <w:rPr>
                <w:rFonts w:ascii="TH SarabunPSK" w:hAnsi="TH SarabunPSK" w:cs="TH SarabunPSK" w:hint="cs"/>
                <w:sz w:val="32"/>
                <w:szCs w:val="32"/>
                <w:cs/>
              </w:rPr>
              <w:t>3. อาจารย์เจ้าของโพสต์</w:t>
            </w:r>
          </w:p>
          <w:p w14:paraId="177A0F36" w14:textId="0C0EB36E" w:rsidR="006A2A1D" w:rsidRDefault="006A2A1D" w:rsidP="006A2A1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270A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กฎที่โพสต์งานละเมิด</w:t>
            </w:r>
          </w:p>
        </w:tc>
      </w:tr>
      <w:tr w:rsidR="00ED24D0" w:rsidRPr="00561921" w14:paraId="7A26507F" w14:textId="77777777" w:rsidTr="004737C9">
        <w:trPr>
          <w:cantSplit/>
          <w:trHeight w:val="1134"/>
        </w:trPr>
        <w:tc>
          <w:tcPr>
            <w:tcW w:w="1140" w:type="dxa"/>
            <w:shd w:val="clear" w:color="auto" w:fill="auto"/>
          </w:tcPr>
          <w:p w14:paraId="2AEAE059" w14:textId="1A0FD10A" w:rsidR="00ED24D0" w:rsidRDefault="00ED19F4" w:rsidP="00F763D3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สถานะ</w:t>
            </w:r>
            <w:r w:rsidRPr="00ED19F4">
              <w:rPr>
                <w:rFonts w:ascii="TH SarabunPSK" w:hAnsi="TH SarabunPSK" w:cs="TH SarabunPSK"/>
                <w:sz w:val="32"/>
                <w:szCs w:val="32"/>
                <w:cs/>
              </w:rPr>
              <w:t>การถูกรายงานของโพสต์</w:t>
            </w:r>
          </w:p>
        </w:tc>
        <w:tc>
          <w:tcPr>
            <w:tcW w:w="1341" w:type="dxa"/>
            <w:shd w:val="clear" w:color="auto" w:fill="auto"/>
          </w:tcPr>
          <w:p w14:paraId="0FAD848F" w14:textId="7ABFA310" w:rsidR="00ED24D0" w:rsidRDefault="007F0C27" w:rsidP="00F763D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Report</w:t>
            </w:r>
            <w:r w:rsidR="00E57761">
              <w:rPr>
                <w:rFonts w:ascii="TH SarabunPSK" w:hAnsi="TH SarabunPSK" w:cs="TH SarabunPSK"/>
                <w:sz w:val="32"/>
                <w:szCs w:val="32"/>
              </w:rPr>
              <w:t xml:space="preserve">ed Post </w:t>
            </w:r>
            <w:r>
              <w:rPr>
                <w:rFonts w:ascii="TH SarabunPSK" w:hAnsi="TH SarabunPSK" w:cs="TH SarabunPSK"/>
                <w:sz w:val="32"/>
                <w:szCs w:val="32"/>
              </w:rPr>
              <w:t>status</w:t>
            </w:r>
          </w:p>
        </w:tc>
        <w:tc>
          <w:tcPr>
            <w:tcW w:w="3203" w:type="dxa"/>
            <w:shd w:val="clear" w:color="auto" w:fill="auto"/>
          </w:tcPr>
          <w:p w14:paraId="0EC32DB4" w14:textId="15002F35" w:rsidR="00ED24D0" w:rsidRDefault="00ED19F4" w:rsidP="00F763D3">
            <w:pPr>
              <w:tabs>
                <w:tab w:val="left" w:pos="522"/>
              </w:tabs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FC746A">
              <w:rPr>
                <w:rFonts w:ascii="TH SarabunPSK" w:hAnsi="TH SarabunPSK" w:cs="TH SarabunPSK"/>
                <w:sz w:val="32"/>
                <w:szCs w:val="32"/>
                <w:cs/>
              </w:rPr>
              <w:t>สถานะที่แสดงว่าโพสต์นั้นถูกผู้ใช้รายงานว่ามีปัญหา เช่น ไม่เหมาะสม ผิดกฎ หรือเป็นสแปม โดยสถานะจะช่วยให้ผู้ดูแลระบบสามารถติดตามและจัดการได้</w:t>
            </w:r>
          </w:p>
        </w:tc>
        <w:tc>
          <w:tcPr>
            <w:tcW w:w="1107" w:type="dxa"/>
            <w:shd w:val="clear" w:color="auto" w:fill="auto"/>
          </w:tcPr>
          <w:p w14:paraId="5420E40E" w14:textId="77777777" w:rsidR="004737C9" w:rsidRDefault="00ED19F4" w:rsidP="004737C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Reported</w:t>
            </w:r>
          </w:p>
          <w:p w14:paraId="70BD1E5E" w14:textId="107E30C0" w:rsidR="00ED24D0" w:rsidRDefault="00ED19F4" w:rsidP="004737C9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Post status</w:t>
            </w:r>
          </w:p>
        </w:tc>
        <w:tc>
          <w:tcPr>
            <w:tcW w:w="4155" w:type="dxa"/>
            <w:shd w:val="clear" w:color="auto" w:fill="auto"/>
          </w:tcPr>
          <w:p w14:paraId="3EDCF332" w14:textId="25772DF2" w:rsidR="00ED19F4" w:rsidRPr="00C17C17" w:rsidRDefault="00C17C17" w:rsidP="00C17C1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="008D4F6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17C17">
              <w:rPr>
                <w:rFonts w:ascii="TH SarabunPSK" w:hAnsi="TH SarabunPSK" w:cs="TH SarabunPSK"/>
                <w:sz w:val="32"/>
                <w:szCs w:val="32"/>
              </w:rPr>
              <w:t>Pending</w:t>
            </w:r>
          </w:p>
          <w:p w14:paraId="2242DD08" w14:textId="76634E94" w:rsidR="00ED24D0" w:rsidRPr="00DF7305" w:rsidRDefault="00C17C17" w:rsidP="009A261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="008D4F64" w:rsidRPr="00C270A3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D4F64" w:rsidRPr="008D4F64">
              <w:rPr>
                <w:rFonts w:ascii="TH SarabunPSK" w:hAnsi="TH SarabunPSK" w:cs="TH SarabunPSK"/>
                <w:sz w:val="32"/>
                <w:szCs w:val="32"/>
              </w:rPr>
              <w:t>Closed</w:t>
            </w:r>
          </w:p>
        </w:tc>
      </w:tr>
      <w:tr w:rsidR="008D4F64" w:rsidRPr="00561921" w14:paraId="1CA77AE8" w14:textId="77777777" w:rsidTr="004737C9">
        <w:trPr>
          <w:cantSplit/>
          <w:trHeight w:val="1134"/>
        </w:trPr>
        <w:tc>
          <w:tcPr>
            <w:tcW w:w="1140" w:type="dxa"/>
            <w:shd w:val="clear" w:color="auto" w:fill="auto"/>
          </w:tcPr>
          <w:p w14:paraId="6EA9E2AB" w14:textId="1A6CA754" w:rsidR="008D4F64" w:rsidRDefault="001C3829" w:rsidP="001C3829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1C3829">
              <w:rPr>
                <w:rFonts w:ascii="TH SarabunPSK" w:hAnsi="TH SarabunPSK" w:cs="TH SarabunPSK"/>
                <w:sz w:val="32"/>
                <w:szCs w:val="32"/>
                <w:cs/>
              </w:rPr>
              <w:t>กำลังตรวจสอบ</w:t>
            </w:r>
          </w:p>
        </w:tc>
        <w:tc>
          <w:tcPr>
            <w:tcW w:w="1341" w:type="dxa"/>
            <w:shd w:val="clear" w:color="auto" w:fill="auto"/>
          </w:tcPr>
          <w:p w14:paraId="0669B755" w14:textId="156FE865" w:rsidR="008D4F64" w:rsidRDefault="00277548" w:rsidP="0027754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77548">
              <w:rPr>
                <w:rFonts w:ascii="TH SarabunPSK" w:hAnsi="TH SarabunPSK" w:cs="TH SarabunPSK"/>
                <w:sz w:val="32"/>
                <w:szCs w:val="32"/>
              </w:rPr>
              <w:t>Pending</w:t>
            </w:r>
          </w:p>
        </w:tc>
        <w:tc>
          <w:tcPr>
            <w:tcW w:w="3203" w:type="dxa"/>
            <w:shd w:val="clear" w:color="auto" w:fill="auto"/>
          </w:tcPr>
          <w:p w14:paraId="20AAD913" w14:textId="74CDC2AD" w:rsidR="008D4F64" w:rsidRPr="00FC746A" w:rsidRDefault="00E207CE" w:rsidP="00E207CE">
            <w:pPr>
              <w:tabs>
                <w:tab w:val="left" w:pos="522"/>
              </w:tabs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E207CE">
              <w:rPr>
                <w:rFonts w:ascii="TH SarabunPSK" w:hAnsi="TH SarabunPSK" w:cs="TH SarabunPSK"/>
                <w:sz w:val="32"/>
                <w:szCs w:val="32"/>
                <w:cs/>
              </w:rPr>
              <w:t>โพสต์ที่ถูกรายงานและยังอยู่ระหว่างรอการตรวจสอบโดยผู้ดูแลระบบ</w:t>
            </w:r>
          </w:p>
        </w:tc>
        <w:tc>
          <w:tcPr>
            <w:tcW w:w="1107" w:type="dxa"/>
            <w:shd w:val="clear" w:color="auto" w:fill="auto"/>
          </w:tcPr>
          <w:p w14:paraId="55567349" w14:textId="2668F9B3" w:rsidR="008D4F64" w:rsidRDefault="00277548" w:rsidP="004737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77548">
              <w:rPr>
                <w:rFonts w:ascii="TH SarabunPSK" w:hAnsi="TH SarabunPSK" w:cs="TH SarabunPSK"/>
                <w:sz w:val="32"/>
                <w:szCs w:val="32"/>
              </w:rPr>
              <w:t>Pending</w:t>
            </w:r>
          </w:p>
        </w:tc>
        <w:tc>
          <w:tcPr>
            <w:tcW w:w="4155" w:type="dxa"/>
            <w:shd w:val="clear" w:color="auto" w:fill="auto"/>
          </w:tcPr>
          <w:p w14:paraId="70919900" w14:textId="4711C9BA" w:rsidR="008D4F64" w:rsidRDefault="00E207CE" w:rsidP="008D2A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E207CE" w:rsidRPr="00561921" w14:paraId="1C6188D7" w14:textId="77777777" w:rsidTr="004737C9">
        <w:trPr>
          <w:cantSplit/>
          <w:trHeight w:val="1134"/>
        </w:trPr>
        <w:tc>
          <w:tcPr>
            <w:tcW w:w="1140" w:type="dxa"/>
            <w:shd w:val="clear" w:color="auto" w:fill="auto"/>
          </w:tcPr>
          <w:p w14:paraId="26401340" w14:textId="6B3EAECB" w:rsidR="00E207CE" w:rsidRPr="001C3829" w:rsidRDefault="00E8090D" w:rsidP="001C382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8090D">
              <w:rPr>
                <w:rFonts w:ascii="TH SarabunPSK" w:hAnsi="TH SarabunPSK" w:cs="TH SarabunPSK"/>
                <w:sz w:val="32"/>
                <w:szCs w:val="32"/>
                <w:cs/>
              </w:rPr>
              <w:t>ปิด</w:t>
            </w:r>
            <w:r w:rsidR="00A16221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</w:t>
            </w:r>
            <w:r w:rsidRPr="00E8090D">
              <w:rPr>
                <w:rFonts w:ascii="TH SarabunPSK" w:hAnsi="TH SarabunPSK" w:cs="TH SarabunPSK"/>
                <w:sz w:val="32"/>
                <w:szCs w:val="32"/>
                <w:cs/>
              </w:rPr>
              <w:t>แล้ว</w:t>
            </w:r>
          </w:p>
        </w:tc>
        <w:tc>
          <w:tcPr>
            <w:tcW w:w="1341" w:type="dxa"/>
            <w:shd w:val="clear" w:color="auto" w:fill="auto"/>
          </w:tcPr>
          <w:p w14:paraId="032F52A0" w14:textId="05D12C5A" w:rsidR="00E207CE" w:rsidRPr="00277548" w:rsidRDefault="00E8090D" w:rsidP="0027754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Closed</w:t>
            </w:r>
          </w:p>
        </w:tc>
        <w:tc>
          <w:tcPr>
            <w:tcW w:w="3203" w:type="dxa"/>
            <w:shd w:val="clear" w:color="auto" w:fill="auto"/>
          </w:tcPr>
          <w:p w14:paraId="49816578" w14:textId="47E384D9" w:rsidR="00E207CE" w:rsidRPr="00E207CE" w:rsidRDefault="00DC2564" w:rsidP="00E207CE">
            <w:pPr>
              <w:tabs>
                <w:tab w:val="left" w:pos="522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C2564">
              <w:rPr>
                <w:rFonts w:ascii="TH SarabunPSK" w:hAnsi="TH SarabunPSK" w:cs="TH SarabunPSK"/>
                <w:sz w:val="32"/>
                <w:szCs w:val="32"/>
                <w:cs/>
              </w:rPr>
              <w:t>โพสต์ที่ได้รับการตรวจสอบแล้ว และผู้ดูแลได้ดำเนินการเสร็จสิ้น</w:t>
            </w:r>
          </w:p>
        </w:tc>
        <w:tc>
          <w:tcPr>
            <w:tcW w:w="1107" w:type="dxa"/>
            <w:shd w:val="clear" w:color="auto" w:fill="auto"/>
          </w:tcPr>
          <w:p w14:paraId="041E7FEC" w14:textId="092BC4D0" w:rsidR="00E207CE" w:rsidRPr="00277548" w:rsidRDefault="008D2AC8" w:rsidP="008D2AC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D2AC8">
              <w:rPr>
                <w:rFonts w:ascii="TH SarabunPSK" w:hAnsi="TH SarabunPSK" w:cs="TH SarabunPSK"/>
                <w:sz w:val="32"/>
                <w:szCs w:val="32"/>
              </w:rPr>
              <w:t>Closed</w:t>
            </w:r>
          </w:p>
        </w:tc>
        <w:tc>
          <w:tcPr>
            <w:tcW w:w="4155" w:type="dxa"/>
            <w:shd w:val="clear" w:color="auto" w:fill="auto"/>
          </w:tcPr>
          <w:p w14:paraId="211E2441" w14:textId="5E90F318" w:rsidR="00E207CE" w:rsidRDefault="008D2AC8" w:rsidP="008D2AC8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8D025D" w:rsidRPr="00561921" w14:paraId="06F1B914" w14:textId="77777777" w:rsidTr="004737C9">
        <w:trPr>
          <w:trHeight w:val="3770"/>
        </w:trPr>
        <w:tc>
          <w:tcPr>
            <w:tcW w:w="1140" w:type="dxa"/>
          </w:tcPr>
          <w:p w14:paraId="6F0E58C4" w14:textId="3F66CA4E" w:rsidR="008D025D" w:rsidRPr="00561921" w:rsidRDefault="008D025D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กฎ</w:t>
            </w:r>
          </w:p>
        </w:tc>
        <w:tc>
          <w:tcPr>
            <w:tcW w:w="1341" w:type="dxa"/>
          </w:tcPr>
          <w:p w14:paraId="147051F0" w14:textId="40422D31" w:rsidR="008D025D" w:rsidRPr="00561921" w:rsidRDefault="001E548B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r</w:t>
            </w:r>
            <w:r w:rsidR="00A1193F"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ule</w:t>
            </w:r>
          </w:p>
        </w:tc>
        <w:tc>
          <w:tcPr>
            <w:tcW w:w="3203" w:type="dxa"/>
          </w:tcPr>
          <w:p w14:paraId="34042C0B" w14:textId="64990E84" w:rsidR="008D025D" w:rsidRPr="00561921" w:rsidRDefault="0031605D" w:rsidP="00D477B9">
            <w:pPr>
              <w:tabs>
                <w:tab w:val="left" w:pos="522"/>
              </w:tabs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ข้อจำกัดที่ถูกสร้างขึ้นสำหรับการโพสต์งานในระบบ</w:t>
            </w:r>
          </w:p>
        </w:tc>
        <w:tc>
          <w:tcPr>
            <w:tcW w:w="1107" w:type="dxa"/>
          </w:tcPr>
          <w:p w14:paraId="1F1A8341" w14:textId="76BB3B11" w:rsidR="008D025D" w:rsidRPr="00561921" w:rsidRDefault="007A4209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กฎ</w:t>
            </w:r>
          </w:p>
        </w:tc>
        <w:tc>
          <w:tcPr>
            <w:tcW w:w="4155" w:type="dxa"/>
          </w:tcPr>
          <w:p w14:paraId="28E4657D" w14:textId="668A2C7E" w:rsidR="00CB1FAD" w:rsidRPr="00CB1FAD" w:rsidRDefault="00CB1FAD" w:rsidP="00CB1F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B1FAD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Pr="00CB1FA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B1FAD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งานที่ชวนให้เข้าใจผิด</w:t>
            </w:r>
            <w:r w:rsidRPr="00CB1FA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B1FAD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หลอกลวง</w:t>
            </w:r>
            <w:r w:rsidRPr="00CB1FA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B1FAD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หรือฉ้อโกง</w:t>
            </w:r>
          </w:p>
          <w:p w14:paraId="5D1645A6" w14:textId="2FB86F80" w:rsidR="00CB1FAD" w:rsidRPr="00CB1FAD" w:rsidRDefault="00355B14" w:rsidP="00CB1FA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="00CB1FAD" w:rsidRPr="00CB1FAD">
              <w:rPr>
                <w:rFonts w:ascii="TH SarabunPSK" w:hAnsi="TH SarabunPSK" w:cs="TH SarabunPSK" w:hint="cs"/>
                <w:sz w:val="32"/>
                <w:szCs w:val="32"/>
                <w:cs/>
              </w:rPr>
              <w:t>โพสต์ประกาศการหางานที่ชวนให้เข้าใจผิด</w:t>
            </w:r>
            <w:r w:rsidR="00CB1FAD" w:rsidRPr="00CB1FA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B1FAD" w:rsidRPr="00CB1FAD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หลอกลวง</w:t>
            </w:r>
            <w:r w:rsidR="00CB1FAD" w:rsidRPr="00CB1FA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B1FAD" w:rsidRPr="00CB1FAD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หรือฉ้อโกง</w:t>
            </w:r>
            <w:r w:rsidR="00CB1FAD" w:rsidRPr="00CB1FA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="00CB1FAD" w:rsidRPr="00CB1FAD">
              <w:rPr>
                <w:rFonts w:ascii="TH SarabunPSK" w:hAnsi="TH SarabunPSK" w:cs="TH SarabunPSK"/>
                <w:sz w:val="32"/>
                <w:szCs w:val="32"/>
              </w:rPr>
              <w:t xml:space="preserve">Meta, 2567, </w:t>
            </w:r>
            <w:r w:rsidR="00CB1FAD" w:rsidRPr="00CB1FAD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</w:t>
            </w:r>
            <w:r w:rsidR="00CB1FAD" w:rsidRPr="00CB1FA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B1FAD" w:rsidRPr="00CB1FAD">
              <w:rPr>
                <w:rFonts w:ascii="TH SarabunPSK" w:hAnsi="TH SarabunPSK" w:cs="TH SarabunPSK"/>
                <w:sz w:val="32"/>
                <w:szCs w:val="32"/>
              </w:rPr>
              <w:t xml:space="preserve">6: </w:t>
            </w:r>
            <w:r w:rsidR="00CB1FAD" w:rsidRPr="00CB1FAD">
              <w:rPr>
                <w:rFonts w:ascii="TH SarabunPSK" w:hAnsi="TH SarabunPSK" w:cs="TH SarabunPSK" w:hint="cs"/>
                <w:sz w:val="32"/>
                <w:szCs w:val="32"/>
                <w:cs/>
              </w:rPr>
              <w:t>ออนไลน์</w:t>
            </w:r>
            <w:r w:rsidR="00CB1FAD" w:rsidRPr="00CB1FAD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3A7AD7F5" w14:textId="2E457B47" w:rsidR="00CB1FAD" w:rsidRPr="00CB1FAD" w:rsidRDefault="00CB1FAD" w:rsidP="00CB1F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B1FAD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Pr="00CB1FA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B1FAD">
              <w:rPr>
                <w:rFonts w:ascii="TH SarabunPSK" w:hAnsi="TH SarabunPSK" w:cs="TH SarabunPSK" w:hint="cs"/>
                <w:sz w:val="32"/>
                <w:szCs w:val="32"/>
                <w:cs/>
              </w:rPr>
              <w:t>โพสต์ประกาศหางานที่เป็นโฆษณาเชิญชวน</w:t>
            </w:r>
            <w:r w:rsidRPr="00CB1FA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FC8AD1E" w14:textId="600FC0A7" w:rsidR="00CB1FAD" w:rsidRPr="00857206" w:rsidRDefault="00355B14" w:rsidP="00CB1FA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="00CB1FAD" w:rsidRPr="00CB1FAD">
              <w:rPr>
                <w:rFonts w:ascii="TH SarabunPSK" w:hAnsi="TH SarabunPSK" w:cs="TH SarabunPSK" w:hint="cs"/>
                <w:sz w:val="32"/>
                <w:szCs w:val="32"/>
                <w:cs/>
              </w:rPr>
              <w:t>โพสต์ประกาศหางานเป็นโพสต์โฆษณาหรือการชักชวนให้มีส่วนร่วมในธุรกิจหรือใช้บริการ</w:t>
            </w:r>
            <w:r w:rsidR="00CB1FAD" w:rsidRPr="00CB1FA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="00CB1FAD" w:rsidRPr="00CB1FAD">
              <w:rPr>
                <w:rFonts w:ascii="TH SarabunPSK" w:hAnsi="TH SarabunPSK" w:cs="TH SarabunPSK"/>
                <w:sz w:val="32"/>
                <w:szCs w:val="32"/>
              </w:rPr>
              <w:t xml:space="preserve">Meta, 2567, </w:t>
            </w:r>
            <w:r w:rsidR="00CB1FAD" w:rsidRPr="00CB1FAD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</w:t>
            </w:r>
            <w:r w:rsidR="00CB1FAD" w:rsidRPr="00CB1FA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B1FAD" w:rsidRPr="00CB1FAD">
              <w:rPr>
                <w:rFonts w:ascii="TH SarabunPSK" w:hAnsi="TH SarabunPSK" w:cs="TH SarabunPSK"/>
                <w:sz w:val="32"/>
                <w:szCs w:val="32"/>
              </w:rPr>
              <w:t xml:space="preserve">8: </w:t>
            </w:r>
            <w:r w:rsidR="00CB1FAD" w:rsidRPr="00CB1FAD">
              <w:rPr>
                <w:rFonts w:ascii="TH SarabunPSK" w:hAnsi="TH SarabunPSK" w:cs="TH SarabunPSK" w:hint="cs"/>
                <w:sz w:val="32"/>
                <w:szCs w:val="32"/>
                <w:cs/>
              </w:rPr>
              <w:t>ออนไลน์</w:t>
            </w:r>
            <w:r w:rsidR="00CB1FAD" w:rsidRPr="00CB1FAD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15E059C0" w14:textId="26C4D60B" w:rsidR="00857206" w:rsidRPr="00857206" w:rsidRDefault="00857206" w:rsidP="008572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57206">
              <w:rPr>
                <w:rFonts w:ascii="TH SarabunPSK" w:hAnsi="TH SarabunPSK" w:cs="TH SarabunPSK"/>
                <w:sz w:val="32"/>
                <w:szCs w:val="32"/>
                <w:cs/>
              </w:rPr>
              <w:t>3</w:t>
            </w:r>
            <w:r w:rsidR="009D083A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Pr="0085720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57206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ข้อมูลส่วนบุคคล</w:t>
            </w:r>
            <w:r w:rsidRPr="0085720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72A259C" w14:textId="783FA8ED" w:rsidR="008D025D" w:rsidRPr="00295D68" w:rsidRDefault="00355B14" w:rsidP="00320379">
            <w:pPr>
              <w:rPr>
                <w:rStyle w:val="oypena"/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="00857206" w:rsidRPr="00857206">
              <w:rPr>
                <w:rFonts w:ascii="TH SarabunPSK" w:hAnsi="TH SarabunPSK" w:cs="TH SarabunPSK" w:hint="cs"/>
                <w:sz w:val="32"/>
                <w:szCs w:val="32"/>
                <w:cs/>
              </w:rPr>
              <w:t>โพสต์ประกาศหางานมีการขอข้อมูลประจำตัวหรือข้อมูลทางการเงินจากผู้สมัครที่มีคุณสมบัติ</w:t>
            </w:r>
            <w:r w:rsidR="00857206" w:rsidRPr="0085720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="00857206" w:rsidRPr="00857206">
              <w:rPr>
                <w:rFonts w:ascii="TH SarabunPSK" w:hAnsi="TH SarabunPSK" w:cs="TH SarabunPSK"/>
                <w:sz w:val="32"/>
                <w:szCs w:val="32"/>
              </w:rPr>
              <w:t xml:space="preserve">Meta, </w:t>
            </w:r>
            <w:r w:rsidR="00857206" w:rsidRPr="00857206">
              <w:rPr>
                <w:rFonts w:ascii="TH SarabunPSK" w:hAnsi="TH SarabunPSK" w:cs="TH SarabunPSK"/>
                <w:sz w:val="32"/>
                <w:szCs w:val="32"/>
                <w:cs/>
              </w:rPr>
              <w:t>2567</w:t>
            </w:r>
            <w:r w:rsidR="00857206" w:rsidRPr="00857206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="00857206" w:rsidRPr="00857206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</w:t>
            </w:r>
            <w:r w:rsidR="00857206" w:rsidRPr="0085720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9: </w:t>
            </w:r>
            <w:r w:rsidR="00857206" w:rsidRPr="00857206">
              <w:rPr>
                <w:rFonts w:ascii="TH SarabunPSK" w:hAnsi="TH SarabunPSK" w:cs="TH SarabunPSK" w:hint="cs"/>
                <w:sz w:val="32"/>
                <w:szCs w:val="32"/>
                <w:cs/>
              </w:rPr>
              <w:t>ออนไลน์</w:t>
            </w:r>
            <w:r w:rsidR="00857206" w:rsidRPr="00857206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</w:tr>
    </w:tbl>
    <w:p w14:paraId="54CEA4BA" w14:textId="77777777" w:rsidR="00FA3C7A" w:rsidRDefault="00FA3C7A" w:rsidP="00317B9D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925B8B2" w14:textId="77777777" w:rsidR="00355B14" w:rsidRDefault="00355B14" w:rsidP="0085796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23A008E" w14:textId="77777777" w:rsidR="00857963" w:rsidRPr="00561921" w:rsidRDefault="00857963" w:rsidP="0085796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tbl>
      <w:tblPr>
        <w:tblStyle w:val="TableGrid"/>
        <w:tblW w:w="10946" w:type="dxa"/>
        <w:tblInd w:w="-967" w:type="dxa"/>
        <w:tblLook w:val="04A0" w:firstRow="1" w:lastRow="0" w:firstColumn="1" w:lastColumn="0" w:noHBand="0" w:noVBand="1"/>
      </w:tblPr>
      <w:tblGrid>
        <w:gridCol w:w="1140"/>
        <w:gridCol w:w="1341"/>
        <w:gridCol w:w="3521"/>
        <w:gridCol w:w="900"/>
        <w:gridCol w:w="4044"/>
      </w:tblGrid>
      <w:tr w:rsidR="00E712A8" w:rsidRPr="00561921" w14:paraId="29D58761" w14:textId="77777777">
        <w:tc>
          <w:tcPr>
            <w:tcW w:w="1140" w:type="dxa"/>
            <w:shd w:val="clear" w:color="auto" w:fill="BFBFBF" w:themeFill="background1" w:themeFillShade="BF"/>
            <w:vAlign w:val="center"/>
          </w:tcPr>
          <w:p w14:paraId="59164103" w14:textId="77777777" w:rsidR="00317B9D" w:rsidRPr="00561921" w:rsidRDefault="00317B9D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ภาษาไทย</w:t>
            </w:r>
          </w:p>
        </w:tc>
        <w:tc>
          <w:tcPr>
            <w:tcW w:w="1341" w:type="dxa"/>
            <w:shd w:val="clear" w:color="auto" w:fill="BFBFBF" w:themeFill="background1" w:themeFillShade="BF"/>
            <w:vAlign w:val="center"/>
          </w:tcPr>
          <w:p w14:paraId="45C90607" w14:textId="77777777" w:rsidR="00317B9D" w:rsidRPr="00561921" w:rsidRDefault="00317B9D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ภาษาอังกฤษ</w:t>
            </w:r>
          </w:p>
        </w:tc>
        <w:tc>
          <w:tcPr>
            <w:tcW w:w="3521" w:type="dxa"/>
            <w:shd w:val="clear" w:color="auto" w:fill="BFBFBF" w:themeFill="background1" w:themeFillShade="BF"/>
            <w:vAlign w:val="center"/>
          </w:tcPr>
          <w:p w14:paraId="4BF910A3" w14:textId="77777777" w:rsidR="00317B9D" w:rsidRPr="00561921" w:rsidRDefault="00317B9D">
            <w:pPr>
              <w:tabs>
                <w:tab w:val="left" w:pos="522"/>
              </w:tabs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900" w:type="dxa"/>
            <w:shd w:val="clear" w:color="auto" w:fill="BFBFBF" w:themeFill="background1" w:themeFillShade="BF"/>
          </w:tcPr>
          <w:p w14:paraId="2D000BBE" w14:textId="77777777" w:rsidR="00317B9D" w:rsidRPr="00561921" w:rsidRDefault="00317B9D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คำที่ใช้ในการสื่อสาร</w:t>
            </w:r>
          </w:p>
        </w:tc>
        <w:tc>
          <w:tcPr>
            <w:tcW w:w="4044" w:type="dxa"/>
            <w:shd w:val="clear" w:color="auto" w:fill="BFBFBF" w:themeFill="background1" w:themeFillShade="BF"/>
            <w:vAlign w:val="center"/>
          </w:tcPr>
          <w:p w14:paraId="75CF3948" w14:textId="77777777" w:rsidR="00317B9D" w:rsidRPr="00561921" w:rsidRDefault="00317B9D">
            <w:pPr>
              <w:jc w:val="center"/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ประกอบด้วย</w:t>
            </w:r>
          </w:p>
        </w:tc>
      </w:tr>
      <w:tr w:rsidR="00317B9D" w:rsidRPr="00561921" w14:paraId="72DCA5E3" w14:textId="77777777">
        <w:trPr>
          <w:trHeight w:val="3770"/>
        </w:trPr>
        <w:tc>
          <w:tcPr>
            <w:tcW w:w="1140" w:type="dxa"/>
          </w:tcPr>
          <w:p w14:paraId="00F08842" w14:textId="77777777" w:rsidR="00355B14" w:rsidRDefault="00355B14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16CECD81" w14:textId="77777777" w:rsidR="00355B14" w:rsidRDefault="00355B14">
            <w:pPr>
              <w:rPr>
                <w:rStyle w:val="oypena"/>
                <w:color w:val="000000"/>
              </w:rPr>
            </w:pPr>
          </w:p>
          <w:p w14:paraId="42D3A39D" w14:textId="77777777" w:rsidR="00355B14" w:rsidRDefault="00355B14">
            <w:pPr>
              <w:rPr>
                <w:rStyle w:val="oypena"/>
                <w:color w:val="000000"/>
              </w:rPr>
            </w:pPr>
          </w:p>
          <w:p w14:paraId="32598BD2" w14:textId="77777777" w:rsidR="00355B14" w:rsidRDefault="00355B14">
            <w:pPr>
              <w:rPr>
                <w:rStyle w:val="oypena"/>
                <w:color w:val="000000"/>
              </w:rPr>
            </w:pPr>
          </w:p>
          <w:p w14:paraId="6869E377" w14:textId="77777777" w:rsidR="00355B14" w:rsidRDefault="00355B14">
            <w:pPr>
              <w:rPr>
                <w:rStyle w:val="oypena"/>
                <w:color w:val="000000"/>
              </w:rPr>
            </w:pPr>
          </w:p>
          <w:p w14:paraId="0DD70DEE" w14:textId="77777777" w:rsidR="00355B14" w:rsidRDefault="00355B14">
            <w:pPr>
              <w:rPr>
                <w:rStyle w:val="oypena"/>
                <w:color w:val="000000"/>
              </w:rPr>
            </w:pPr>
          </w:p>
          <w:p w14:paraId="008F7504" w14:textId="77777777" w:rsidR="00355B14" w:rsidRDefault="00355B14">
            <w:pPr>
              <w:rPr>
                <w:rStyle w:val="oypena"/>
                <w:color w:val="000000"/>
              </w:rPr>
            </w:pPr>
          </w:p>
          <w:p w14:paraId="3E2F3B1D" w14:textId="77777777" w:rsidR="00355B14" w:rsidRDefault="00355B14">
            <w:pPr>
              <w:rPr>
                <w:rStyle w:val="oypena"/>
                <w:color w:val="000000"/>
              </w:rPr>
            </w:pPr>
          </w:p>
          <w:p w14:paraId="34E64BFD" w14:textId="77777777" w:rsidR="00355B14" w:rsidRDefault="00355B14">
            <w:pPr>
              <w:rPr>
                <w:rStyle w:val="oypena"/>
                <w:color w:val="000000"/>
              </w:rPr>
            </w:pPr>
          </w:p>
          <w:p w14:paraId="051BDB33" w14:textId="77777777" w:rsidR="00355B14" w:rsidRDefault="00355B14">
            <w:pPr>
              <w:rPr>
                <w:rStyle w:val="oypena"/>
                <w:color w:val="000000"/>
              </w:rPr>
            </w:pPr>
          </w:p>
          <w:p w14:paraId="6D402EDA" w14:textId="77777777" w:rsidR="00355B14" w:rsidRDefault="00355B14">
            <w:pPr>
              <w:rPr>
                <w:rStyle w:val="oypena"/>
                <w:color w:val="000000"/>
              </w:rPr>
            </w:pPr>
          </w:p>
          <w:p w14:paraId="3C8FD9C3" w14:textId="77777777" w:rsidR="00355B14" w:rsidRDefault="00355B14">
            <w:pPr>
              <w:rPr>
                <w:rStyle w:val="oypena"/>
                <w:color w:val="000000"/>
              </w:rPr>
            </w:pPr>
          </w:p>
          <w:p w14:paraId="60F3DC5A" w14:textId="77777777" w:rsidR="00355B14" w:rsidRDefault="00355B14">
            <w:pPr>
              <w:rPr>
                <w:rStyle w:val="oypena"/>
                <w:color w:val="000000"/>
              </w:rPr>
            </w:pPr>
          </w:p>
          <w:p w14:paraId="2DC6E07D" w14:textId="77777777" w:rsidR="00355B14" w:rsidRDefault="00355B14">
            <w:pPr>
              <w:rPr>
                <w:rStyle w:val="oypena"/>
                <w:color w:val="000000"/>
              </w:rPr>
            </w:pPr>
          </w:p>
          <w:p w14:paraId="0845002B" w14:textId="77777777" w:rsidR="00355B14" w:rsidRDefault="00355B14">
            <w:pPr>
              <w:rPr>
                <w:rStyle w:val="oypena"/>
                <w:color w:val="000000"/>
              </w:rPr>
            </w:pPr>
          </w:p>
          <w:p w14:paraId="3A5C22FA" w14:textId="77777777" w:rsidR="00355B14" w:rsidRDefault="00355B14">
            <w:pPr>
              <w:rPr>
                <w:rStyle w:val="oypena"/>
                <w:color w:val="000000"/>
              </w:rPr>
            </w:pPr>
          </w:p>
          <w:p w14:paraId="54464DB4" w14:textId="5A2436EE" w:rsidR="00317B9D" w:rsidRPr="00561921" w:rsidRDefault="00317B9D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กฎ</w:t>
            </w:r>
          </w:p>
        </w:tc>
        <w:tc>
          <w:tcPr>
            <w:tcW w:w="1341" w:type="dxa"/>
          </w:tcPr>
          <w:p w14:paraId="266B0D59" w14:textId="77777777" w:rsidR="00355B14" w:rsidRDefault="00355B14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3B20DCE2" w14:textId="77777777" w:rsidR="00355B14" w:rsidRDefault="00355B14">
            <w:pPr>
              <w:rPr>
                <w:rStyle w:val="oypena"/>
                <w:color w:val="000000"/>
              </w:rPr>
            </w:pPr>
          </w:p>
          <w:p w14:paraId="3C6CB328" w14:textId="77777777" w:rsidR="00355B14" w:rsidRDefault="00355B14">
            <w:pPr>
              <w:rPr>
                <w:rStyle w:val="oypena"/>
                <w:color w:val="000000"/>
              </w:rPr>
            </w:pPr>
          </w:p>
          <w:p w14:paraId="79F66307" w14:textId="77777777" w:rsidR="00355B14" w:rsidRDefault="00355B14">
            <w:pPr>
              <w:rPr>
                <w:rStyle w:val="oypena"/>
                <w:color w:val="000000"/>
              </w:rPr>
            </w:pPr>
          </w:p>
          <w:p w14:paraId="0A82948D" w14:textId="77777777" w:rsidR="00355B14" w:rsidRDefault="00355B14">
            <w:pPr>
              <w:rPr>
                <w:rStyle w:val="oypena"/>
                <w:color w:val="000000"/>
              </w:rPr>
            </w:pPr>
          </w:p>
          <w:p w14:paraId="127CBCA1" w14:textId="77777777" w:rsidR="00355B14" w:rsidRDefault="00355B14">
            <w:pPr>
              <w:rPr>
                <w:rStyle w:val="oypena"/>
                <w:color w:val="000000"/>
              </w:rPr>
            </w:pPr>
          </w:p>
          <w:p w14:paraId="4F9FC162" w14:textId="77777777" w:rsidR="00355B14" w:rsidRDefault="00355B14">
            <w:pPr>
              <w:rPr>
                <w:rStyle w:val="oypena"/>
                <w:color w:val="000000"/>
              </w:rPr>
            </w:pPr>
          </w:p>
          <w:p w14:paraId="7E9C9783" w14:textId="77777777" w:rsidR="00355B14" w:rsidRDefault="00355B14">
            <w:pPr>
              <w:rPr>
                <w:rStyle w:val="oypena"/>
                <w:color w:val="000000"/>
              </w:rPr>
            </w:pPr>
          </w:p>
          <w:p w14:paraId="7D087617" w14:textId="77777777" w:rsidR="00355B14" w:rsidRDefault="00355B14">
            <w:pPr>
              <w:rPr>
                <w:rStyle w:val="oypena"/>
                <w:color w:val="000000"/>
              </w:rPr>
            </w:pPr>
          </w:p>
          <w:p w14:paraId="561DABDF" w14:textId="77777777" w:rsidR="00355B14" w:rsidRDefault="00355B14">
            <w:pPr>
              <w:rPr>
                <w:rStyle w:val="oypena"/>
                <w:color w:val="000000"/>
              </w:rPr>
            </w:pPr>
          </w:p>
          <w:p w14:paraId="71E39C45" w14:textId="77777777" w:rsidR="00355B14" w:rsidRDefault="00355B14">
            <w:pPr>
              <w:rPr>
                <w:rStyle w:val="oypena"/>
                <w:color w:val="000000"/>
              </w:rPr>
            </w:pPr>
          </w:p>
          <w:p w14:paraId="433221AE" w14:textId="77777777" w:rsidR="00355B14" w:rsidRDefault="00355B14">
            <w:pPr>
              <w:rPr>
                <w:rStyle w:val="oypena"/>
                <w:color w:val="000000"/>
              </w:rPr>
            </w:pPr>
          </w:p>
          <w:p w14:paraId="20CC80E9" w14:textId="77777777" w:rsidR="00355B14" w:rsidRDefault="00355B14">
            <w:pPr>
              <w:rPr>
                <w:rStyle w:val="oypena"/>
                <w:color w:val="000000"/>
              </w:rPr>
            </w:pPr>
          </w:p>
          <w:p w14:paraId="47F39C28" w14:textId="77777777" w:rsidR="00355B14" w:rsidRDefault="00355B14">
            <w:pPr>
              <w:rPr>
                <w:rStyle w:val="oypena"/>
                <w:color w:val="000000"/>
              </w:rPr>
            </w:pPr>
          </w:p>
          <w:p w14:paraId="7B6EEB6B" w14:textId="77777777" w:rsidR="00355B14" w:rsidRDefault="00355B14">
            <w:pPr>
              <w:rPr>
                <w:rStyle w:val="oypena"/>
                <w:color w:val="000000"/>
              </w:rPr>
            </w:pPr>
          </w:p>
          <w:p w14:paraId="67002D37" w14:textId="77777777" w:rsidR="00355B14" w:rsidRDefault="00355B14">
            <w:pPr>
              <w:rPr>
                <w:rStyle w:val="oypena"/>
                <w:color w:val="000000"/>
              </w:rPr>
            </w:pPr>
          </w:p>
          <w:p w14:paraId="281FC976" w14:textId="41AE415E" w:rsidR="00317B9D" w:rsidRPr="00561921" w:rsidRDefault="00317B9D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</w:rPr>
              <w:t>rule</w:t>
            </w:r>
          </w:p>
        </w:tc>
        <w:tc>
          <w:tcPr>
            <w:tcW w:w="3521" w:type="dxa"/>
          </w:tcPr>
          <w:p w14:paraId="21D7EA92" w14:textId="77777777" w:rsidR="00355B14" w:rsidRDefault="00355B14">
            <w:pPr>
              <w:tabs>
                <w:tab w:val="left" w:pos="522"/>
              </w:tabs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296F91F0" w14:textId="77777777" w:rsidR="00355B14" w:rsidRDefault="00355B14">
            <w:pPr>
              <w:tabs>
                <w:tab w:val="left" w:pos="522"/>
              </w:tabs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4C371519" w14:textId="77777777" w:rsidR="00355B14" w:rsidRDefault="00355B14">
            <w:pPr>
              <w:tabs>
                <w:tab w:val="left" w:pos="522"/>
              </w:tabs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16F1BD18" w14:textId="77777777" w:rsidR="00355B14" w:rsidRDefault="00355B14">
            <w:pPr>
              <w:tabs>
                <w:tab w:val="left" w:pos="522"/>
              </w:tabs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5C86FAD9" w14:textId="77777777" w:rsidR="00355B14" w:rsidRDefault="00355B14">
            <w:pPr>
              <w:tabs>
                <w:tab w:val="left" w:pos="522"/>
              </w:tabs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0D4F580D" w14:textId="77777777" w:rsidR="00355B14" w:rsidRDefault="00355B14">
            <w:pPr>
              <w:tabs>
                <w:tab w:val="left" w:pos="522"/>
              </w:tabs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4B771A63" w14:textId="77777777" w:rsidR="00355B14" w:rsidRDefault="00355B14">
            <w:pPr>
              <w:tabs>
                <w:tab w:val="left" w:pos="522"/>
              </w:tabs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27B28D70" w14:textId="77777777" w:rsidR="00355B14" w:rsidRDefault="00355B14">
            <w:pPr>
              <w:tabs>
                <w:tab w:val="left" w:pos="522"/>
              </w:tabs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077A86EA" w14:textId="77777777" w:rsidR="00355B14" w:rsidRDefault="00355B14">
            <w:pPr>
              <w:tabs>
                <w:tab w:val="left" w:pos="522"/>
              </w:tabs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5FEF5983" w14:textId="77777777" w:rsidR="00355B14" w:rsidRDefault="00355B14">
            <w:pPr>
              <w:tabs>
                <w:tab w:val="left" w:pos="522"/>
              </w:tabs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56284EFB" w14:textId="77777777" w:rsidR="00355B14" w:rsidRDefault="00355B14">
            <w:pPr>
              <w:tabs>
                <w:tab w:val="left" w:pos="522"/>
              </w:tabs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668069E3" w14:textId="6FB6E2D1" w:rsidR="00317B9D" w:rsidRPr="00561921" w:rsidRDefault="00317B9D">
            <w:pPr>
              <w:tabs>
                <w:tab w:val="left" w:pos="522"/>
              </w:tabs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ข้อจำกัดที่ถูกสร้างขึ้นสำหรับการโพสต์งานในระบบ</w:t>
            </w:r>
          </w:p>
        </w:tc>
        <w:tc>
          <w:tcPr>
            <w:tcW w:w="900" w:type="dxa"/>
          </w:tcPr>
          <w:p w14:paraId="7C657A8D" w14:textId="77777777" w:rsidR="00355B14" w:rsidRDefault="00355B14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2455EC47" w14:textId="77777777" w:rsidR="00355B14" w:rsidRDefault="00355B14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76C611DC" w14:textId="77777777" w:rsidR="00355B14" w:rsidRDefault="00355B14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79A4E2C9" w14:textId="77777777" w:rsidR="00355B14" w:rsidRDefault="00355B14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385ED746" w14:textId="77777777" w:rsidR="00355B14" w:rsidRDefault="00355B14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1697164E" w14:textId="77777777" w:rsidR="00355B14" w:rsidRDefault="00355B14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46A33730" w14:textId="77777777" w:rsidR="00355B14" w:rsidRDefault="00355B14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690D8B9C" w14:textId="77777777" w:rsidR="00355B14" w:rsidRDefault="00355B14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0C81F616" w14:textId="77777777" w:rsidR="00355B14" w:rsidRDefault="00355B14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2036C1D6" w14:textId="77777777" w:rsidR="00355B14" w:rsidRDefault="00355B14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1405E852" w14:textId="77777777" w:rsidR="00355B14" w:rsidRDefault="00355B14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676B283E" w14:textId="636AD1F7" w:rsidR="00317B9D" w:rsidRPr="00561921" w:rsidRDefault="00317B9D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61921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กฎ</w:t>
            </w:r>
          </w:p>
        </w:tc>
        <w:tc>
          <w:tcPr>
            <w:tcW w:w="4044" w:type="dxa"/>
          </w:tcPr>
          <w:p w14:paraId="3FF5FEB4" w14:textId="77777777" w:rsidR="00355B14" w:rsidRPr="00C270A3" w:rsidRDefault="00355B14" w:rsidP="00355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270A3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C270A3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Pr="00C270A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ถ้อยคำหยาบคายหรือไวยากรณ์ </w:t>
            </w:r>
          </w:p>
          <w:p w14:paraId="07897910" w14:textId="3D40851B" w:rsidR="00355B14" w:rsidRDefault="00355B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C270A3">
              <w:rPr>
                <w:rFonts w:ascii="TH SarabunPSK" w:hAnsi="TH SarabunPSK" w:cs="TH SarabunPSK" w:hint="cs"/>
                <w:sz w:val="32"/>
                <w:szCs w:val="32"/>
                <w:cs/>
              </w:rPr>
              <w:t>โพสต์ประกาศหางานมีถ้อยคำหยาบคายหรือไวยากรณ์และเครื่องหมายวรรคตอนที่ไม่ถูกต้อง ใช้สัญลักษณ์ ตัวเลข และตัวอักษรอย่างไม่ถูกต้องเหมาะสมโดยมีเจตนาหลีกเลี่ยง</w:t>
            </w:r>
          </w:p>
          <w:p w14:paraId="462632CF" w14:textId="67B78C2D" w:rsidR="00317B9D" w:rsidRPr="00857206" w:rsidRDefault="007C1B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57206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กระบวนการตรวจสอบและระบบบังคับใช้</w:t>
            </w:r>
            <w:r w:rsidRPr="0085720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857206">
              <w:rPr>
                <w:rFonts w:ascii="TH SarabunPSK" w:hAnsi="TH SarabunPSK" w:cs="TH SarabunPSK"/>
                <w:sz w:val="32"/>
                <w:szCs w:val="32"/>
              </w:rPr>
              <w:t xml:space="preserve">Meta, </w:t>
            </w:r>
            <w:r w:rsidRPr="00857206">
              <w:rPr>
                <w:rFonts w:ascii="TH SarabunPSK" w:hAnsi="TH SarabunPSK" w:cs="TH SarabunPSK"/>
                <w:sz w:val="32"/>
                <w:szCs w:val="32"/>
                <w:cs/>
              </w:rPr>
              <w:t>2567</w:t>
            </w:r>
            <w:r w:rsidRPr="00857206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857206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</w:t>
            </w:r>
            <w:r w:rsidRPr="0085720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10: </w:t>
            </w:r>
            <w:r w:rsidRPr="00857206">
              <w:rPr>
                <w:rFonts w:ascii="TH SarabunPSK" w:hAnsi="TH SarabunPSK" w:cs="TH SarabunPSK" w:hint="cs"/>
                <w:sz w:val="32"/>
                <w:szCs w:val="32"/>
                <w:cs/>
              </w:rPr>
              <w:t>ออนไลน์</w:t>
            </w:r>
            <w:r w:rsidRPr="00857206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42780824" w14:textId="2A6D0995" w:rsidR="00317B9D" w:rsidRPr="00857206" w:rsidRDefault="00317B9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57206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  <w:r w:rsidR="007C1B9A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Pr="0085720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57206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งานที่ชี้นำทางเพศ</w:t>
            </w:r>
            <w:r w:rsidRPr="0085720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9E91109" w14:textId="1C3B5A43" w:rsidR="00317B9D" w:rsidRPr="00857206" w:rsidRDefault="00355B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="00317B9D" w:rsidRPr="00857206">
              <w:rPr>
                <w:rFonts w:ascii="TH SarabunPSK" w:hAnsi="TH SarabunPSK" w:cs="TH SarabunPSK" w:hint="cs"/>
                <w:sz w:val="32"/>
                <w:szCs w:val="32"/>
                <w:cs/>
              </w:rPr>
              <w:t>โพสต์ประกาศหางานมีเนื้อหาในลักษณะชี้นำทางเพศ</w:t>
            </w:r>
            <w:r w:rsidR="00317B9D" w:rsidRPr="0085720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="00317B9D" w:rsidRPr="00857206">
              <w:rPr>
                <w:rFonts w:ascii="TH SarabunPSK" w:hAnsi="TH SarabunPSK" w:cs="TH SarabunPSK"/>
                <w:sz w:val="32"/>
                <w:szCs w:val="32"/>
              </w:rPr>
              <w:t xml:space="preserve">Meta, 2567, </w:t>
            </w:r>
            <w:r w:rsidR="00317B9D" w:rsidRPr="00857206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</w:t>
            </w:r>
            <w:r w:rsidR="00317B9D" w:rsidRPr="0085720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17B9D" w:rsidRPr="00857206">
              <w:rPr>
                <w:rFonts w:ascii="TH SarabunPSK" w:hAnsi="TH SarabunPSK" w:cs="TH SarabunPSK"/>
                <w:sz w:val="32"/>
                <w:szCs w:val="32"/>
              </w:rPr>
              <w:t xml:space="preserve">11: </w:t>
            </w:r>
            <w:r w:rsidR="00317B9D" w:rsidRPr="00857206">
              <w:rPr>
                <w:rFonts w:ascii="TH SarabunPSK" w:hAnsi="TH SarabunPSK" w:cs="TH SarabunPSK" w:hint="cs"/>
                <w:sz w:val="32"/>
                <w:szCs w:val="32"/>
                <w:cs/>
              </w:rPr>
              <w:t>ออนไลน์</w:t>
            </w:r>
            <w:r w:rsidR="00317B9D" w:rsidRPr="00857206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2D3F765D" w14:textId="27F1BBED" w:rsidR="00317B9D" w:rsidRPr="00857206" w:rsidRDefault="00317B9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57206">
              <w:rPr>
                <w:rFonts w:ascii="TH SarabunPSK" w:hAnsi="TH SarabunPSK" w:cs="TH SarabunPSK"/>
                <w:sz w:val="32"/>
                <w:szCs w:val="32"/>
                <w:cs/>
              </w:rPr>
              <w:t>6.</w:t>
            </w:r>
            <w:r w:rsidRPr="00857206">
              <w:rPr>
                <w:rFonts w:ascii="TH SarabunPSK" w:hAnsi="TH SarabunPSK" w:cs="TH SarabunPSK"/>
                <w:sz w:val="32"/>
                <w:szCs w:val="32"/>
              </w:rPr>
              <w:t xml:space="preserve"> URL </w:t>
            </w:r>
            <w:r w:rsidRPr="00857206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ที่เป็นอันตราย</w:t>
            </w:r>
          </w:p>
          <w:p w14:paraId="76AC9D6E" w14:textId="471B8FC4" w:rsidR="00317B9D" w:rsidRPr="00857206" w:rsidRDefault="00355B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="00317B9D" w:rsidRPr="00857206">
              <w:rPr>
                <w:rFonts w:ascii="TH SarabunPSK" w:hAnsi="TH SarabunPSK" w:cs="TH SarabunPSK" w:hint="cs"/>
                <w:sz w:val="32"/>
                <w:szCs w:val="32"/>
                <w:cs/>
              </w:rPr>
              <w:t>โพสต์ประกาศหางานมีการโพสต์ลิงก์ที่เป็นอันตราย</w:t>
            </w:r>
            <w:r w:rsidR="00317B9D" w:rsidRPr="0085720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17B9D" w:rsidRPr="0085720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หรือหลอกลวงบนระบบซึ่งอาจก่อให้เกิดอันตรายได้</w:t>
            </w:r>
            <w:r w:rsidR="00317B9D" w:rsidRPr="0085720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17B9D" w:rsidRPr="00857206">
              <w:rPr>
                <w:rFonts w:ascii="TH SarabunPSK" w:hAnsi="TH SarabunPSK" w:cs="TH SarabunPSK" w:hint="cs"/>
                <w:sz w:val="32"/>
                <w:szCs w:val="32"/>
                <w:cs/>
              </w:rPr>
              <w:t>ซึ่งรวมถึงการโพสต์ลิงก์ที่อาจสร้างความเสียหายหรือรบกวนเบราว์เซอร์ของผู้ใช้งาน</w:t>
            </w:r>
            <w:r w:rsidR="00317B9D" w:rsidRPr="0085720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="00317B9D" w:rsidRPr="00857206">
              <w:rPr>
                <w:rFonts w:ascii="TH SarabunPSK" w:hAnsi="TH SarabunPSK" w:cs="TH SarabunPSK" w:hint="cs"/>
                <w:sz w:val="32"/>
                <w:szCs w:val="32"/>
                <w:cs/>
              </w:rPr>
              <w:t>มัลแวร์</w:t>
            </w:r>
            <w:r w:rsidR="00317B9D" w:rsidRPr="0085720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</w:t>
            </w:r>
            <w:r w:rsidR="00317B9D" w:rsidRPr="00857206">
              <w:rPr>
                <w:rFonts w:ascii="TH SarabunPSK" w:hAnsi="TH SarabunPSK" w:cs="TH SarabunPSK" w:hint="cs"/>
                <w:sz w:val="32"/>
                <w:szCs w:val="32"/>
                <w:cs/>
              </w:rPr>
              <w:t>ละเมิดความเป็นส่วนตัวของผู้ใช้งาน</w:t>
            </w:r>
            <w:r w:rsidR="00317B9D" w:rsidRPr="0085720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="00317B9D" w:rsidRPr="00857206">
              <w:rPr>
                <w:rFonts w:ascii="TH SarabunPSK" w:hAnsi="TH SarabunPSK" w:cs="TH SarabunPSK" w:hint="cs"/>
                <w:sz w:val="32"/>
                <w:szCs w:val="32"/>
                <w:cs/>
              </w:rPr>
              <w:t>ฟิชชิ่ง</w:t>
            </w:r>
            <w:r w:rsidR="00317B9D" w:rsidRPr="0085720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</w:t>
            </w:r>
            <w:r w:rsidR="00317B9D" w:rsidRPr="0085720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ลิงก์หลอกลวงที่นำผู้ใช้งานไปยังปลายทางที่ไม่คาดคิดหรือทำให้ผู้ใช้งานเข้าใจผิดเกี่ยวกับเนื้อหาของโพสต์</w:t>
            </w:r>
            <w:r w:rsidR="00317B9D" w:rsidRPr="0085720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="00317B9D" w:rsidRPr="00857206">
              <w:rPr>
                <w:rFonts w:ascii="TH SarabunPSK" w:hAnsi="TH SarabunPSK" w:cs="TH SarabunPSK"/>
                <w:sz w:val="32"/>
                <w:szCs w:val="32"/>
              </w:rPr>
              <w:t xml:space="preserve">X, </w:t>
            </w:r>
            <w:r w:rsidR="00317B9D" w:rsidRPr="0085720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2568: </w:t>
            </w:r>
            <w:r w:rsidR="00317B9D" w:rsidRPr="00857206">
              <w:rPr>
                <w:rFonts w:ascii="TH SarabunPSK" w:hAnsi="TH SarabunPSK" w:cs="TH SarabunPSK" w:hint="cs"/>
                <w:sz w:val="32"/>
                <w:szCs w:val="32"/>
                <w:cs/>
              </w:rPr>
              <w:t>ออนไลน์</w:t>
            </w:r>
            <w:r w:rsidR="00317B9D" w:rsidRPr="00857206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57208862" w14:textId="7845C70A" w:rsidR="00317B9D" w:rsidRPr="00857206" w:rsidRDefault="00317B9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57206">
              <w:rPr>
                <w:rFonts w:ascii="TH SarabunPSK" w:hAnsi="TH SarabunPSK" w:cs="TH SarabunPSK"/>
                <w:sz w:val="32"/>
                <w:szCs w:val="32"/>
                <w:cs/>
              </w:rPr>
              <w:t>7</w:t>
            </w:r>
            <w:r w:rsidR="007C1B9A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Pr="0085720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57206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สแปมเนื้อหา</w:t>
            </w:r>
          </w:p>
          <w:p w14:paraId="161D0885" w14:textId="3B17ACB1" w:rsidR="00317B9D" w:rsidRPr="00295D68" w:rsidRDefault="00355B14">
            <w:pPr>
              <w:spacing w:after="160" w:line="259" w:lineRule="auto"/>
              <w:rPr>
                <w:rStyle w:val="oypena"/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="00317B9D" w:rsidRPr="00857206">
              <w:rPr>
                <w:rFonts w:ascii="TH SarabunPSK" w:hAnsi="TH SarabunPSK" w:cs="TH SarabunPSK" w:hint="cs"/>
                <w:sz w:val="32"/>
                <w:szCs w:val="32"/>
                <w:cs/>
              </w:rPr>
              <w:t>โพสต์ประกาศหางานของอาจารย์มีการแบ่งปันหรือโพสต์เนื้อหาเป็นจำนวนมาก</w:t>
            </w:r>
            <w:r w:rsidR="00317B9D" w:rsidRPr="0085720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17B9D" w:rsidRPr="00857206">
              <w:rPr>
                <w:rFonts w:ascii="TH SarabunPSK" w:hAnsi="TH SarabunPSK" w:cs="TH SarabunPSK" w:hint="cs"/>
                <w:sz w:val="32"/>
                <w:szCs w:val="32"/>
                <w:cs/>
              </w:rPr>
              <w:t>ซ้ำซ้อน</w:t>
            </w:r>
            <w:r w:rsidR="00317B9D" w:rsidRPr="0085720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17B9D" w:rsidRPr="0085720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ไม่เกี่ยวข้องหรือไม่ได้รับการร้องขอที่ส่งผลกระทบต่อประสบการณ์ของผู้ใช้งาน</w:t>
            </w:r>
            <w:r w:rsidR="00317B9D" w:rsidRPr="0085720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="00317B9D" w:rsidRPr="00857206">
              <w:rPr>
                <w:rFonts w:ascii="TH SarabunPSK" w:hAnsi="TH SarabunPSK" w:cs="TH SarabunPSK"/>
                <w:sz w:val="32"/>
                <w:szCs w:val="32"/>
              </w:rPr>
              <w:t xml:space="preserve">X, </w:t>
            </w:r>
            <w:r w:rsidR="00317B9D" w:rsidRPr="0085720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2568: </w:t>
            </w:r>
            <w:r w:rsidR="00317B9D" w:rsidRPr="00857206">
              <w:rPr>
                <w:rFonts w:ascii="TH SarabunPSK" w:hAnsi="TH SarabunPSK" w:cs="TH SarabunPSK" w:hint="cs"/>
                <w:sz w:val="32"/>
                <w:szCs w:val="32"/>
                <w:cs/>
              </w:rPr>
              <w:t>ออนไลน์</w:t>
            </w:r>
            <w:r w:rsidR="00317B9D" w:rsidRPr="00857206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</w:tr>
    </w:tbl>
    <w:p w14:paraId="05F09312" w14:textId="77777777" w:rsidR="00743A60" w:rsidRDefault="00743A60" w:rsidP="009B790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33284DC" w14:textId="77777777" w:rsidR="00A37149" w:rsidRDefault="00A37149" w:rsidP="009B790F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575C2A70" w14:textId="77777777" w:rsidR="000C577D" w:rsidRDefault="000C577D" w:rsidP="00263BA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3165B5B" w14:textId="431F4D96" w:rsidR="00311CA2" w:rsidRPr="00561921" w:rsidRDefault="008F69C1" w:rsidP="00263BA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1.</w:t>
      </w:r>
      <w:r w:rsidR="00311CA2" w:rsidRPr="00561921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9375C5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311CA2" w:rsidRPr="00561921">
        <w:rPr>
          <w:rFonts w:ascii="TH SarabunPSK" w:hAnsi="TH SarabunPSK" w:cs="TH SarabunPSK" w:hint="cs"/>
          <w:b/>
          <w:bCs/>
          <w:sz w:val="32"/>
          <w:szCs w:val="32"/>
          <w:cs/>
        </w:rPr>
        <w:t>ธุรกิจ</w:t>
      </w:r>
    </w:p>
    <w:p w14:paraId="365D3C43" w14:textId="681075CA" w:rsidR="003452C5" w:rsidRPr="00561921" w:rsidRDefault="003452C5" w:rsidP="00AC6A8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61921">
        <w:rPr>
          <w:rFonts w:ascii="TH SarabunPSK" w:hAnsi="TH SarabunPSK" w:cs="TH SarabunPSK" w:hint="cs"/>
          <w:sz w:val="32"/>
          <w:szCs w:val="32"/>
          <w:cs/>
        </w:rPr>
        <w:tab/>
        <w:t>การหาคนช่วยงานในภาควิชาเป็นเรื่องยากและใช้เวลานาน ตัวอย่างเช่น การหาผู้ช่วยสอน (</w:t>
      </w:r>
      <w:r w:rsidR="00FD064F" w:rsidRPr="00561921">
        <w:rPr>
          <w:rFonts w:ascii="TH SarabunPSK" w:hAnsi="TH SarabunPSK" w:cs="TH SarabunPSK" w:hint="cs"/>
          <w:sz w:val="32"/>
          <w:szCs w:val="32"/>
        </w:rPr>
        <w:t>Teacher Assistant</w:t>
      </w:r>
      <w:r w:rsidRPr="00561921">
        <w:rPr>
          <w:rFonts w:ascii="TH SarabunPSK" w:hAnsi="TH SarabunPSK" w:cs="TH SarabunPSK" w:hint="cs"/>
          <w:sz w:val="32"/>
          <w:szCs w:val="32"/>
        </w:rPr>
        <w:t xml:space="preserve">) </w:t>
      </w:r>
      <w:r w:rsidRPr="00561921">
        <w:rPr>
          <w:rFonts w:ascii="TH SarabunPSK" w:hAnsi="TH SarabunPSK" w:cs="TH SarabunPSK" w:hint="cs"/>
          <w:sz w:val="32"/>
          <w:szCs w:val="32"/>
          <w:cs/>
        </w:rPr>
        <w:t>หรือผู้ช่วยงานอื่นๆ มักต้องพึ่งการประกาศผ่านช่องทางที่ไม่เป็นระบบ เช่น โพสต์ในกลุ่มโซเชียลมีเดียหรือแจ้งผ่านอีเมล ซึ่งอาจเข้า</w:t>
      </w:r>
      <w:r w:rsidR="00B22EFA" w:rsidRPr="00561921"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561921">
        <w:rPr>
          <w:rFonts w:ascii="TH SarabunPSK" w:hAnsi="TH SarabunPSK" w:cs="TH SarabunPSK" w:hint="cs"/>
          <w:sz w:val="32"/>
          <w:szCs w:val="32"/>
          <w:cs/>
        </w:rPr>
        <w:t>ถึงผู้ที่เหมาะสมทั้งหมด ทำให้เกิดความล่าช้าไม่ครอบคลุมทุกคนและไม่สามารถคัดเลือกคนที่ตรงกับความต้องการได้อย่างมีประสิทธิภาพ</w:t>
      </w:r>
    </w:p>
    <w:p w14:paraId="47413E3F" w14:textId="202B40AF" w:rsidR="00AC6A8E" w:rsidRPr="00561921" w:rsidRDefault="00967938" w:rsidP="003452C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61921">
        <w:rPr>
          <w:rFonts w:ascii="TH SarabunPSK" w:hAnsi="TH SarabunPSK" w:cs="TH SarabunPSK" w:hint="cs"/>
          <w:sz w:val="32"/>
          <w:szCs w:val="32"/>
          <w:cs/>
        </w:rPr>
        <w:t>นิสิตขาดโอกาสในการหาประสบการณ์การทำงาน ซึ่งนิสิตหลายคนมีความสนใจและทักษะที่เหมาะสม แต่ไม่มีช่องทางที่ชัดเจนในการค้นหางาน เช่น งานผู้ช่วยสอน (</w:t>
      </w:r>
      <w:r w:rsidRPr="00561921">
        <w:rPr>
          <w:rFonts w:ascii="TH SarabunPSK" w:hAnsi="TH SarabunPSK" w:cs="TH SarabunPSK" w:hint="cs"/>
          <w:sz w:val="32"/>
          <w:szCs w:val="32"/>
        </w:rPr>
        <w:t xml:space="preserve">Teacher Assistant) </w:t>
      </w:r>
      <w:r w:rsidRPr="00561921">
        <w:rPr>
          <w:rFonts w:ascii="TH SarabunPSK" w:hAnsi="TH SarabunPSK" w:cs="TH SarabunPSK" w:hint="cs"/>
          <w:sz w:val="32"/>
          <w:szCs w:val="32"/>
          <w:cs/>
        </w:rPr>
        <w:t>หรือผู้ช่วยวิจัย ส่งผลให้พลาดโอกาสในการพัฒนาทักษะและเพิ่มประสบการณ์ที่เป็นประโยชน์ต่อการเรียนและการทำงานในอนาคต</w:t>
      </w:r>
    </w:p>
    <w:p w14:paraId="70062FC4" w14:textId="77777777" w:rsidR="00BE00E6" w:rsidRDefault="00BE00E6" w:rsidP="00BE00E6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5C619747" w14:textId="475A0ED7" w:rsidR="00BE00E6" w:rsidRPr="00BE00E6" w:rsidRDefault="00BE00E6" w:rsidP="00BE00E6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1.3</w:t>
      </w:r>
      <w:r w:rsidR="009375C5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BE00E6">
        <w:rPr>
          <w:rFonts w:ascii="TH SarabunPSK" w:hAnsi="TH SarabunPSK" w:cs="TH SarabunPSK" w:hint="cs"/>
          <w:b/>
          <w:bCs/>
          <w:sz w:val="32"/>
          <w:szCs w:val="32"/>
          <w:cs/>
        </w:rPr>
        <w:t>ที่มาและความสำคัญ</w:t>
      </w:r>
      <w:r w:rsidR="006434CA">
        <w:rPr>
          <w:rFonts w:ascii="TH SarabunPSK" w:hAnsi="TH SarabunPSK" w:cs="TH SarabunPSK" w:hint="cs"/>
          <w:b/>
          <w:bCs/>
          <w:sz w:val="32"/>
          <w:szCs w:val="32"/>
          <w:cs/>
        </w:rPr>
        <w:t>ของปัญหา</w:t>
      </w:r>
    </w:p>
    <w:p w14:paraId="7732367F" w14:textId="77CE20D8" w:rsidR="00BE00E6" w:rsidRPr="00561921" w:rsidRDefault="00BE00E6" w:rsidP="00A37149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BE00E6">
        <w:rPr>
          <w:rFonts w:ascii="TH SarabunPSK" w:hAnsi="TH SarabunPSK" w:cs="TH SarabunPSK" w:hint="cs"/>
          <w:sz w:val="32"/>
          <w:szCs w:val="32"/>
          <w:cs/>
        </w:rPr>
        <w:t>ปัจจุบันนิสิตและบุคลากรในภาควิชาวิทยาการคอมพิวเตอร์และเทคโนโลยีสารสนเทศต้องพบกับปัญหาในการค้นหาผู้ช่วยที่เหมาะสม ไม่ว่าจะเป็นผู้ช่วยสอน (</w:t>
      </w:r>
      <w:r w:rsidRPr="00BE00E6">
        <w:rPr>
          <w:rFonts w:ascii="TH SarabunPSK" w:hAnsi="TH SarabunPSK" w:cs="TH SarabunPSK" w:hint="cs"/>
          <w:sz w:val="32"/>
          <w:szCs w:val="32"/>
        </w:rPr>
        <w:t xml:space="preserve">Teacher Assistant) </w:t>
      </w:r>
      <w:r w:rsidRPr="00BE00E6">
        <w:rPr>
          <w:rFonts w:ascii="TH SarabunPSK" w:hAnsi="TH SarabunPSK" w:cs="TH SarabunPSK" w:hint="cs"/>
          <w:sz w:val="32"/>
          <w:szCs w:val="32"/>
          <w:cs/>
        </w:rPr>
        <w:t>หรือผู้ช่วยวิจัย เนื่องจากยังขาดแพลตฟอร์มที่ช่วยเชื่อมโยงระหว่างผู้ที่ต้องการความช่วยเหลือกับผู้ที่มีทักษะตรงตามความต้องการ เว็บไซต์นี้จึงถูกพัฒนาขึ้นเพื่อเป็นศูนย์กลางในการค้นหาและจับคู่ระหว่างงานและผู้มีความสามารถในภาควิชา ช่วยให้การประสานงานเป็นไปอย่างรวดเร็วและมีประสิทธิภาพ พร้อมทั้งส่งเสริมการพัฒนาทักษะและประสบการณ์ของนิสิตให้ตอบโจทย์ความต้องการในสายวิชาชีพ</w:t>
      </w:r>
    </w:p>
    <w:p w14:paraId="76638D42" w14:textId="77777777" w:rsidR="000C577D" w:rsidRPr="00561921" w:rsidRDefault="000C577D" w:rsidP="00AC6A8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508218C6" w14:textId="5B88D2A4" w:rsidR="00AC6A8E" w:rsidRPr="00561921" w:rsidRDefault="009375C5" w:rsidP="00AC6A8E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1.4</w:t>
      </w:r>
      <w:r w:rsidR="00AC6A8E" w:rsidRPr="0056192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 </w:t>
      </w:r>
      <w:r w:rsidR="000C5E12" w:rsidRPr="00561921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</w:t>
      </w:r>
      <w:r w:rsidR="00653BEF" w:rsidRPr="00561921">
        <w:rPr>
          <w:rFonts w:ascii="TH SarabunPSK" w:hAnsi="TH SarabunPSK" w:cs="TH SarabunPSK" w:hint="cs"/>
          <w:b/>
          <w:bCs/>
          <w:sz w:val="32"/>
          <w:szCs w:val="32"/>
          <w:cs/>
        </w:rPr>
        <w:t>ที่เป็นหน้าที่หลัก</w:t>
      </w:r>
      <w:r w:rsidR="000C5E12" w:rsidRPr="0056192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r w:rsidR="007D5B9D" w:rsidRPr="00561921">
        <w:rPr>
          <w:rFonts w:ascii="TH SarabunPSK" w:hAnsi="TH SarabunPSK" w:cs="TH SarabunPSK" w:hint="cs"/>
          <w:b/>
          <w:bCs/>
          <w:sz w:val="32"/>
          <w:szCs w:val="32"/>
        </w:rPr>
        <w:t>Functional Requirements</w:t>
      </w:r>
      <w:r w:rsidR="000C5E12" w:rsidRPr="00561921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013257F9" w14:textId="3EEC6DC1" w:rsidR="00653BEF" w:rsidRDefault="00653BEF" w:rsidP="00F8721A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1921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FB2AFB" w:rsidRPr="00561921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 w:rsidR="00F8721A">
        <w:rPr>
          <w:rFonts w:ascii="TH SarabunPSK" w:hAnsi="TH SarabunPSK" w:cs="TH SarabunPSK" w:hint="cs"/>
          <w:b/>
          <w:bCs/>
          <w:sz w:val="32"/>
          <w:szCs w:val="32"/>
          <w:cs/>
        </w:rPr>
        <w:t>4.1.</w:t>
      </w:r>
      <w:r w:rsidRPr="0056192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D860A1" w:rsidRPr="00561921">
        <w:rPr>
          <w:rFonts w:ascii="TH SarabunPSK" w:hAnsi="TH SarabunPSK" w:cs="TH SarabunPSK" w:hint="cs"/>
          <w:b/>
          <w:bCs/>
          <w:sz w:val="32"/>
          <w:szCs w:val="32"/>
          <w:cs/>
        </w:rPr>
        <w:t>นิสิต</w:t>
      </w:r>
    </w:p>
    <w:p w14:paraId="08DF2911" w14:textId="23CE1958" w:rsidR="009E2A7B" w:rsidRDefault="009E2A7B" w:rsidP="009E2A7B">
      <w:pPr>
        <w:ind w:left="360"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561921">
        <w:rPr>
          <w:rFonts w:ascii="TH SarabunPSK" w:hAnsi="TH SarabunPSK" w:cs="TH SarabunPSK" w:hint="cs"/>
          <w:sz w:val="32"/>
          <w:szCs w:val="32"/>
        </w:rPr>
        <w:t xml:space="preserve">- </w:t>
      </w:r>
      <w:r w:rsidRPr="00561921">
        <w:rPr>
          <w:rFonts w:ascii="TH SarabunPSK" w:hAnsi="TH SarabunPSK" w:cs="TH SarabunPSK" w:hint="cs"/>
          <w:sz w:val="32"/>
          <w:szCs w:val="32"/>
          <w:cs/>
        </w:rPr>
        <w:t>ระบบต้องอนุญาตให้นิสิตค้นหาและสมัครงานที่ต้องการได้</w:t>
      </w:r>
    </w:p>
    <w:p w14:paraId="239C5F79" w14:textId="1AB61879" w:rsidR="00514A2A" w:rsidRPr="009E2A7B" w:rsidRDefault="00514A2A" w:rsidP="00045B42">
      <w:pPr>
        <w:ind w:left="360" w:firstLine="360"/>
        <w:jc w:val="thaiDistribute"/>
        <w:rPr>
          <w:rFonts w:ascii="TH SarabunPSK" w:hAnsi="TH SarabunPSK" w:cs="TH SarabunPSK" w:hint="cs"/>
          <w:sz w:val="32"/>
          <w:szCs w:val="32"/>
        </w:rPr>
      </w:pPr>
      <w:r w:rsidRPr="00561921">
        <w:rPr>
          <w:rFonts w:ascii="TH SarabunPSK" w:hAnsi="TH SarabunPSK" w:cs="TH SarabunPSK" w:hint="cs"/>
          <w:sz w:val="32"/>
          <w:szCs w:val="32"/>
        </w:rPr>
        <w:t xml:space="preserve">- </w:t>
      </w:r>
      <w:r w:rsidRPr="00561921">
        <w:rPr>
          <w:rFonts w:ascii="TH SarabunPSK" w:hAnsi="TH SarabunPSK" w:cs="TH SarabunPSK" w:hint="cs"/>
          <w:sz w:val="32"/>
          <w:szCs w:val="32"/>
          <w:cs/>
        </w:rPr>
        <w:t>ระบบต้องอนุญาตให้นิสิต</w:t>
      </w:r>
      <w:r>
        <w:rPr>
          <w:rFonts w:ascii="TH SarabunPSK" w:hAnsi="TH SarabunPSK" w:cs="TH SarabunPSK" w:hint="cs"/>
          <w:sz w:val="32"/>
          <w:szCs w:val="32"/>
          <w:cs/>
        </w:rPr>
        <w:t>รับการ</w:t>
      </w:r>
      <w:r w:rsidR="00045B42" w:rsidRPr="00045B42">
        <w:rPr>
          <w:rFonts w:ascii="TH SarabunPSK" w:hAnsi="TH SarabunPSK" w:cs="TH SarabunPSK"/>
          <w:sz w:val="32"/>
          <w:szCs w:val="32"/>
          <w:cs/>
        </w:rPr>
        <w:t>แจ้งเตือนเมื่อมีอาจารย์อนุมัติหรือปฏิเสธใบสมัครงาน</w:t>
      </w:r>
      <w:r w:rsidR="00A07244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7E2846CA" w14:textId="074420BA" w:rsidR="00986E15" w:rsidRPr="00561921" w:rsidRDefault="00F8318D" w:rsidP="00986E15">
      <w:pPr>
        <w:ind w:left="360"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561921">
        <w:rPr>
          <w:rFonts w:ascii="TH SarabunPSK" w:hAnsi="TH SarabunPSK" w:cs="TH SarabunPSK" w:hint="cs"/>
          <w:sz w:val="32"/>
          <w:szCs w:val="32"/>
        </w:rPr>
        <w:t xml:space="preserve">- </w:t>
      </w:r>
      <w:r w:rsidR="00986E15" w:rsidRPr="00561921">
        <w:rPr>
          <w:rFonts w:ascii="TH SarabunPSK" w:hAnsi="TH SarabunPSK" w:cs="TH SarabunPSK" w:hint="cs"/>
          <w:sz w:val="32"/>
          <w:szCs w:val="32"/>
          <w:cs/>
        </w:rPr>
        <w:t>ระบบต้องอนุญาตให้นิสิตแก้ไข</w:t>
      </w:r>
      <w:r w:rsidR="00726091">
        <w:rPr>
          <w:rFonts w:ascii="TH SarabunPSK" w:hAnsi="TH SarabunPSK" w:cs="TH SarabunPSK" w:hint="cs"/>
          <w:sz w:val="32"/>
          <w:szCs w:val="32"/>
          <w:cs/>
        </w:rPr>
        <w:t>โปรไฟล์</w:t>
      </w:r>
      <w:r w:rsidR="00986E15" w:rsidRPr="00561921">
        <w:rPr>
          <w:rFonts w:ascii="TH SarabunPSK" w:hAnsi="TH SarabunPSK" w:cs="TH SarabunPSK" w:hint="cs"/>
          <w:sz w:val="32"/>
          <w:szCs w:val="32"/>
          <w:cs/>
        </w:rPr>
        <w:t>ส่วนตัวได้</w:t>
      </w:r>
    </w:p>
    <w:p w14:paraId="24E86C47" w14:textId="11971BF8" w:rsidR="00BA38BE" w:rsidRDefault="00BA38BE" w:rsidP="00E67C10">
      <w:pPr>
        <w:ind w:left="360" w:firstLine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Pr="00BA38BE">
        <w:rPr>
          <w:rFonts w:ascii="TH SarabunPSK" w:hAnsi="TH SarabunPSK" w:cs="TH SarabunPSK"/>
          <w:sz w:val="32"/>
          <w:szCs w:val="32"/>
          <w:cs/>
        </w:rPr>
        <w:t>ระบบต้องอนุญาตให้นิสิตรายงานโพสต์</w:t>
      </w:r>
      <w:r w:rsidR="00F53F79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4A3BD4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="00BC5BE1" w:rsidRPr="00BC5BE1">
        <w:rPr>
          <w:rFonts w:ascii="TH SarabunPSK" w:hAnsi="TH SarabunPSK" w:cs="TH SarabunPSK" w:hint="cs"/>
          <w:sz w:val="32"/>
          <w:szCs w:val="32"/>
          <w:cs/>
        </w:rPr>
        <w:t>ที่อยู่เหนือกฎการโพสต์งาน</w:t>
      </w:r>
      <w:r w:rsidRPr="00BA38BE">
        <w:rPr>
          <w:rFonts w:ascii="TH SarabunPSK" w:hAnsi="TH SarabunPSK" w:cs="TH SarabunPSK"/>
          <w:sz w:val="32"/>
          <w:szCs w:val="32"/>
          <w:cs/>
        </w:rPr>
        <w:t>ได้</w:t>
      </w:r>
    </w:p>
    <w:p w14:paraId="25EDC964" w14:textId="463C6A0E" w:rsidR="006D6A97" w:rsidRDefault="006D6A97" w:rsidP="00E600BD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561921">
        <w:rPr>
          <w:rFonts w:ascii="TH SarabunPSK" w:hAnsi="TH SarabunPSK" w:cs="TH SarabunPSK" w:hint="cs"/>
          <w:sz w:val="32"/>
          <w:szCs w:val="32"/>
        </w:rPr>
        <w:t xml:space="preserve">- </w:t>
      </w:r>
      <w:r w:rsidRPr="00561921">
        <w:rPr>
          <w:rFonts w:ascii="TH SarabunPSK" w:hAnsi="TH SarabunPSK" w:cs="TH SarabunPSK" w:hint="cs"/>
          <w:sz w:val="32"/>
          <w:szCs w:val="32"/>
          <w:cs/>
        </w:rPr>
        <w:t>ระบบต้องอนุญาตให้นิสิตดูรีวิวที่ได้รับจากอาจารย์</w:t>
      </w:r>
      <w:r w:rsidR="00D05A04">
        <w:rPr>
          <w:rFonts w:ascii="TH SarabunPSK" w:hAnsi="TH SarabunPSK" w:cs="TH SarabunPSK" w:hint="cs"/>
          <w:sz w:val="32"/>
          <w:szCs w:val="32"/>
          <w:cs/>
        </w:rPr>
        <w:t>หลัง</w:t>
      </w:r>
      <w:r w:rsidR="00305FFB">
        <w:rPr>
          <w:rFonts w:ascii="TH SarabunPSK" w:hAnsi="TH SarabunPSK" w:cs="TH SarabunPSK" w:hint="cs"/>
          <w:sz w:val="32"/>
          <w:szCs w:val="32"/>
          <w:cs/>
        </w:rPr>
        <w:t>จากทำงาน</w:t>
      </w:r>
      <w:r w:rsidR="000131CE">
        <w:rPr>
          <w:rFonts w:ascii="TH SarabunPSK" w:hAnsi="TH SarabunPSK" w:cs="TH SarabunPSK" w:hint="cs"/>
          <w:sz w:val="32"/>
          <w:szCs w:val="32"/>
          <w:cs/>
        </w:rPr>
        <w:t>เสร็จสิ้นแล้ว</w:t>
      </w:r>
      <w:r w:rsidRPr="00561921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2626C26C" w14:textId="46394B7B" w:rsidR="00653BEF" w:rsidRDefault="00E6626D" w:rsidP="00D241EE">
      <w:pPr>
        <w:ind w:firstLine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F8721A">
        <w:rPr>
          <w:rFonts w:ascii="TH SarabunPSK" w:hAnsi="TH SarabunPSK" w:cs="TH SarabunPSK" w:hint="cs"/>
          <w:b/>
          <w:bCs/>
          <w:sz w:val="32"/>
          <w:szCs w:val="32"/>
          <w:cs/>
        </w:rPr>
        <w:t>1.4</w:t>
      </w:r>
      <w:r w:rsidR="003C7038" w:rsidRPr="0056192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.2. </w:t>
      </w:r>
      <w:r w:rsidR="0081185E" w:rsidRPr="00561921">
        <w:rPr>
          <w:rFonts w:ascii="TH SarabunPSK" w:hAnsi="TH SarabunPSK" w:cs="TH SarabunPSK" w:hint="cs"/>
          <w:b/>
          <w:bCs/>
          <w:sz w:val="32"/>
          <w:szCs w:val="32"/>
          <w:cs/>
        </w:rPr>
        <w:t>อาจารย์</w:t>
      </w:r>
    </w:p>
    <w:p w14:paraId="7C8CFDC0" w14:textId="576CD9B7" w:rsidR="00E600BD" w:rsidRPr="00E600BD" w:rsidRDefault="00E600BD" w:rsidP="00E600BD">
      <w:pPr>
        <w:ind w:left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120588">
        <w:rPr>
          <w:rFonts w:ascii="TH SarabunPSK" w:hAnsi="TH SarabunPSK" w:cs="TH SarabunPSK" w:hint="cs"/>
          <w:sz w:val="32"/>
          <w:szCs w:val="32"/>
        </w:rPr>
        <w:t>-</w:t>
      </w:r>
      <w:r w:rsidRPr="00561921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561921">
        <w:rPr>
          <w:rFonts w:ascii="TH SarabunPSK" w:hAnsi="TH SarabunPSK" w:cs="TH SarabunPSK" w:hint="cs"/>
          <w:sz w:val="32"/>
          <w:szCs w:val="32"/>
          <w:cs/>
        </w:rPr>
        <w:t>ระบบต้องอนุญาตให้อาจารย์แก้ไข</w:t>
      </w:r>
      <w:r>
        <w:rPr>
          <w:rFonts w:ascii="TH SarabunPSK" w:hAnsi="TH SarabunPSK" w:cs="TH SarabunPSK" w:hint="cs"/>
          <w:sz w:val="32"/>
          <w:szCs w:val="32"/>
          <w:cs/>
        </w:rPr>
        <w:t>โปรไฟล์</w:t>
      </w:r>
      <w:r w:rsidRPr="00561921">
        <w:rPr>
          <w:rFonts w:ascii="TH SarabunPSK" w:hAnsi="TH SarabunPSK" w:cs="TH SarabunPSK" w:hint="cs"/>
          <w:sz w:val="32"/>
          <w:szCs w:val="32"/>
          <w:cs/>
        </w:rPr>
        <w:t>ส่วนตัวได้</w:t>
      </w:r>
    </w:p>
    <w:p w14:paraId="27088121" w14:textId="7EEE3ABF" w:rsidR="006E1057" w:rsidRDefault="006E1057" w:rsidP="006E1057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120588">
        <w:rPr>
          <w:rFonts w:ascii="TH SarabunPSK" w:hAnsi="TH SarabunPSK" w:cs="TH SarabunPSK" w:hint="cs"/>
          <w:sz w:val="32"/>
          <w:szCs w:val="32"/>
        </w:rPr>
        <w:t>-</w:t>
      </w:r>
      <w:r w:rsidRPr="00561921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561921">
        <w:rPr>
          <w:rFonts w:ascii="TH SarabunPSK" w:hAnsi="TH SarabunPSK" w:cs="TH SarabunPSK" w:hint="cs"/>
          <w:sz w:val="32"/>
          <w:szCs w:val="32"/>
          <w:cs/>
        </w:rPr>
        <w:t>ระบบต้องอนุญาตให้อาจารย์</w:t>
      </w:r>
      <w:r w:rsidR="007E06E5">
        <w:rPr>
          <w:rFonts w:ascii="TH SarabunPSK" w:hAnsi="TH SarabunPSK" w:cs="TH SarabunPSK" w:hint="cs"/>
          <w:sz w:val="32"/>
          <w:szCs w:val="32"/>
          <w:cs/>
        </w:rPr>
        <w:t>เข้าดูโปรไฟล์นิสิตได้</w:t>
      </w:r>
    </w:p>
    <w:p w14:paraId="1AC235CC" w14:textId="25E733BE" w:rsidR="00AC7B23" w:rsidRDefault="00AC7B23" w:rsidP="00AC7B23">
      <w:pPr>
        <w:ind w:left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Pr="00561921">
        <w:rPr>
          <w:rFonts w:ascii="TH SarabunPSK" w:hAnsi="TH SarabunPSK" w:cs="TH SarabunPSK" w:hint="cs"/>
          <w:sz w:val="32"/>
          <w:szCs w:val="32"/>
          <w:cs/>
        </w:rPr>
        <w:t>ระบบต้องอนุญาตให้อาจารย์</w:t>
      </w:r>
      <w:r w:rsidRPr="00AC7B23">
        <w:rPr>
          <w:rFonts w:ascii="TH SarabunPSK" w:hAnsi="TH SarabunPSK" w:cs="TH SarabunPSK"/>
          <w:sz w:val="32"/>
          <w:szCs w:val="32"/>
          <w:cs/>
        </w:rPr>
        <w:t>เขียนรีวิวนิสิตที่ทำงานเสร็จสิ้นแล้ว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0848158A" w14:textId="58F94AB2" w:rsidR="00C67AB7" w:rsidRPr="00561921" w:rsidRDefault="00C67AB7" w:rsidP="00C67AB7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561921">
        <w:rPr>
          <w:rFonts w:ascii="TH SarabunPSK" w:hAnsi="TH SarabunPSK" w:cs="TH SarabunPSK" w:hint="cs"/>
          <w:sz w:val="32"/>
          <w:szCs w:val="32"/>
        </w:rPr>
        <w:t xml:space="preserve">- </w:t>
      </w:r>
      <w:r w:rsidRPr="00561921">
        <w:rPr>
          <w:rFonts w:ascii="TH SarabunPSK" w:hAnsi="TH SarabunPSK" w:cs="TH SarabunPSK" w:hint="cs"/>
          <w:sz w:val="32"/>
          <w:szCs w:val="32"/>
          <w:cs/>
        </w:rPr>
        <w:t>ระบบต้องอนุญาตให้อาจารย์ดูรีวิว</w:t>
      </w:r>
      <w:r>
        <w:rPr>
          <w:rFonts w:ascii="TH SarabunPSK" w:hAnsi="TH SarabunPSK" w:cs="TH SarabunPSK" w:hint="cs"/>
          <w:sz w:val="32"/>
          <w:szCs w:val="32"/>
          <w:cs/>
        </w:rPr>
        <w:t>ของนิสิต</w:t>
      </w:r>
      <w:r w:rsidRPr="00561921">
        <w:rPr>
          <w:rFonts w:ascii="TH SarabunPSK" w:hAnsi="TH SarabunPSK" w:cs="TH SarabunPSK" w:hint="cs"/>
          <w:sz w:val="32"/>
          <w:szCs w:val="32"/>
          <w:cs/>
        </w:rPr>
        <w:t>ที่ได้รับจากอาจารย์</w:t>
      </w:r>
      <w:r>
        <w:rPr>
          <w:rFonts w:ascii="TH SarabunPSK" w:hAnsi="TH SarabunPSK" w:cs="TH SarabunPSK" w:hint="cs"/>
          <w:sz w:val="32"/>
          <w:szCs w:val="32"/>
          <w:cs/>
        </w:rPr>
        <w:t>หลังจากทำงานเสร็จสิ้นแล้ว</w:t>
      </w:r>
      <w:r w:rsidRPr="00561921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0C4E8564" w14:textId="38253AD8" w:rsidR="006E1057" w:rsidRPr="00561921" w:rsidRDefault="006E1057" w:rsidP="006E1057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561921">
        <w:rPr>
          <w:rFonts w:ascii="TH SarabunPSK" w:hAnsi="TH SarabunPSK" w:cs="TH SarabunPSK" w:hint="cs"/>
          <w:sz w:val="32"/>
          <w:szCs w:val="32"/>
        </w:rPr>
        <w:t xml:space="preserve">- </w:t>
      </w:r>
      <w:r w:rsidRPr="00561921">
        <w:rPr>
          <w:rFonts w:ascii="TH SarabunPSK" w:hAnsi="TH SarabunPSK" w:cs="TH SarabunPSK" w:hint="cs"/>
          <w:sz w:val="32"/>
          <w:szCs w:val="32"/>
          <w:cs/>
        </w:rPr>
        <w:t>ระบบต้องอนุญาตให้อาจารย์</w:t>
      </w:r>
      <w:r w:rsidR="00C67AB7">
        <w:rPr>
          <w:rFonts w:ascii="TH SarabunPSK" w:hAnsi="TH SarabunPSK" w:cs="TH SarabunPSK" w:hint="cs"/>
          <w:sz w:val="32"/>
          <w:szCs w:val="32"/>
          <w:cs/>
        </w:rPr>
        <w:t>โพสต์</w:t>
      </w:r>
      <w:r w:rsidRPr="00561921">
        <w:rPr>
          <w:rFonts w:ascii="TH SarabunPSK" w:hAnsi="TH SarabunPSK" w:cs="TH SarabunPSK" w:hint="cs"/>
          <w:sz w:val="32"/>
          <w:szCs w:val="32"/>
          <w:cs/>
        </w:rPr>
        <w:t>ประกาศหานิสิตที่เหมาะสมกับงานที่ต้องการได้</w:t>
      </w:r>
    </w:p>
    <w:p w14:paraId="3B5FFBDC" w14:textId="45747DFA" w:rsidR="006E1057" w:rsidRPr="00561921" w:rsidRDefault="006E1057" w:rsidP="004C6D18">
      <w:pPr>
        <w:ind w:left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561921">
        <w:rPr>
          <w:rFonts w:ascii="TH SarabunPSK" w:hAnsi="TH SarabunPSK" w:cs="TH SarabunPSK" w:hint="cs"/>
          <w:sz w:val="32"/>
          <w:szCs w:val="32"/>
        </w:rPr>
        <w:t xml:space="preserve">- </w:t>
      </w:r>
      <w:r w:rsidRPr="00561921">
        <w:rPr>
          <w:rFonts w:ascii="TH SarabunPSK" w:hAnsi="TH SarabunPSK" w:cs="TH SarabunPSK" w:hint="cs"/>
          <w:sz w:val="32"/>
          <w:szCs w:val="32"/>
          <w:cs/>
        </w:rPr>
        <w:t>ระบบต้องอนุญาตให้อาจารย์รับการแจ้งเตือน</w:t>
      </w:r>
      <w:r w:rsidR="00873B1E" w:rsidRPr="00873B1E">
        <w:rPr>
          <w:rFonts w:ascii="TH SarabunPSK" w:hAnsi="TH SarabunPSK" w:cs="TH SarabunPSK"/>
          <w:sz w:val="32"/>
          <w:szCs w:val="32"/>
          <w:cs/>
        </w:rPr>
        <w:t>เมื่อมีนิสิตมาสมัครงานและเมื่ออนุมัตินิสิ</w:t>
      </w:r>
      <w:r w:rsidR="00B140C5">
        <w:rPr>
          <w:rFonts w:ascii="TH SarabunPSK" w:hAnsi="TH SarabunPSK" w:cs="TH SarabunPSK" w:hint="cs"/>
          <w:sz w:val="32"/>
          <w:szCs w:val="32"/>
          <w:cs/>
        </w:rPr>
        <w:t>ต</w:t>
      </w:r>
      <w:r w:rsidR="00873B1E" w:rsidRPr="00873B1E">
        <w:rPr>
          <w:rFonts w:ascii="TH SarabunPSK" w:hAnsi="TH SarabunPSK" w:cs="TH SarabunPSK"/>
          <w:sz w:val="32"/>
          <w:szCs w:val="32"/>
          <w:cs/>
        </w:rPr>
        <w:t>ครบจำนวนที่ต้องการแล้ว</w:t>
      </w:r>
      <w:r w:rsidR="00A07244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6C4DF90A" w14:textId="648380C0" w:rsidR="006E1057" w:rsidRPr="00561921" w:rsidRDefault="006E1057" w:rsidP="006E1057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561921">
        <w:rPr>
          <w:rFonts w:ascii="TH SarabunPSK" w:hAnsi="TH SarabunPSK" w:cs="TH SarabunPSK" w:hint="cs"/>
          <w:sz w:val="32"/>
          <w:szCs w:val="32"/>
        </w:rPr>
        <w:t xml:space="preserve">- </w:t>
      </w:r>
      <w:r w:rsidRPr="00561921">
        <w:rPr>
          <w:rFonts w:ascii="TH SarabunPSK" w:hAnsi="TH SarabunPSK" w:cs="TH SarabunPSK" w:hint="cs"/>
          <w:sz w:val="32"/>
          <w:szCs w:val="32"/>
          <w:cs/>
        </w:rPr>
        <w:t>ระบบต้องอนุญาตให้อาจารย์ตรวจสอ</w:t>
      </w:r>
      <w:r w:rsidR="00AD04EF">
        <w:rPr>
          <w:rFonts w:ascii="TH SarabunPSK" w:hAnsi="TH SarabunPSK" w:cs="TH SarabunPSK" w:hint="cs"/>
          <w:sz w:val="32"/>
          <w:szCs w:val="32"/>
          <w:cs/>
        </w:rPr>
        <w:t>บ อนุมัติ</w:t>
      </w:r>
      <w:r w:rsidR="005A3C6F">
        <w:rPr>
          <w:rFonts w:ascii="TH SarabunPSK" w:hAnsi="TH SarabunPSK" w:cs="TH SarabunPSK" w:hint="cs"/>
          <w:sz w:val="32"/>
          <w:szCs w:val="32"/>
          <w:cs/>
        </w:rPr>
        <w:t>และปฏิเส</w:t>
      </w:r>
      <w:r w:rsidR="0063262A">
        <w:rPr>
          <w:rFonts w:ascii="TH SarabunPSK" w:hAnsi="TH SarabunPSK" w:cs="TH SarabunPSK" w:hint="cs"/>
          <w:sz w:val="32"/>
          <w:szCs w:val="32"/>
          <w:cs/>
        </w:rPr>
        <w:t>ธ</w:t>
      </w:r>
      <w:r w:rsidRPr="00561921">
        <w:rPr>
          <w:rFonts w:ascii="TH SarabunPSK" w:hAnsi="TH SarabunPSK" w:cs="TH SarabunPSK" w:hint="cs"/>
          <w:sz w:val="32"/>
          <w:szCs w:val="32"/>
          <w:cs/>
        </w:rPr>
        <w:t>กับใบสมัครงานได้</w:t>
      </w:r>
    </w:p>
    <w:p w14:paraId="48623201" w14:textId="2C08EA71" w:rsidR="00406864" w:rsidRDefault="006E1057" w:rsidP="00183DD4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61921">
        <w:rPr>
          <w:rFonts w:ascii="TH SarabunPSK" w:hAnsi="TH SarabunPSK" w:cs="TH SarabunPSK" w:hint="cs"/>
          <w:sz w:val="32"/>
          <w:szCs w:val="32"/>
        </w:rPr>
        <w:lastRenderedPageBreak/>
        <w:t xml:space="preserve">- </w:t>
      </w:r>
      <w:r w:rsidRPr="00561921">
        <w:rPr>
          <w:rFonts w:ascii="TH SarabunPSK" w:hAnsi="TH SarabunPSK" w:cs="TH SarabunPSK" w:hint="cs"/>
          <w:sz w:val="32"/>
          <w:szCs w:val="32"/>
          <w:cs/>
        </w:rPr>
        <w:t>ระบบต้องอนุญาตให้อาจารย์</w:t>
      </w:r>
      <w:r w:rsidR="004C6D18">
        <w:rPr>
          <w:rFonts w:ascii="TH SarabunPSK" w:hAnsi="TH SarabunPSK" w:cs="TH SarabunPSK" w:hint="cs"/>
          <w:sz w:val="32"/>
          <w:szCs w:val="32"/>
          <w:cs/>
        </w:rPr>
        <w:t>จัดการและแก้ไข</w:t>
      </w:r>
      <w:r w:rsidR="008E5C03">
        <w:rPr>
          <w:rFonts w:ascii="TH SarabunPSK" w:hAnsi="TH SarabunPSK" w:cs="TH SarabunPSK" w:hint="cs"/>
          <w:sz w:val="32"/>
          <w:szCs w:val="32"/>
          <w:cs/>
        </w:rPr>
        <w:t>โพสต์งานได้</w:t>
      </w:r>
    </w:p>
    <w:p w14:paraId="5F9373D9" w14:textId="6BAC2BDA" w:rsidR="008E3C9A" w:rsidRPr="00561921" w:rsidRDefault="00E6626D" w:rsidP="008E3C9A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F8721A">
        <w:rPr>
          <w:rFonts w:ascii="TH SarabunPSK" w:hAnsi="TH SarabunPSK" w:cs="TH SarabunPSK" w:hint="cs"/>
          <w:b/>
          <w:bCs/>
          <w:sz w:val="32"/>
          <w:szCs w:val="32"/>
          <w:cs/>
        </w:rPr>
        <w:t>1.4.</w:t>
      </w:r>
      <w:r w:rsidR="008E3C9A" w:rsidRPr="0056192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 </w:t>
      </w:r>
      <w:r w:rsidR="00DE7760" w:rsidRPr="00561921">
        <w:rPr>
          <w:rFonts w:ascii="TH SarabunPSK" w:hAnsi="TH SarabunPSK" w:cs="TH SarabunPSK" w:hint="cs"/>
          <w:b/>
          <w:bCs/>
          <w:sz w:val="32"/>
          <w:szCs w:val="32"/>
          <w:cs/>
        </w:rPr>
        <w:t>ผู้ดูแลระบบ</w:t>
      </w:r>
    </w:p>
    <w:p w14:paraId="53A078BB" w14:textId="3806F078" w:rsidR="00BF7D05" w:rsidRPr="00561921" w:rsidRDefault="00BF7D05" w:rsidP="002414C9">
      <w:pPr>
        <w:ind w:left="720"/>
        <w:rPr>
          <w:rFonts w:ascii="TH SarabunPSK" w:hAnsi="TH SarabunPSK" w:cs="TH SarabunPSK" w:hint="cs"/>
          <w:sz w:val="32"/>
          <w:szCs w:val="32"/>
        </w:rPr>
      </w:pPr>
      <w:r w:rsidRPr="00561921">
        <w:rPr>
          <w:rFonts w:ascii="TH SarabunPSK" w:hAnsi="TH SarabunPSK" w:cs="TH SarabunPSK" w:hint="cs"/>
          <w:sz w:val="32"/>
          <w:szCs w:val="32"/>
        </w:rPr>
        <w:t xml:space="preserve">- </w:t>
      </w:r>
      <w:r w:rsidRPr="00561921">
        <w:rPr>
          <w:rFonts w:ascii="TH SarabunPSK" w:hAnsi="TH SarabunPSK" w:cs="TH SarabunPSK" w:hint="cs"/>
          <w:sz w:val="32"/>
          <w:szCs w:val="32"/>
          <w:cs/>
        </w:rPr>
        <w:t>ระบบต้องอนุญาตให้ผู้ดูแลระบบ</w:t>
      </w:r>
      <w:r w:rsidR="002414C9" w:rsidRPr="002414C9">
        <w:rPr>
          <w:rFonts w:ascii="TH SarabunPSK" w:hAnsi="TH SarabunPSK" w:cs="TH SarabunPSK"/>
          <w:sz w:val="32"/>
          <w:szCs w:val="32"/>
          <w:cs/>
        </w:rPr>
        <w:t>จัดการสิทธิ์การเข้าถึงและดูข้อมูลของผู้ใช้งาน</w:t>
      </w:r>
      <w:r w:rsidR="00A07244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4E448CC1" w14:textId="31A5AFCD" w:rsidR="00BF7D05" w:rsidRPr="00561921" w:rsidRDefault="00BF7D05" w:rsidP="002517B2">
      <w:pPr>
        <w:ind w:left="720"/>
        <w:rPr>
          <w:rFonts w:ascii="TH SarabunPSK" w:hAnsi="TH SarabunPSK" w:cs="TH SarabunPSK" w:hint="cs"/>
          <w:sz w:val="32"/>
          <w:szCs w:val="32"/>
        </w:rPr>
      </w:pPr>
      <w:r w:rsidRPr="00561921">
        <w:rPr>
          <w:rFonts w:ascii="TH SarabunPSK" w:hAnsi="TH SarabunPSK" w:cs="TH SarabunPSK" w:hint="cs"/>
          <w:sz w:val="32"/>
          <w:szCs w:val="32"/>
        </w:rPr>
        <w:t xml:space="preserve">- </w:t>
      </w:r>
      <w:r w:rsidRPr="00561921">
        <w:rPr>
          <w:rFonts w:ascii="TH SarabunPSK" w:hAnsi="TH SarabunPSK" w:cs="TH SarabunPSK" w:hint="cs"/>
          <w:sz w:val="32"/>
          <w:szCs w:val="32"/>
          <w:cs/>
        </w:rPr>
        <w:t>ระบบต้องอนุญาตให้ผู้ดูแลระบบ</w:t>
      </w:r>
      <w:r w:rsidR="002517B2" w:rsidRPr="002517B2">
        <w:rPr>
          <w:rFonts w:ascii="TH SarabunPSK" w:hAnsi="TH SarabunPSK" w:cs="TH SarabunPSK"/>
          <w:sz w:val="32"/>
          <w:szCs w:val="32"/>
          <w:cs/>
        </w:rPr>
        <w:t>คัดกรองงานที่ไม่ละเมิดกฏของระบบจัดหางานที่ประกาศไว้</w:t>
      </w:r>
      <w:r w:rsidR="00A07244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7CFC53A4" w14:textId="72341B5F" w:rsidR="00406864" w:rsidRPr="00561921" w:rsidRDefault="00BF7D05" w:rsidP="00BF7D05">
      <w:pPr>
        <w:ind w:left="720"/>
        <w:rPr>
          <w:rFonts w:ascii="TH SarabunPSK" w:hAnsi="TH SarabunPSK" w:cs="TH SarabunPSK"/>
          <w:sz w:val="32"/>
          <w:szCs w:val="32"/>
        </w:rPr>
      </w:pPr>
      <w:r w:rsidRPr="00561921">
        <w:rPr>
          <w:rFonts w:ascii="TH SarabunPSK" w:hAnsi="TH SarabunPSK" w:cs="TH SarabunPSK" w:hint="cs"/>
          <w:sz w:val="32"/>
          <w:szCs w:val="32"/>
        </w:rPr>
        <w:t xml:space="preserve">- </w:t>
      </w:r>
      <w:r w:rsidRPr="00561921">
        <w:rPr>
          <w:rFonts w:ascii="TH SarabunPSK" w:hAnsi="TH SarabunPSK" w:cs="TH SarabunPSK" w:hint="cs"/>
          <w:sz w:val="32"/>
          <w:szCs w:val="32"/>
          <w:cs/>
        </w:rPr>
        <w:t>ระบบต้องอนุญาตให้ผู้ดูแลระบบ</w:t>
      </w:r>
      <w:r w:rsidR="003646D4" w:rsidRPr="003646D4">
        <w:rPr>
          <w:rFonts w:ascii="TH SarabunPSK" w:hAnsi="TH SarabunPSK" w:cs="TH SarabunPSK"/>
          <w:sz w:val="32"/>
          <w:szCs w:val="32"/>
          <w:cs/>
        </w:rPr>
        <w:t>สามารถเพิ่มและแก้ไขบทบาท ทักษะหลัก</w:t>
      </w:r>
      <w:r w:rsidR="003646D4" w:rsidRPr="003646D4">
        <w:rPr>
          <w:rFonts w:ascii="TH SarabunPSK" w:hAnsi="TH SarabunPSK" w:cs="TH SarabunPSK"/>
          <w:sz w:val="32"/>
          <w:szCs w:val="32"/>
        </w:rPr>
        <w:t> </w:t>
      </w:r>
      <w:r w:rsidR="003646D4" w:rsidRPr="003646D4">
        <w:rPr>
          <w:rFonts w:ascii="TH SarabunPSK" w:hAnsi="TH SarabunPSK" w:cs="TH SarabunPSK"/>
          <w:sz w:val="32"/>
          <w:szCs w:val="32"/>
          <w:cs/>
        </w:rPr>
        <w:t>ทักษะย่อย งานอดิเรกหลัก งานอดิเรกย่อย ประเภทงาน และประเภทงานย่อย</w:t>
      </w:r>
      <w:r w:rsidR="00A07244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18E25020" w14:textId="13AF3EB1" w:rsidR="00CF25D3" w:rsidRPr="00561921" w:rsidRDefault="00F8721A" w:rsidP="00D241EE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404A93" w:rsidRPr="00561921">
        <w:rPr>
          <w:rFonts w:ascii="TH SarabunPSK" w:hAnsi="TH SarabunPSK" w:cs="TH SarabunPSK" w:hint="cs"/>
          <w:b/>
          <w:bCs/>
          <w:sz w:val="32"/>
          <w:szCs w:val="32"/>
          <w:cs/>
        </w:rPr>
        <w:t>.4.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="00404A93" w:rsidRPr="0056192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 </w:t>
      </w:r>
      <w:r w:rsidR="00CF25D3" w:rsidRPr="00561921">
        <w:rPr>
          <w:rFonts w:ascii="TH SarabunPSK" w:hAnsi="TH SarabunPSK" w:cs="TH SarabunPSK" w:hint="cs"/>
          <w:b/>
          <w:bCs/>
          <w:sz w:val="32"/>
          <w:szCs w:val="32"/>
          <w:cs/>
        </w:rPr>
        <w:t>ผู้บริหาร</w:t>
      </w:r>
    </w:p>
    <w:p w14:paraId="0F98AF6E" w14:textId="74052B79" w:rsidR="007C18BE" w:rsidRDefault="007B09D6" w:rsidP="00497003">
      <w:pPr>
        <w:ind w:firstLine="720"/>
        <w:rPr>
          <w:rFonts w:ascii="TH SarabunPSK" w:hAnsi="TH SarabunPSK" w:cs="TH SarabunPSK"/>
          <w:sz w:val="32"/>
          <w:szCs w:val="32"/>
        </w:rPr>
      </w:pPr>
      <w:r w:rsidRPr="00561921">
        <w:rPr>
          <w:rFonts w:ascii="TH SarabunPSK" w:hAnsi="TH SarabunPSK" w:cs="TH SarabunPSK" w:hint="cs"/>
          <w:sz w:val="32"/>
          <w:szCs w:val="32"/>
        </w:rPr>
        <w:t xml:space="preserve">- </w:t>
      </w:r>
      <w:r w:rsidR="001444BB" w:rsidRPr="00561921">
        <w:rPr>
          <w:rFonts w:ascii="TH SarabunPSK" w:hAnsi="TH SarabunPSK" w:cs="TH SarabunPSK" w:hint="cs"/>
          <w:sz w:val="32"/>
          <w:szCs w:val="32"/>
          <w:cs/>
        </w:rPr>
        <w:t>ระบบต้องอนุญาตให้</w:t>
      </w:r>
      <w:r w:rsidR="008D4C26" w:rsidRPr="00561921">
        <w:rPr>
          <w:rFonts w:ascii="TH SarabunPSK" w:hAnsi="TH SarabunPSK" w:cs="TH SarabunPSK" w:hint="cs"/>
          <w:sz w:val="32"/>
          <w:szCs w:val="32"/>
          <w:cs/>
        </w:rPr>
        <w:t>ผู้บริหาร</w:t>
      </w:r>
      <w:r w:rsidR="007C18BE" w:rsidRPr="007C18BE">
        <w:rPr>
          <w:rFonts w:ascii="TH SarabunPSK" w:hAnsi="TH SarabunPSK" w:cs="TH SarabunPSK"/>
          <w:sz w:val="32"/>
          <w:szCs w:val="32"/>
          <w:cs/>
        </w:rPr>
        <w:t>ดูงานที่เปิดอยู่ในระบบ</w:t>
      </w:r>
      <w:r w:rsidR="007C18BE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12266922" w14:textId="574E3FA4" w:rsidR="00A9293B" w:rsidRPr="00A9293B" w:rsidRDefault="007B09D6" w:rsidP="00A9293B">
      <w:pPr>
        <w:ind w:firstLine="720"/>
        <w:rPr>
          <w:rFonts w:ascii="TH SarabunPSK" w:hAnsi="TH SarabunPSK" w:cs="TH SarabunPSK"/>
          <w:sz w:val="32"/>
          <w:szCs w:val="32"/>
        </w:rPr>
      </w:pPr>
      <w:r w:rsidRPr="00561921">
        <w:rPr>
          <w:rFonts w:ascii="TH SarabunPSK" w:hAnsi="TH SarabunPSK" w:cs="TH SarabunPSK" w:hint="cs"/>
          <w:sz w:val="32"/>
          <w:szCs w:val="32"/>
        </w:rPr>
        <w:t>-</w:t>
      </w:r>
      <w:r w:rsidR="00497003" w:rsidRPr="00561921">
        <w:rPr>
          <w:rFonts w:ascii="TH SarabunPSK" w:hAnsi="TH SarabunPSK" w:cs="TH SarabunPSK" w:hint="cs"/>
          <w:sz w:val="32"/>
          <w:szCs w:val="32"/>
        </w:rPr>
        <w:t xml:space="preserve"> </w:t>
      </w:r>
      <w:r w:rsidR="008D4C26" w:rsidRPr="00561921">
        <w:rPr>
          <w:rFonts w:ascii="TH SarabunPSK" w:hAnsi="TH SarabunPSK" w:cs="TH SarabunPSK" w:hint="cs"/>
          <w:sz w:val="32"/>
          <w:szCs w:val="32"/>
          <w:cs/>
        </w:rPr>
        <w:t>ระบบต้องอนุญาตให้ผู้บริหาร</w:t>
      </w:r>
      <w:r w:rsidR="00A9293B" w:rsidRPr="00A9293B">
        <w:rPr>
          <w:rFonts w:ascii="TH SarabunPSK" w:hAnsi="TH SarabunPSK" w:cs="TH SarabunPSK"/>
          <w:sz w:val="32"/>
          <w:szCs w:val="32"/>
          <w:cs/>
        </w:rPr>
        <w:t>ดูนิสิตที่สมัครเข้ามาใช้งานระบบ</w:t>
      </w:r>
      <w:r w:rsidR="00A9293B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0D38E8E3" w14:textId="2E4D48E0" w:rsidR="00AA4D20" w:rsidRDefault="007B09D6" w:rsidP="00497003">
      <w:pPr>
        <w:ind w:firstLine="720"/>
        <w:rPr>
          <w:rFonts w:ascii="TH SarabunPSK" w:hAnsi="TH SarabunPSK" w:cs="TH SarabunPSK"/>
          <w:sz w:val="32"/>
          <w:szCs w:val="32"/>
        </w:rPr>
      </w:pPr>
      <w:r w:rsidRPr="00561921">
        <w:rPr>
          <w:rFonts w:ascii="TH SarabunPSK" w:hAnsi="TH SarabunPSK" w:cs="TH SarabunPSK" w:hint="cs"/>
          <w:sz w:val="32"/>
          <w:szCs w:val="32"/>
        </w:rPr>
        <w:t>-</w:t>
      </w:r>
      <w:r w:rsidR="00497003" w:rsidRPr="00561921">
        <w:rPr>
          <w:rFonts w:ascii="TH SarabunPSK" w:hAnsi="TH SarabunPSK" w:cs="TH SarabunPSK" w:hint="cs"/>
          <w:sz w:val="32"/>
          <w:szCs w:val="32"/>
        </w:rPr>
        <w:t xml:space="preserve"> </w:t>
      </w:r>
      <w:r w:rsidR="000174C0" w:rsidRPr="00561921">
        <w:rPr>
          <w:rFonts w:ascii="TH SarabunPSK" w:hAnsi="TH SarabunPSK" w:cs="TH SarabunPSK" w:hint="cs"/>
          <w:sz w:val="32"/>
          <w:szCs w:val="32"/>
          <w:cs/>
        </w:rPr>
        <w:t>ระบบต้องอนุญาตให้ผู้บริหาร</w:t>
      </w:r>
      <w:r w:rsidR="00AA4D20" w:rsidRPr="00AA4D20">
        <w:rPr>
          <w:rFonts w:ascii="TH SarabunPSK" w:hAnsi="TH SarabunPSK" w:cs="TH SarabunPSK"/>
          <w:sz w:val="32"/>
          <w:szCs w:val="32"/>
          <w:cs/>
        </w:rPr>
        <w:t>ดูหมวดหมู่งานที่อยู่ในระบบ</w:t>
      </w:r>
      <w:r w:rsidR="006E390A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438970EB" w14:textId="27231447" w:rsidR="00497003" w:rsidRPr="00561921" w:rsidRDefault="007B09D6" w:rsidP="00497003">
      <w:pPr>
        <w:ind w:firstLine="720"/>
        <w:rPr>
          <w:rFonts w:ascii="TH SarabunPSK" w:hAnsi="TH SarabunPSK" w:cs="TH SarabunPSK"/>
          <w:sz w:val="32"/>
          <w:szCs w:val="32"/>
        </w:rPr>
      </w:pPr>
      <w:r w:rsidRPr="00561921">
        <w:rPr>
          <w:rFonts w:ascii="TH SarabunPSK" w:hAnsi="TH SarabunPSK" w:cs="TH SarabunPSK" w:hint="cs"/>
          <w:sz w:val="32"/>
          <w:szCs w:val="32"/>
        </w:rPr>
        <w:t>-</w:t>
      </w:r>
      <w:r w:rsidR="00497003" w:rsidRPr="00561921">
        <w:rPr>
          <w:rFonts w:ascii="TH SarabunPSK" w:hAnsi="TH SarabunPSK" w:cs="TH SarabunPSK" w:hint="cs"/>
          <w:sz w:val="32"/>
          <w:szCs w:val="32"/>
        </w:rPr>
        <w:t xml:space="preserve"> </w:t>
      </w:r>
      <w:r w:rsidR="00321126" w:rsidRPr="00561921">
        <w:rPr>
          <w:rFonts w:ascii="TH SarabunPSK" w:hAnsi="TH SarabunPSK" w:cs="TH SarabunPSK" w:hint="cs"/>
          <w:sz w:val="32"/>
          <w:szCs w:val="32"/>
          <w:cs/>
        </w:rPr>
        <w:t>ระบบต้องอนุญาตให้ผู้บริหาร</w:t>
      </w:r>
      <w:r w:rsidR="00095B97" w:rsidRPr="00095B97">
        <w:rPr>
          <w:rFonts w:ascii="TH SarabunPSK" w:hAnsi="TH SarabunPSK" w:cs="TH SarabunPSK"/>
          <w:sz w:val="32"/>
          <w:szCs w:val="32"/>
          <w:cs/>
        </w:rPr>
        <w:t>ดูจำนวนผู้สมัครในแต่ละงาน</w:t>
      </w:r>
      <w:r w:rsidR="00095B97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0ABDC02A" w14:textId="4652D67C" w:rsidR="00497003" w:rsidRPr="00561921" w:rsidRDefault="007B09D6" w:rsidP="008566F3">
      <w:pPr>
        <w:ind w:left="720"/>
        <w:rPr>
          <w:rFonts w:ascii="TH SarabunPSK" w:hAnsi="TH SarabunPSK" w:cs="TH SarabunPSK" w:hint="cs"/>
          <w:sz w:val="32"/>
          <w:szCs w:val="32"/>
        </w:rPr>
      </w:pPr>
      <w:r w:rsidRPr="00561921">
        <w:rPr>
          <w:rFonts w:ascii="TH SarabunPSK" w:hAnsi="TH SarabunPSK" w:cs="TH SarabunPSK" w:hint="cs"/>
          <w:sz w:val="32"/>
          <w:szCs w:val="32"/>
        </w:rPr>
        <w:t>-</w:t>
      </w:r>
      <w:r w:rsidR="00497003" w:rsidRPr="00561921">
        <w:rPr>
          <w:rFonts w:ascii="TH SarabunPSK" w:hAnsi="TH SarabunPSK" w:cs="TH SarabunPSK" w:hint="cs"/>
          <w:sz w:val="32"/>
          <w:szCs w:val="32"/>
        </w:rPr>
        <w:t xml:space="preserve"> </w:t>
      </w:r>
      <w:r w:rsidR="00321126" w:rsidRPr="00561921">
        <w:rPr>
          <w:rFonts w:ascii="TH SarabunPSK" w:hAnsi="TH SarabunPSK" w:cs="TH SarabunPSK" w:hint="cs"/>
          <w:sz w:val="32"/>
          <w:szCs w:val="32"/>
          <w:cs/>
        </w:rPr>
        <w:t>ระบบต้องอนุญาตให้ผู้บริหาร</w:t>
      </w:r>
      <w:r w:rsidR="00394FE9" w:rsidRPr="00394FE9">
        <w:rPr>
          <w:rFonts w:ascii="TH SarabunPSK" w:hAnsi="TH SarabunPSK" w:cs="TH SarabunPSK"/>
          <w:sz w:val="32"/>
          <w:szCs w:val="32"/>
          <w:cs/>
        </w:rPr>
        <w:t>ดูการเปรียบเทียบระหว่างจำนวนงานที่อยู่ในระบบทั้งหมดกับงานที่สำเร็จแล้ว</w:t>
      </w:r>
      <w:r w:rsidR="00394FE9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2C81C81A" w14:textId="135F5BFC" w:rsidR="00497003" w:rsidRPr="00561921" w:rsidRDefault="007B09D6" w:rsidP="009F7A8C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561921">
        <w:rPr>
          <w:rFonts w:ascii="TH SarabunPSK" w:hAnsi="TH SarabunPSK" w:cs="TH SarabunPSK" w:hint="cs"/>
          <w:sz w:val="32"/>
          <w:szCs w:val="32"/>
        </w:rPr>
        <w:t>-</w:t>
      </w:r>
      <w:r w:rsidR="00497003" w:rsidRPr="00561921">
        <w:rPr>
          <w:rFonts w:ascii="TH SarabunPSK" w:hAnsi="TH SarabunPSK" w:cs="TH SarabunPSK" w:hint="cs"/>
          <w:sz w:val="32"/>
          <w:szCs w:val="32"/>
        </w:rPr>
        <w:t xml:space="preserve"> </w:t>
      </w:r>
      <w:r w:rsidR="00321126" w:rsidRPr="00561921">
        <w:rPr>
          <w:rFonts w:ascii="TH SarabunPSK" w:hAnsi="TH SarabunPSK" w:cs="TH SarabunPSK" w:hint="cs"/>
          <w:sz w:val="32"/>
          <w:szCs w:val="32"/>
          <w:cs/>
        </w:rPr>
        <w:t>ระบบต้องอนุญาตให้ผู้บริหาร</w:t>
      </w:r>
      <w:r w:rsidR="004A1B57" w:rsidRPr="004A1B57">
        <w:rPr>
          <w:rFonts w:ascii="TH SarabunPSK" w:hAnsi="TH SarabunPSK" w:cs="TH SarabunPSK"/>
          <w:sz w:val="32"/>
          <w:szCs w:val="32"/>
          <w:cs/>
        </w:rPr>
        <w:t>ดูภาพรวมของนิสิตที่มีผลงานดีที่สุด</w:t>
      </w:r>
      <w:r w:rsidR="004A1B57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0078ED9E" w14:textId="13F71692" w:rsidR="009F7A8C" w:rsidRPr="009F7A8C" w:rsidRDefault="007B09D6" w:rsidP="009F7A8C">
      <w:pPr>
        <w:ind w:firstLine="720"/>
        <w:rPr>
          <w:rFonts w:ascii="TH SarabunPSK" w:hAnsi="TH SarabunPSK" w:cs="TH SarabunPSK"/>
          <w:sz w:val="32"/>
          <w:szCs w:val="32"/>
        </w:rPr>
      </w:pPr>
      <w:r w:rsidRPr="00561921">
        <w:rPr>
          <w:rFonts w:ascii="TH SarabunPSK" w:hAnsi="TH SarabunPSK" w:cs="TH SarabunPSK" w:hint="cs"/>
          <w:sz w:val="32"/>
          <w:szCs w:val="32"/>
        </w:rPr>
        <w:t>-</w:t>
      </w:r>
      <w:r w:rsidR="00497003" w:rsidRPr="00561921">
        <w:rPr>
          <w:rFonts w:ascii="TH SarabunPSK" w:hAnsi="TH SarabunPSK" w:cs="TH SarabunPSK" w:hint="cs"/>
          <w:sz w:val="32"/>
          <w:szCs w:val="32"/>
        </w:rPr>
        <w:t xml:space="preserve"> </w:t>
      </w:r>
      <w:r w:rsidR="002B6C81" w:rsidRPr="00561921">
        <w:rPr>
          <w:rFonts w:ascii="TH SarabunPSK" w:hAnsi="TH SarabunPSK" w:cs="TH SarabunPSK" w:hint="cs"/>
          <w:sz w:val="32"/>
          <w:szCs w:val="32"/>
          <w:cs/>
        </w:rPr>
        <w:t>ระบบต้องอนุญาตให้ผู้บริหาร</w:t>
      </w:r>
      <w:r w:rsidR="009F7A8C" w:rsidRPr="009F7A8C">
        <w:rPr>
          <w:rFonts w:ascii="TH SarabunPSK" w:hAnsi="TH SarabunPSK" w:cs="TH SarabunPSK"/>
          <w:sz w:val="32"/>
          <w:szCs w:val="32"/>
          <w:cs/>
        </w:rPr>
        <w:t>ดูอาจารย์ที่มีความเคลื่อนไหวในระบบมากที่สุด</w:t>
      </w:r>
      <w:r w:rsidR="009F7A8C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0EAE8A1D" w14:textId="77777777" w:rsidR="000029C5" w:rsidRDefault="007B09D6" w:rsidP="00497003">
      <w:pPr>
        <w:ind w:firstLine="720"/>
        <w:rPr>
          <w:rFonts w:ascii="TH SarabunPSK" w:hAnsi="TH SarabunPSK" w:cs="TH SarabunPSK"/>
          <w:sz w:val="32"/>
          <w:szCs w:val="32"/>
        </w:rPr>
      </w:pPr>
      <w:r w:rsidRPr="00561921">
        <w:rPr>
          <w:rFonts w:ascii="TH SarabunPSK" w:hAnsi="TH SarabunPSK" w:cs="TH SarabunPSK" w:hint="cs"/>
          <w:sz w:val="32"/>
          <w:szCs w:val="32"/>
        </w:rPr>
        <w:t>-</w:t>
      </w:r>
      <w:r w:rsidR="00497003" w:rsidRPr="00561921">
        <w:rPr>
          <w:rFonts w:ascii="TH SarabunPSK" w:hAnsi="TH SarabunPSK" w:cs="TH SarabunPSK" w:hint="cs"/>
          <w:sz w:val="32"/>
          <w:szCs w:val="32"/>
        </w:rPr>
        <w:t xml:space="preserve"> </w:t>
      </w:r>
      <w:r w:rsidR="00DC50A1" w:rsidRPr="00561921">
        <w:rPr>
          <w:rFonts w:ascii="TH SarabunPSK" w:hAnsi="TH SarabunPSK" w:cs="TH SarabunPSK" w:hint="cs"/>
          <w:sz w:val="32"/>
          <w:szCs w:val="32"/>
          <w:cs/>
        </w:rPr>
        <w:t>ระบบต้องอนุญาตให้ผู้บริหาร</w:t>
      </w:r>
      <w:r w:rsidR="000029C5" w:rsidRPr="000029C5">
        <w:rPr>
          <w:rFonts w:ascii="TH SarabunPSK" w:hAnsi="TH SarabunPSK" w:cs="TH SarabunPSK"/>
          <w:sz w:val="32"/>
          <w:szCs w:val="32"/>
          <w:cs/>
        </w:rPr>
        <w:t>ดูภาพรวมงานที่ได้รับความนิยม</w:t>
      </w:r>
      <w:r w:rsidR="000029C5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32EFFE9E" w14:textId="4337D02A" w:rsidR="00497003" w:rsidRPr="00561921" w:rsidRDefault="00ED6D66" w:rsidP="00FB06A2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561921">
        <w:rPr>
          <w:rFonts w:ascii="TH SarabunPSK" w:hAnsi="TH SarabunPSK" w:cs="TH SarabunPSK" w:hint="cs"/>
          <w:sz w:val="32"/>
          <w:szCs w:val="32"/>
        </w:rPr>
        <w:t>-</w:t>
      </w:r>
      <w:r w:rsidR="00497003" w:rsidRPr="00561921">
        <w:rPr>
          <w:rFonts w:ascii="TH SarabunPSK" w:hAnsi="TH SarabunPSK" w:cs="TH SarabunPSK" w:hint="cs"/>
          <w:sz w:val="32"/>
          <w:szCs w:val="32"/>
        </w:rPr>
        <w:t xml:space="preserve"> </w:t>
      </w:r>
      <w:r w:rsidR="00401AAA" w:rsidRPr="00561921">
        <w:rPr>
          <w:rFonts w:ascii="TH SarabunPSK" w:hAnsi="TH SarabunPSK" w:cs="TH SarabunPSK" w:hint="cs"/>
          <w:sz w:val="32"/>
          <w:szCs w:val="32"/>
          <w:cs/>
        </w:rPr>
        <w:t>ระบบต้องอนุญาตให้ผู้บริหาร</w:t>
      </w:r>
      <w:r w:rsidR="00A32CFB" w:rsidRPr="00A32CFB">
        <w:rPr>
          <w:rFonts w:ascii="TH SarabunPSK" w:hAnsi="TH SarabunPSK" w:cs="TH SarabunPSK"/>
          <w:sz w:val="32"/>
          <w:szCs w:val="32"/>
          <w:cs/>
        </w:rPr>
        <w:t>ดูทักษะที่อาจารย์ต้องการกับทักษะที่นิสิตมี</w:t>
      </w:r>
      <w:r w:rsidR="00A32CFB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6AD1151D" w14:textId="77777777" w:rsidR="00FB06A2" w:rsidRDefault="00ED6D66" w:rsidP="00497003">
      <w:pPr>
        <w:ind w:firstLine="720"/>
        <w:rPr>
          <w:rFonts w:ascii="TH SarabunPSK" w:hAnsi="TH SarabunPSK" w:cs="TH SarabunPSK"/>
          <w:sz w:val="32"/>
          <w:szCs w:val="32"/>
        </w:rPr>
      </w:pPr>
      <w:r w:rsidRPr="00561921">
        <w:rPr>
          <w:rFonts w:ascii="TH SarabunPSK" w:hAnsi="TH SarabunPSK" w:cs="TH SarabunPSK" w:hint="cs"/>
          <w:sz w:val="32"/>
          <w:szCs w:val="32"/>
        </w:rPr>
        <w:t>-</w:t>
      </w:r>
      <w:r w:rsidR="00497003" w:rsidRPr="00561921">
        <w:rPr>
          <w:rFonts w:ascii="TH SarabunPSK" w:hAnsi="TH SarabunPSK" w:cs="TH SarabunPSK" w:hint="cs"/>
          <w:sz w:val="32"/>
          <w:szCs w:val="32"/>
        </w:rPr>
        <w:t xml:space="preserve"> </w:t>
      </w:r>
      <w:r w:rsidR="00401AAA" w:rsidRPr="00561921">
        <w:rPr>
          <w:rFonts w:ascii="TH SarabunPSK" w:hAnsi="TH SarabunPSK" w:cs="TH SarabunPSK" w:hint="cs"/>
          <w:sz w:val="32"/>
          <w:szCs w:val="32"/>
          <w:cs/>
        </w:rPr>
        <w:t>ระบบต้องอนุญาตให้ผู้บริหาร</w:t>
      </w:r>
      <w:r w:rsidR="00FB06A2" w:rsidRPr="00FB06A2">
        <w:rPr>
          <w:rFonts w:ascii="TH SarabunPSK" w:hAnsi="TH SarabunPSK" w:cs="TH SarabunPSK"/>
          <w:sz w:val="32"/>
          <w:szCs w:val="32"/>
          <w:cs/>
        </w:rPr>
        <w:t>ดูการจำแนกหมวดหมู่งานตามประเภทผลตอบแทน</w:t>
      </w:r>
      <w:r w:rsidR="00FB06A2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1342445C" w14:textId="1926FB6E" w:rsidR="00497003" w:rsidRPr="00561921" w:rsidRDefault="00ED6D66" w:rsidP="00CF20E2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561921">
        <w:rPr>
          <w:rFonts w:ascii="TH SarabunPSK" w:hAnsi="TH SarabunPSK" w:cs="TH SarabunPSK" w:hint="cs"/>
          <w:sz w:val="32"/>
          <w:szCs w:val="32"/>
        </w:rPr>
        <w:t>-</w:t>
      </w:r>
      <w:r w:rsidR="00497003" w:rsidRPr="00561921">
        <w:rPr>
          <w:rFonts w:ascii="TH SarabunPSK" w:hAnsi="TH SarabunPSK" w:cs="TH SarabunPSK" w:hint="cs"/>
          <w:sz w:val="32"/>
          <w:szCs w:val="32"/>
        </w:rPr>
        <w:t xml:space="preserve"> </w:t>
      </w:r>
      <w:r w:rsidR="00D26610" w:rsidRPr="00561921">
        <w:rPr>
          <w:rFonts w:ascii="TH SarabunPSK" w:hAnsi="TH SarabunPSK" w:cs="TH SarabunPSK" w:hint="cs"/>
          <w:sz w:val="32"/>
          <w:szCs w:val="32"/>
          <w:cs/>
        </w:rPr>
        <w:t>ระบบต้องอนุญาตให้ผู้บริหาร</w:t>
      </w:r>
      <w:r w:rsidR="00CF20E2" w:rsidRPr="00CF20E2">
        <w:rPr>
          <w:rFonts w:ascii="TH SarabunPSK" w:hAnsi="TH SarabunPSK" w:cs="TH SarabunPSK"/>
          <w:sz w:val="32"/>
          <w:szCs w:val="32"/>
          <w:cs/>
        </w:rPr>
        <w:t>ดูอัตราความสำเร็จของการสมัครงาน</w:t>
      </w:r>
      <w:r w:rsidR="00CF20E2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2C35BBA7" w14:textId="77777777" w:rsidR="00C3274E" w:rsidRDefault="00ED6D66" w:rsidP="00497003">
      <w:pPr>
        <w:ind w:firstLine="720"/>
        <w:rPr>
          <w:rFonts w:ascii="TH SarabunPSK" w:hAnsi="TH SarabunPSK" w:cs="TH SarabunPSK"/>
          <w:sz w:val="32"/>
          <w:szCs w:val="32"/>
        </w:rPr>
      </w:pPr>
      <w:r w:rsidRPr="00561921">
        <w:rPr>
          <w:rFonts w:ascii="TH SarabunPSK" w:hAnsi="TH SarabunPSK" w:cs="TH SarabunPSK" w:hint="cs"/>
          <w:sz w:val="32"/>
          <w:szCs w:val="32"/>
        </w:rPr>
        <w:t>-</w:t>
      </w:r>
      <w:r w:rsidR="00497003" w:rsidRPr="00561921">
        <w:rPr>
          <w:rFonts w:ascii="TH SarabunPSK" w:hAnsi="TH SarabunPSK" w:cs="TH SarabunPSK" w:hint="cs"/>
          <w:sz w:val="32"/>
          <w:szCs w:val="32"/>
        </w:rPr>
        <w:t xml:space="preserve"> </w:t>
      </w:r>
      <w:r w:rsidR="00080B39" w:rsidRPr="00561921">
        <w:rPr>
          <w:rFonts w:ascii="TH SarabunPSK" w:hAnsi="TH SarabunPSK" w:cs="TH SarabunPSK" w:hint="cs"/>
          <w:sz w:val="32"/>
          <w:szCs w:val="32"/>
          <w:cs/>
        </w:rPr>
        <w:t>ระบบต้องอนุญาตให้ผู้บริหาร</w:t>
      </w:r>
      <w:r w:rsidR="00C3274E" w:rsidRPr="00C3274E">
        <w:rPr>
          <w:rFonts w:ascii="TH SarabunPSK" w:hAnsi="TH SarabunPSK" w:cs="TH SarabunPSK"/>
          <w:sz w:val="32"/>
          <w:szCs w:val="32"/>
          <w:cs/>
        </w:rPr>
        <w:t>ดูผลการตอบรับใบสมัครงานในระบบ</w:t>
      </w:r>
      <w:r w:rsidR="00C3274E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2B184638" w14:textId="128C618F" w:rsidR="00497003" w:rsidRPr="00561921" w:rsidRDefault="00ED6D66" w:rsidP="00C7640F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561921">
        <w:rPr>
          <w:rFonts w:ascii="TH SarabunPSK" w:hAnsi="TH SarabunPSK" w:cs="TH SarabunPSK" w:hint="cs"/>
          <w:sz w:val="32"/>
          <w:szCs w:val="32"/>
        </w:rPr>
        <w:t>-</w:t>
      </w:r>
      <w:r w:rsidR="00497003" w:rsidRPr="00561921">
        <w:rPr>
          <w:rFonts w:ascii="TH SarabunPSK" w:hAnsi="TH SarabunPSK" w:cs="TH SarabunPSK" w:hint="cs"/>
          <w:sz w:val="32"/>
          <w:szCs w:val="32"/>
        </w:rPr>
        <w:t xml:space="preserve"> </w:t>
      </w:r>
      <w:r w:rsidR="00A2342F" w:rsidRPr="00561921">
        <w:rPr>
          <w:rFonts w:ascii="TH SarabunPSK" w:hAnsi="TH SarabunPSK" w:cs="TH SarabunPSK" w:hint="cs"/>
          <w:sz w:val="32"/>
          <w:szCs w:val="32"/>
          <w:cs/>
        </w:rPr>
        <w:t>ระบบต้องอนุญาตให้ผู้บริหาร</w:t>
      </w:r>
      <w:r w:rsidR="00CF721D" w:rsidRPr="00CF721D">
        <w:rPr>
          <w:rFonts w:ascii="TH SarabunPSK" w:hAnsi="TH SarabunPSK" w:cs="TH SarabunPSK"/>
          <w:sz w:val="32"/>
          <w:szCs w:val="32"/>
          <w:cs/>
        </w:rPr>
        <w:t>ดูการกระจายตัวของหมวดหมู่งานหลัก หมวดหมู่งานย่อย สถานะ</w:t>
      </w:r>
      <w:r w:rsidR="008566F3">
        <w:rPr>
          <w:rFonts w:ascii="TH SarabunPSK" w:hAnsi="TH SarabunPSK" w:cs="TH SarabunPSK"/>
          <w:sz w:val="32"/>
          <w:szCs w:val="32"/>
          <w:cs/>
        </w:rPr>
        <w:tab/>
      </w:r>
      <w:r w:rsidR="00CF721D" w:rsidRPr="00CF721D">
        <w:rPr>
          <w:rFonts w:ascii="TH SarabunPSK" w:hAnsi="TH SarabunPSK" w:cs="TH SarabunPSK"/>
          <w:sz w:val="32"/>
          <w:szCs w:val="32"/>
          <w:cs/>
        </w:rPr>
        <w:t>งาน</w:t>
      </w:r>
      <w:r w:rsidR="00CF721D" w:rsidRPr="00CF721D">
        <w:rPr>
          <w:rFonts w:ascii="TH SarabunPSK" w:hAnsi="TH SarabunPSK" w:cs="TH SarabunPSK"/>
          <w:sz w:val="32"/>
          <w:szCs w:val="32"/>
        </w:rPr>
        <w:t> </w:t>
      </w:r>
      <w:r w:rsidR="00CF721D" w:rsidRPr="00CF721D">
        <w:rPr>
          <w:rFonts w:ascii="TH SarabunPSK" w:hAnsi="TH SarabunPSK" w:cs="TH SarabunPSK"/>
          <w:sz w:val="32"/>
          <w:szCs w:val="32"/>
          <w:cs/>
        </w:rPr>
        <w:t>และประเภทผลตอบแทน</w:t>
      </w:r>
      <w:r w:rsidR="009C1B28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59D19CE1" w14:textId="77777777" w:rsidR="00C7640F" w:rsidRDefault="00BD0851" w:rsidP="00C7640F">
      <w:pPr>
        <w:ind w:left="720"/>
        <w:rPr>
          <w:rFonts w:ascii="TH SarabunPSK" w:hAnsi="TH SarabunPSK" w:cs="TH SarabunPSK"/>
          <w:sz w:val="32"/>
          <w:szCs w:val="32"/>
        </w:rPr>
      </w:pPr>
      <w:r w:rsidRPr="00561921">
        <w:rPr>
          <w:rFonts w:ascii="TH SarabunPSK" w:hAnsi="TH SarabunPSK" w:cs="TH SarabunPSK" w:hint="cs"/>
          <w:sz w:val="32"/>
          <w:szCs w:val="32"/>
        </w:rPr>
        <w:t>-</w:t>
      </w:r>
      <w:r w:rsidR="00497003" w:rsidRPr="00561921">
        <w:rPr>
          <w:rFonts w:ascii="TH SarabunPSK" w:hAnsi="TH SarabunPSK" w:cs="TH SarabunPSK" w:hint="cs"/>
          <w:sz w:val="32"/>
          <w:szCs w:val="32"/>
        </w:rPr>
        <w:t xml:space="preserve"> </w:t>
      </w:r>
      <w:r w:rsidR="00A2342F" w:rsidRPr="00561921">
        <w:rPr>
          <w:rFonts w:ascii="TH SarabunPSK" w:hAnsi="TH SarabunPSK" w:cs="TH SarabunPSK" w:hint="cs"/>
          <w:sz w:val="32"/>
          <w:szCs w:val="32"/>
          <w:cs/>
        </w:rPr>
        <w:t>ระบบต้องอนุญาตให้ผู้บริหาร</w:t>
      </w:r>
      <w:r w:rsidR="00C7640F" w:rsidRPr="00C7640F">
        <w:rPr>
          <w:rFonts w:ascii="TH SarabunPSK" w:hAnsi="TH SarabunPSK" w:cs="TH SarabunPSK"/>
          <w:sz w:val="32"/>
          <w:szCs w:val="32"/>
          <w:cs/>
        </w:rPr>
        <w:t>ดูงานที่สร้างและปิดตามช่วงเวลา</w:t>
      </w:r>
      <w:r w:rsidR="00C7640F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2240B731" w14:textId="7FA2EA59" w:rsidR="00550E2F" w:rsidRPr="00550E2F" w:rsidRDefault="00903DBD" w:rsidP="00550E2F">
      <w:pPr>
        <w:ind w:left="720"/>
        <w:rPr>
          <w:rFonts w:ascii="TH SarabunPSK" w:hAnsi="TH SarabunPSK" w:cs="TH SarabunPSK" w:hint="cs"/>
          <w:sz w:val="32"/>
          <w:szCs w:val="32"/>
        </w:rPr>
      </w:pPr>
      <w:r w:rsidRPr="00561921">
        <w:rPr>
          <w:rFonts w:ascii="TH SarabunPSK" w:hAnsi="TH SarabunPSK" w:cs="TH SarabunPSK" w:hint="cs"/>
          <w:sz w:val="32"/>
          <w:szCs w:val="32"/>
        </w:rPr>
        <w:t>-</w:t>
      </w:r>
      <w:r w:rsidR="00497003" w:rsidRPr="00561921">
        <w:rPr>
          <w:rFonts w:ascii="TH SarabunPSK" w:hAnsi="TH SarabunPSK" w:cs="TH SarabunPSK" w:hint="cs"/>
          <w:sz w:val="32"/>
          <w:szCs w:val="32"/>
        </w:rPr>
        <w:t xml:space="preserve"> </w:t>
      </w:r>
      <w:r w:rsidR="00B80432" w:rsidRPr="00561921">
        <w:rPr>
          <w:rFonts w:ascii="TH SarabunPSK" w:hAnsi="TH SarabunPSK" w:cs="TH SarabunPSK" w:hint="cs"/>
          <w:sz w:val="32"/>
          <w:szCs w:val="32"/>
          <w:cs/>
        </w:rPr>
        <w:t>ระบบต้องอนุญาตให้ผู้บริหาร</w:t>
      </w:r>
      <w:r w:rsidR="00550E2F" w:rsidRPr="00550E2F">
        <w:rPr>
          <w:rFonts w:ascii="TH SarabunPSK" w:hAnsi="TH SarabunPSK" w:cs="TH SarabunPSK"/>
          <w:sz w:val="32"/>
          <w:szCs w:val="32"/>
          <w:cs/>
        </w:rPr>
        <w:t>ดูภาพรวมเกี่ยวกับข้อมูลและการทำงานของนิสิต</w:t>
      </w:r>
      <w:r w:rsidR="00550E2F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522E417D" w14:textId="2CFC15FE" w:rsidR="00720B6A" w:rsidRPr="00D67955" w:rsidRDefault="00903DBD" w:rsidP="00D67955">
      <w:pPr>
        <w:ind w:left="720"/>
        <w:rPr>
          <w:rFonts w:ascii="TH SarabunPSK" w:hAnsi="TH SarabunPSK" w:cs="TH SarabunPSK"/>
          <w:sz w:val="32"/>
          <w:szCs w:val="32"/>
        </w:rPr>
      </w:pPr>
      <w:r w:rsidRPr="00561921">
        <w:rPr>
          <w:rFonts w:ascii="TH SarabunPSK" w:hAnsi="TH SarabunPSK" w:cs="TH SarabunPSK" w:hint="cs"/>
          <w:sz w:val="32"/>
          <w:szCs w:val="32"/>
        </w:rPr>
        <w:t>-</w:t>
      </w:r>
      <w:r w:rsidR="00497003" w:rsidRPr="00561921">
        <w:rPr>
          <w:rFonts w:ascii="TH SarabunPSK" w:hAnsi="TH SarabunPSK" w:cs="TH SarabunPSK" w:hint="cs"/>
          <w:sz w:val="32"/>
          <w:szCs w:val="32"/>
        </w:rPr>
        <w:t xml:space="preserve"> </w:t>
      </w:r>
      <w:r w:rsidR="00B80432" w:rsidRPr="00561921">
        <w:rPr>
          <w:rFonts w:ascii="TH SarabunPSK" w:hAnsi="TH SarabunPSK" w:cs="TH SarabunPSK" w:hint="cs"/>
          <w:sz w:val="32"/>
          <w:szCs w:val="32"/>
          <w:cs/>
        </w:rPr>
        <w:t>ระบบต้องอนุญาตให้ผู้บริหาร</w:t>
      </w:r>
      <w:r w:rsidR="00D67955" w:rsidRPr="00D67955">
        <w:rPr>
          <w:rFonts w:ascii="TH SarabunPSK" w:hAnsi="TH SarabunPSK" w:cs="TH SarabunPSK"/>
          <w:sz w:val="32"/>
          <w:szCs w:val="32"/>
          <w:cs/>
        </w:rPr>
        <w:t>ดูภาพรวมเกี่ยวกับข้อมูลและงานของอาจารย์</w:t>
      </w:r>
      <w:r w:rsidR="00D67955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52BEDE9E" w14:textId="77777777" w:rsidR="00720B6A" w:rsidRPr="00561921" w:rsidRDefault="00720B6A" w:rsidP="12C0521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F03884C" w14:textId="77777777" w:rsidR="00A84A52" w:rsidRPr="00561921" w:rsidRDefault="00A84A52" w:rsidP="12C0521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1277D82" w14:textId="77777777" w:rsidR="00406864" w:rsidRDefault="00406864" w:rsidP="12C0521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893375B" w14:textId="77777777" w:rsidR="00406864" w:rsidRDefault="00406864" w:rsidP="12C0521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57F4BBD" w14:textId="77777777" w:rsidR="00AA4DAC" w:rsidRPr="00561921" w:rsidRDefault="00AA4DAC" w:rsidP="12C05212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4F2E9269" w14:textId="77777777" w:rsidR="008566F3" w:rsidRDefault="008566F3" w:rsidP="12C0521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0DEEEC3" w14:textId="77777777" w:rsidR="008566F3" w:rsidRDefault="008566F3" w:rsidP="12C0521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DA3DADA" w14:textId="77777777" w:rsidR="008566F3" w:rsidRPr="00561921" w:rsidRDefault="008566F3" w:rsidP="12C05212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6FF17FD5" w14:textId="619B9C71" w:rsidR="00AA4DAC" w:rsidRDefault="00551271" w:rsidP="00CB03BB">
      <w:pPr>
        <w:rPr>
          <w:rFonts w:ascii="TH SarabunPSK" w:hAnsi="TH SarabunPSK" w:cs="TH SarabunPSK"/>
          <w:noProof/>
        </w:rPr>
      </w:pPr>
      <w:r w:rsidRPr="008B73D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1.5</w:t>
      </w:r>
      <w:r w:rsidR="00152075" w:rsidRPr="008B73D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 </w:t>
      </w:r>
      <w:r w:rsidR="004D0C34" w:rsidRPr="008B73DC">
        <w:rPr>
          <w:rFonts w:ascii="TH SarabunPSK" w:hAnsi="TH SarabunPSK" w:cs="TH SarabunPSK" w:hint="cs"/>
          <w:b/>
          <w:bCs/>
          <w:sz w:val="32"/>
          <w:szCs w:val="32"/>
        </w:rPr>
        <w:t>Use case diagram</w:t>
      </w:r>
      <w:r w:rsidR="00794A27" w:rsidRPr="00561921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A35434" w:rsidRPr="00561921">
        <w:rPr>
          <w:rFonts w:ascii="TH SarabunPSK" w:hAnsi="TH SarabunPSK" w:cs="TH SarabunPSK" w:hint="cs"/>
        </w:rPr>
        <w:br w:type="textWrapping" w:clear="all"/>
      </w:r>
    </w:p>
    <w:p w14:paraId="3E6A63D3" w14:textId="0D1F65E7" w:rsidR="002F029A" w:rsidRDefault="00FA17D9" w:rsidP="00AA4DA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AD3F80E" wp14:editId="43F57315">
            <wp:extent cx="5731510" cy="6408420"/>
            <wp:effectExtent l="0" t="0" r="2540" b="0"/>
            <wp:docPr id="63724573" name="Picture 8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4573" name="Picture 8" descr="A diagram of a dia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734A" w14:textId="54234A26" w:rsidR="00682498" w:rsidRPr="00682498" w:rsidRDefault="00682498" w:rsidP="00AA4DAC">
      <w:pPr>
        <w:jc w:val="center"/>
        <w:rPr>
          <w:rFonts w:ascii="TH SarabunPSK" w:hAnsi="TH SarabunPSK" w:cs="TH SarabunPSK"/>
          <w:sz w:val="32"/>
          <w:szCs w:val="32"/>
        </w:rPr>
      </w:pPr>
      <w:r w:rsidRPr="00682498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Pr="00682498">
        <w:rPr>
          <w:rFonts w:ascii="TH SarabunPSK" w:hAnsi="TH SarabunPSK" w:cs="TH SarabunPSK"/>
          <w:sz w:val="32"/>
          <w:szCs w:val="32"/>
        </w:rPr>
        <w:t>1</w:t>
      </w:r>
      <w:r w:rsidR="0048730F">
        <w:rPr>
          <w:rFonts w:ascii="TH SarabunPSK" w:hAnsi="TH SarabunPSK" w:cs="TH SarabunPSK"/>
          <w:sz w:val="32"/>
          <w:szCs w:val="32"/>
        </w:rPr>
        <w:t xml:space="preserve"> </w:t>
      </w:r>
      <w:r w:rsidR="0048730F" w:rsidRPr="0048730F">
        <w:rPr>
          <w:rFonts w:ascii="TH SarabunPSK" w:hAnsi="TH SarabunPSK" w:cs="TH SarabunPSK"/>
          <w:sz w:val="32"/>
          <w:szCs w:val="32"/>
        </w:rPr>
        <w:t>Use case diagram</w:t>
      </w:r>
      <w:r w:rsidR="0048730F">
        <w:rPr>
          <w:rFonts w:ascii="TH SarabunPSK" w:hAnsi="TH SarabunPSK" w:cs="TH SarabunPSK"/>
          <w:sz w:val="32"/>
          <w:szCs w:val="32"/>
        </w:rPr>
        <w:t xml:space="preserve"> </w:t>
      </w:r>
      <w:r w:rsidR="0048730F">
        <w:rPr>
          <w:rFonts w:ascii="TH SarabunPSK" w:hAnsi="TH SarabunPSK" w:cs="TH SarabunPSK" w:hint="cs"/>
          <w:sz w:val="32"/>
          <w:szCs w:val="32"/>
          <w:cs/>
        </w:rPr>
        <w:t>ของนิสิตและอาจารย์</w:t>
      </w:r>
    </w:p>
    <w:p w14:paraId="5BFB181A" w14:textId="77777777" w:rsidR="00AA4DAC" w:rsidRPr="00CB03BB" w:rsidRDefault="00AA4DAC" w:rsidP="00CB03BB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1ED3D2AE" w14:textId="792FE8D6" w:rsidR="000B71BA" w:rsidRPr="00561921" w:rsidRDefault="000B71BA" w:rsidP="000B71BA">
      <w:pPr>
        <w:rPr>
          <w:rFonts w:ascii="TH SarabunPSK" w:hAnsi="TH SarabunPSK" w:cs="TH SarabunPSK"/>
        </w:rPr>
      </w:pPr>
    </w:p>
    <w:p w14:paraId="3E711B2E" w14:textId="77777777" w:rsidR="003E1717" w:rsidRPr="00561921" w:rsidRDefault="003E1717" w:rsidP="0050328B">
      <w:pPr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0A819FF2" w14:textId="3E5957E4" w:rsidR="003E1717" w:rsidRPr="00561921" w:rsidRDefault="00AA4DAC" w:rsidP="00AA4DAC">
      <w:pPr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098E2C93" wp14:editId="7012A0BD">
            <wp:extent cx="4257675" cy="3018015"/>
            <wp:effectExtent l="0" t="0" r="0" b="0"/>
            <wp:docPr id="114653108" name="Picture 6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3108" name="Picture 6" descr="A diagram of a dia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046" cy="302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AA03" w14:textId="1C31661E" w:rsidR="0048730F" w:rsidRPr="00682498" w:rsidRDefault="0048730F" w:rsidP="0048730F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682498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 w:rsidRPr="0048730F">
        <w:rPr>
          <w:rFonts w:ascii="TH SarabunPSK" w:hAnsi="TH SarabunPSK" w:cs="TH SarabunPSK"/>
          <w:sz w:val="32"/>
          <w:szCs w:val="32"/>
        </w:rPr>
        <w:t>Use case diagram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ของเจ้าหน้าที่บร</w:t>
      </w:r>
      <w:r w:rsidR="00B66F9A">
        <w:rPr>
          <w:rFonts w:ascii="TH SarabunPSK" w:hAnsi="TH SarabunPSK" w:cs="TH SarabunPSK" w:hint="cs"/>
          <w:sz w:val="32"/>
          <w:szCs w:val="32"/>
          <w:cs/>
        </w:rPr>
        <w:t>ิหารงานทั่วไป</w:t>
      </w:r>
    </w:p>
    <w:p w14:paraId="548FAF08" w14:textId="77777777" w:rsidR="0048730F" w:rsidRPr="00561921" w:rsidRDefault="0048730F" w:rsidP="0050328B">
      <w:pPr>
        <w:jc w:val="center"/>
        <w:rPr>
          <w:rFonts w:ascii="TH SarabunPSK" w:hAnsi="TH SarabunPSK" w:cs="TH SarabunPSK" w:hint="cs"/>
          <w:b/>
          <w:bCs/>
          <w:noProof/>
          <w:sz w:val="32"/>
          <w:szCs w:val="32"/>
        </w:rPr>
      </w:pPr>
    </w:p>
    <w:p w14:paraId="4BD1F389" w14:textId="0F64DD8C" w:rsidR="00130CC0" w:rsidRDefault="00130CC0" w:rsidP="003E1717">
      <w:pPr>
        <w:jc w:val="center"/>
        <w:rPr>
          <w:rFonts w:ascii="TH SarabunPSK" w:hAnsi="TH SarabunPSK" w:cs="TH SarabunPSK"/>
          <w:b/>
          <w:bCs/>
          <w:sz w:val="32"/>
          <w:szCs w:val="32"/>
          <w:cs/>
          <w:lang w:val="th-TH"/>
        </w:rPr>
      </w:pPr>
    </w:p>
    <w:p w14:paraId="64CCA3B3" w14:textId="3FBFF676" w:rsidR="0042613F" w:rsidRDefault="0042613F" w:rsidP="003E1717">
      <w:pPr>
        <w:jc w:val="center"/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</w:pPr>
    </w:p>
    <w:p w14:paraId="5502DC1F" w14:textId="42F6C356" w:rsidR="00C76386" w:rsidRPr="00561921" w:rsidRDefault="009A112B" w:rsidP="00B66F9A">
      <w:pPr>
        <w:jc w:val="center"/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w:lastRenderedPageBreak/>
        <w:drawing>
          <wp:inline distT="0" distB="0" distL="0" distR="0" wp14:anchorId="6DCC16FB" wp14:editId="66CDEEF3">
            <wp:extent cx="5019055" cy="8556978"/>
            <wp:effectExtent l="0" t="0" r="0" b="3175"/>
            <wp:docPr id="772733663" name="Picture 4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33663" name="Picture 4" descr="A diagram of a diagram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559" cy="860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D083" w14:textId="449C466D" w:rsidR="00B66F9A" w:rsidRPr="00C05A75" w:rsidRDefault="00B66F9A" w:rsidP="00B66F9A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682498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 w:rsidRPr="0048730F">
        <w:rPr>
          <w:rFonts w:ascii="TH SarabunPSK" w:hAnsi="TH SarabunPSK" w:cs="TH SarabunPSK"/>
          <w:sz w:val="32"/>
          <w:szCs w:val="32"/>
        </w:rPr>
        <w:t>Use case diagram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ของผู้บริหาร</w:t>
      </w:r>
    </w:p>
    <w:p w14:paraId="516EC68E" w14:textId="382C9C4B" w:rsidR="164B3153" w:rsidRPr="00561921" w:rsidRDefault="003B0FC2" w:rsidP="002E708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1.6.</w:t>
      </w:r>
      <w:r w:rsidR="000B71BA" w:rsidRPr="00561921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เทคโนโลยี</w:t>
      </w:r>
      <w:r w:rsidR="00BA2668" w:rsidRPr="00561921">
        <w:rPr>
          <w:rFonts w:ascii="TH SarabunPSK" w:hAnsi="TH SarabunPSK" w:cs="TH SarabunPSK" w:hint="cs"/>
          <w:b/>
          <w:bCs/>
          <w:sz w:val="32"/>
          <w:szCs w:val="32"/>
          <w:cs/>
        </w:rPr>
        <w:t>ที่ใช้</w:t>
      </w:r>
      <w:r w:rsidR="001E7DFA" w:rsidRPr="00561921">
        <w:rPr>
          <w:rFonts w:ascii="TH SarabunPSK" w:hAnsi="TH SarabunPSK" w:cs="TH SarabunPSK" w:hint="cs"/>
          <w:b/>
          <w:bCs/>
          <w:sz w:val="32"/>
          <w:szCs w:val="32"/>
          <w:cs/>
        </w:rPr>
        <w:t>ในการ</w:t>
      </w:r>
      <w:r w:rsidR="00E5750B">
        <w:rPr>
          <w:rFonts w:ascii="TH SarabunPSK" w:hAnsi="TH SarabunPSK" w:cs="TH SarabunPSK" w:hint="cs"/>
          <w:b/>
          <w:bCs/>
          <w:sz w:val="32"/>
          <w:szCs w:val="32"/>
          <w:cs/>
        </w:rPr>
        <w:t>ออก</w:t>
      </w:r>
      <w:r w:rsidR="00DD6AE7">
        <w:rPr>
          <w:rFonts w:ascii="TH SarabunPSK" w:hAnsi="TH SarabunPSK" w:cs="TH SarabunPSK" w:hint="cs"/>
          <w:b/>
          <w:bCs/>
          <w:sz w:val="32"/>
          <w:szCs w:val="32"/>
          <w:cs/>
        </w:rPr>
        <w:t>แบ</w:t>
      </w:r>
      <w:r w:rsidR="00E5750B">
        <w:rPr>
          <w:rFonts w:ascii="TH SarabunPSK" w:hAnsi="TH SarabunPSK" w:cs="TH SarabunPSK" w:hint="cs"/>
          <w:b/>
          <w:bCs/>
          <w:sz w:val="32"/>
          <w:szCs w:val="32"/>
          <w:cs/>
        </w:rPr>
        <w:t>บและ</w:t>
      </w:r>
      <w:r w:rsidR="001E7DFA" w:rsidRPr="00561921">
        <w:rPr>
          <w:rFonts w:ascii="TH SarabunPSK" w:hAnsi="TH SarabunPSK" w:cs="TH SarabunPSK" w:hint="cs"/>
          <w:b/>
          <w:bCs/>
          <w:sz w:val="32"/>
          <w:szCs w:val="32"/>
          <w:cs/>
        </w:rPr>
        <w:t>พั</w:t>
      </w:r>
      <w:r w:rsidR="0068249D" w:rsidRPr="00561921">
        <w:rPr>
          <w:rFonts w:ascii="TH SarabunPSK" w:hAnsi="TH SarabunPSK" w:cs="TH SarabunPSK" w:hint="cs"/>
          <w:b/>
          <w:bCs/>
          <w:sz w:val="32"/>
          <w:szCs w:val="32"/>
          <w:cs/>
        </w:rPr>
        <w:t>ฒนา</w:t>
      </w:r>
    </w:p>
    <w:p w14:paraId="6873F45B" w14:textId="71E954AE" w:rsidR="004450B0" w:rsidRPr="00F50C2C" w:rsidRDefault="00F50C2C" w:rsidP="002E7084">
      <w:pPr>
        <w:spacing w:after="160"/>
        <w:ind w:firstLine="72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 w:rsidRPr="00F50C2C">
        <w:rPr>
          <w:rFonts w:ascii="TH SarabunPSK" w:hAnsi="TH SarabunPSK" w:cs="TH SarabunPSK"/>
          <w:b/>
          <w:bCs/>
          <w:sz w:val="32"/>
          <w:szCs w:val="32"/>
        </w:rPr>
        <w:t>1</w:t>
      </w:r>
      <w:r w:rsidR="001B14F7">
        <w:rPr>
          <w:rFonts w:ascii="TH SarabunPSK" w:hAnsi="TH SarabunPSK" w:cs="TH SarabunPSK"/>
          <w:b/>
          <w:bCs/>
          <w:sz w:val="32"/>
          <w:szCs w:val="32"/>
        </w:rPr>
        <w:t>.6.1.</w:t>
      </w:r>
      <w:r w:rsidR="007A4131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F50C2C">
        <w:rPr>
          <w:rFonts w:ascii="TH SarabunPSK" w:hAnsi="TH SarabunPSK" w:cs="TH SarabunPSK"/>
          <w:b/>
          <w:bCs/>
          <w:sz w:val="32"/>
          <w:szCs w:val="32"/>
        </w:rPr>
        <w:t>Frontend</w:t>
      </w:r>
      <w:r w:rsidR="00C51C4A">
        <w:rPr>
          <w:rFonts w:ascii="TH SarabunPSK" w:hAnsi="TH SarabunPSK" w:cs="TH SarabunPSK"/>
          <w:b/>
          <w:bCs/>
          <w:sz w:val="32"/>
          <w:szCs w:val="32"/>
        </w:rPr>
        <w:t xml:space="preserve"> technology</w:t>
      </w:r>
    </w:p>
    <w:p w14:paraId="23B69680" w14:textId="79ED0317" w:rsidR="00BB6EC7" w:rsidRPr="00F50C2C" w:rsidRDefault="00BB6EC7" w:rsidP="002E7084">
      <w:pPr>
        <w:spacing w:after="160"/>
        <w:ind w:firstLine="72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  <w:t>1.6.1.1</w:t>
      </w:r>
      <w:r w:rsidR="00BA34AC" w:rsidRPr="00BA34AC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="00BA34AC" w:rsidRPr="00BA34AC">
        <w:rPr>
          <w:rFonts w:ascii="TH SarabunPSK" w:hAnsi="TH SarabunPSK" w:cs="TH SarabunPSK" w:hint="cs"/>
          <w:b/>
          <w:bCs/>
          <w:sz w:val="32"/>
          <w:szCs w:val="32"/>
          <w:cs/>
        </w:rPr>
        <w:t>ภาษาทางคอมพิวเตอร์ที่เกี่ยวข้อง</w:t>
      </w:r>
    </w:p>
    <w:p w14:paraId="74F8FDC0" w14:textId="77777777" w:rsidR="00F50C2C" w:rsidRPr="00F50C2C" w:rsidRDefault="00BA34AC" w:rsidP="002E7084">
      <w:pPr>
        <w:spacing w:after="160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ภาษาหลักที่ใช้ในการพัฒนาอินเทอร์เฟซหรือหน้าจอของระบบ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4775081E" w14:textId="150CCD27" w:rsidR="00F50C2C" w:rsidRPr="00F50C2C" w:rsidRDefault="007828D5" w:rsidP="00F44672">
      <w:pPr>
        <w:spacing w:after="160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 w:rsidR="00F50C2C" w:rsidRPr="00F50C2C">
        <w:rPr>
          <w:rFonts w:ascii="TH SarabunPSK" w:hAnsi="TH SarabunPSK" w:cs="TH SarabunPSK"/>
          <w:sz w:val="32"/>
          <w:szCs w:val="32"/>
        </w:rPr>
        <w:t>HTML (</w:t>
      </w:r>
      <w:proofErr w:type="spellStart"/>
      <w:r w:rsidR="00F50C2C" w:rsidRPr="00F50C2C">
        <w:rPr>
          <w:rFonts w:ascii="TH SarabunPSK" w:hAnsi="TH SarabunPSK" w:cs="TH SarabunPSK"/>
          <w:sz w:val="32"/>
          <w:szCs w:val="32"/>
        </w:rPr>
        <w:t>HyperText</w:t>
      </w:r>
      <w:proofErr w:type="spellEnd"/>
      <w:r w:rsidR="00F50C2C" w:rsidRPr="00F50C2C">
        <w:rPr>
          <w:rFonts w:ascii="TH SarabunPSK" w:hAnsi="TH SarabunPSK" w:cs="TH SarabunPSK"/>
          <w:sz w:val="32"/>
          <w:szCs w:val="32"/>
        </w:rPr>
        <w:t xml:space="preserve"> Markup Language)</w:t>
      </w:r>
      <w:r w:rsidR="00F44672">
        <w:rPr>
          <w:rFonts w:ascii="TH SarabunPSK" w:hAnsi="TH SarabunPSK" w:cs="TH SarabunPSK"/>
          <w:sz w:val="32"/>
          <w:szCs w:val="32"/>
        </w:rPr>
        <w:t xml:space="preserve">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ใช้ในการจัดโครงสร้างของหน้าเว็บ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หัวข้อ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44672">
        <w:rPr>
          <w:rFonts w:ascii="TH SarabunPSK" w:hAnsi="TH SarabunPSK" w:cs="TH SarabunPSK"/>
          <w:sz w:val="32"/>
          <w:szCs w:val="32"/>
          <w:cs/>
        </w:rPr>
        <w:tab/>
      </w:r>
      <w:r w:rsidR="00F44672">
        <w:rPr>
          <w:rFonts w:ascii="TH SarabunPSK" w:hAnsi="TH SarabunPSK" w:cs="TH SarabunPSK"/>
          <w:sz w:val="32"/>
          <w:szCs w:val="32"/>
          <w:cs/>
        </w:rPr>
        <w:tab/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ปุ่มแบบฟอร์ม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และองค์ประกอบต่าง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ๆ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บนหน้าเพจ</w:t>
      </w:r>
    </w:p>
    <w:p w14:paraId="0D3AFFA8" w14:textId="49E5EEF3" w:rsidR="00F50C2C" w:rsidRPr="00F50C2C" w:rsidRDefault="007828D5" w:rsidP="00F44672">
      <w:pPr>
        <w:spacing w:after="160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="00F50C2C" w:rsidRPr="00F50C2C">
        <w:rPr>
          <w:rFonts w:ascii="TH SarabunPSK" w:hAnsi="TH SarabunPSK" w:cs="TH SarabunPSK"/>
          <w:sz w:val="32"/>
          <w:szCs w:val="32"/>
        </w:rPr>
        <w:t>CSS (Cascading Style Sheets)</w:t>
      </w:r>
      <w:r w:rsidR="00F44672">
        <w:rPr>
          <w:rFonts w:ascii="TH SarabunPSK" w:hAnsi="TH SarabunPSK" w:cs="TH SarabunPSK"/>
          <w:sz w:val="32"/>
          <w:szCs w:val="32"/>
        </w:rPr>
        <w:t xml:space="preserve">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ใช้ตกแต่งและปรับแต่งรูปแบบการแสดงผลของ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0C2C" w:rsidRPr="00F50C2C">
        <w:rPr>
          <w:rFonts w:ascii="TH SarabunPSK" w:hAnsi="TH SarabunPSK" w:cs="TH SarabunPSK"/>
          <w:sz w:val="32"/>
          <w:szCs w:val="32"/>
        </w:rPr>
        <w:t xml:space="preserve">HTML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สี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ขนาด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ตำแหน่งของวัตถุ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เพื่อให้การแสดงผลดูสวยงามและเป็นระเบียบ</w:t>
      </w:r>
    </w:p>
    <w:p w14:paraId="5A259CEE" w14:textId="3B0F02A9" w:rsidR="002E7084" w:rsidRPr="00F50C2C" w:rsidRDefault="007828D5" w:rsidP="002E7084">
      <w:pPr>
        <w:spacing w:after="16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="00F50C2C" w:rsidRPr="00F50C2C">
        <w:rPr>
          <w:rFonts w:ascii="TH SarabunPSK" w:hAnsi="TH SarabunPSK" w:cs="TH SarabunPSK"/>
          <w:sz w:val="32"/>
          <w:szCs w:val="32"/>
        </w:rPr>
        <w:t>JavaScript</w:t>
      </w:r>
      <w:r w:rsidR="00F44672">
        <w:rPr>
          <w:rFonts w:ascii="TH SarabunPSK" w:hAnsi="TH SarabunPSK" w:cs="TH SarabunPSK"/>
          <w:sz w:val="32"/>
          <w:szCs w:val="32"/>
        </w:rPr>
        <w:t xml:space="preserve">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ใช้ในการควบคุมการทำงานแบบโต้ตอบ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F50C2C" w:rsidRPr="00F50C2C">
        <w:rPr>
          <w:rFonts w:ascii="TH SarabunPSK" w:hAnsi="TH SarabunPSK" w:cs="TH SarabunPSK"/>
          <w:sz w:val="32"/>
          <w:szCs w:val="32"/>
        </w:rPr>
        <w:t xml:space="preserve">interactive)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การคลิกปุ่มเพื่อ</w:t>
      </w:r>
      <w:r w:rsidR="00F44672">
        <w:rPr>
          <w:rFonts w:ascii="TH SarabunPSK" w:hAnsi="TH SarabunPSK" w:cs="TH SarabunPSK"/>
          <w:sz w:val="32"/>
          <w:szCs w:val="32"/>
        </w:rPr>
        <w:tab/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 w:rsidR="004B332D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ปฏิเสธใบสมัคร</w:t>
      </w:r>
      <w:r w:rsidR="00F50C2C" w:rsidRPr="00F50C2C">
        <w:rPr>
          <w:rFonts w:ascii="TH SarabunPSK" w:hAnsi="TH SarabunPSK" w:cs="TH SarabunPSK"/>
          <w:sz w:val="32"/>
          <w:szCs w:val="32"/>
        </w:rPr>
        <w:t xml:space="preserve">,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การแสดงเรซูเม่แบบเต็มหน้าจอ</w:t>
      </w:r>
      <w:r w:rsidR="00F50C2C" w:rsidRPr="00F50C2C">
        <w:rPr>
          <w:rFonts w:ascii="TH SarabunPSK" w:hAnsi="TH SarabunPSK" w:cs="TH SarabunPSK"/>
          <w:sz w:val="32"/>
          <w:szCs w:val="32"/>
        </w:rPr>
        <w:t xml:space="preserve">,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การโหลดข้อมูลแบบไม่ต้องรี</w:t>
      </w:r>
      <w:r w:rsidR="004B332D">
        <w:rPr>
          <w:rFonts w:ascii="TH SarabunPSK" w:hAnsi="TH SarabunPSK" w:cs="TH SarabunPSK"/>
          <w:sz w:val="32"/>
          <w:szCs w:val="32"/>
          <w:cs/>
        </w:rPr>
        <w:tab/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เฟรชหน้าเว็บ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F50C2C" w:rsidRPr="00F50C2C">
        <w:rPr>
          <w:rFonts w:ascii="TH SarabunPSK" w:hAnsi="TH SarabunPSK" w:cs="TH SarabunPSK"/>
          <w:sz w:val="32"/>
          <w:szCs w:val="32"/>
        </w:rPr>
        <w:t>Asynchronous Request)</w:t>
      </w:r>
    </w:p>
    <w:p w14:paraId="56E6E35F" w14:textId="3E70C7ED" w:rsidR="00980E86" w:rsidRPr="00980E86" w:rsidRDefault="00980E86" w:rsidP="002E7084">
      <w:pPr>
        <w:spacing w:after="160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80E86">
        <w:rPr>
          <w:rFonts w:ascii="TH SarabunPSK" w:hAnsi="TH SarabunPSK" w:cs="TH SarabunPSK"/>
          <w:b/>
          <w:bCs/>
          <w:sz w:val="32"/>
          <w:szCs w:val="32"/>
        </w:rPr>
        <w:t xml:space="preserve">1.6.1.2. </w:t>
      </w:r>
      <w:r w:rsidR="00DA1E53" w:rsidRPr="00DA1E53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เครื่องมือเสริมอื่น ๆ</w:t>
      </w:r>
    </w:p>
    <w:p w14:paraId="0BEB1D74" w14:textId="46297198" w:rsidR="002404E4" w:rsidRPr="002404E4" w:rsidRDefault="002404E4" w:rsidP="002404E4">
      <w:pPr>
        <w:spacing w:after="16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Pr="002404E4">
        <w:rPr>
          <w:rFonts w:ascii="TH SarabunPSK" w:hAnsi="TH SarabunPSK" w:cs="TH SarabunPSK"/>
          <w:sz w:val="32"/>
          <w:szCs w:val="32"/>
        </w:rPr>
        <w:t xml:space="preserve">Bootstrap Icons </w:t>
      </w:r>
      <w:r w:rsidRPr="002404E4">
        <w:rPr>
          <w:rFonts w:ascii="TH SarabunPSK" w:hAnsi="TH SarabunPSK" w:cs="TH SarabunPSK" w:hint="cs"/>
          <w:sz w:val="32"/>
          <w:szCs w:val="32"/>
          <w:cs/>
        </w:rPr>
        <w:t>ใช้สำหรับแสดงไอคอนในหน้าเว็บ</w:t>
      </w:r>
    </w:p>
    <w:p w14:paraId="7D516948" w14:textId="54ED4A21" w:rsidR="00E3657A" w:rsidRPr="002404E4" w:rsidRDefault="002404E4" w:rsidP="002E7084">
      <w:pPr>
        <w:spacing w:after="16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Pr="002404E4">
        <w:rPr>
          <w:rFonts w:ascii="TH SarabunPSK" w:hAnsi="TH SarabunPSK" w:cs="TH SarabunPSK"/>
          <w:sz w:val="32"/>
          <w:szCs w:val="32"/>
        </w:rPr>
        <w:t xml:space="preserve">Google Fonts </w:t>
      </w:r>
      <w:r w:rsidRPr="002404E4">
        <w:rPr>
          <w:rFonts w:ascii="TH SarabunPSK" w:hAnsi="TH SarabunPSK" w:cs="TH SarabunPSK" w:hint="cs"/>
          <w:sz w:val="32"/>
          <w:szCs w:val="32"/>
          <w:cs/>
        </w:rPr>
        <w:t>ใช้ปรับปรุงฟอนต์ให้สวยงามและทันสมัย</w:t>
      </w:r>
    </w:p>
    <w:p w14:paraId="51A93445" w14:textId="77777777" w:rsidR="00F50C2C" w:rsidRPr="002E7084" w:rsidRDefault="00167F0B" w:rsidP="002E7084">
      <w:pPr>
        <w:spacing w:after="1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  <w:t>1.6</w:t>
      </w:r>
      <w:r w:rsidR="00F50C2C" w:rsidRPr="00F50C2C">
        <w:rPr>
          <w:rFonts w:ascii="TH SarabunPSK" w:hAnsi="TH SarabunPSK" w:cs="TH SarabunPSK"/>
          <w:b/>
          <w:bCs/>
          <w:sz w:val="32"/>
          <w:szCs w:val="32"/>
        </w:rPr>
        <w:t>.2</w:t>
      </w:r>
      <w:r>
        <w:rPr>
          <w:rFonts w:ascii="TH SarabunPSK" w:hAnsi="TH SarabunPSK" w:cs="TH SarabunPSK"/>
          <w:b/>
          <w:bCs/>
          <w:sz w:val="32"/>
          <w:szCs w:val="32"/>
        </w:rPr>
        <w:t>.</w:t>
      </w:r>
      <w:r w:rsidR="00F50C2C" w:rsidRPr="00F50C2C">
        <w:rPr>
          <w:rFonts w:ascii="TH SarabunPSK" w:hAnsi="TH SarabunPSK" w:cs="TH SarabunPSK"/>
          <w:b/>
          <w:bCs/>
          <w:sz w:val="32"/>
          <w:szCs w:val="32"/>
        </w:rPr>
        <w:t xml:space="preserve"> Backend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B81C25">
        <w:rPr>
          <w:rFonts w:ascii="TH SarabunPSK" w:hAnsi="TH SarabunPSK" w:cs="TH SarabunPSK"/>
          <w:b/>
          <w:bCs/>
          <w:sz w:val="32"/>
          <w:szCs w:val="32"/>
        </w:rPr>
        <w:t>tec</w:t>
      </w:r>
      <w:r w:rsidR="00156344">
        <w:rPr>
          <w:rFonts w:ascii="TH SarabunPSK" w:hAnsi="TH SarabunPSK" w:cs="TH SarabunPSK"/>
          <w:b/>
          <w:bCs/>
          <w:sz w:val="32"/>
          <w:szCs w:val="32"/>
        </w:rPr>
        <w:t>hnolo</w:t>
      </w:r>
      <w:r w:rsidR="008C2C3A">
        <w:rPr>
          <w:rFonts w:ascii="TH SarabunPSK" w:hAnsi="TH SarabunPSK" w:cs="TH SarabunPSK"/>
          <w:b/>
          <w:bCs/>
          <w:sz w:val="32"/>
          <w:szCs w:val="32"/>
        </w:rPr>
        <w:t>gy</w:t>
      </w:r>
    </w:p>
    <w:p w14:paraId="40B86B68" w14:textId="170F86CD" w:rsidR="00757279" w:rsidRDefault="00757279" w:rsidP="00742684">
      <w:pPr>
        <w:spacing w:after="16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BA34AC">
        <w:rPr>
          <w:rFonts w:ascii="TH SarabunPSK" w:hAnsi="TH SarabunPSK" w:cs="TH SarabunPSK"/>
          <w:b/>
          <w:bCs/>
          <w:sz w:val="32"/>
          <w:szCs w:val="32"/>
        </w:rPr>
        <w:t>1.6.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BA34AC">
        <w:rPr>
          <w:rFonts w:ascii="TH SarabunPSK" w:hAnsi="TH SarabunPSK" w:cs="TH SarabunPSK"/>
          <w:b/>
          <w:bCs/>
          <w:sz w:val="32"/>
          <w:szCs w:val="32"/>
        </w:rPr>
        <w:t xml:space="preserve">.1. </w:t>
      </w:r>
      <w:r w:rsidRPr="00BA34AC">
        <w:rPr>
          <w:rFonts w:ascii="TH SarabunPSK" w:hAnsi="TH SarabunPSK" w:cs="TH SarabunPSK" w:hint="cs"/>
          <w:b/>
          <w:bCs/>
          <w:sz w:val="32"/>
          <w:szCs w:val="32"/>
          <w:cs/>
        </w:rPr>
        <w:t>ภาษาทางคอมพิวเตอร์ที่เกี่ยวข้อง</w:t>
      </w:r>
    </w:p>
    <w:p w14:paraId="7A8DCB18" w14:textId="5E71BA40" w:rsidR="00F50C2C" w:rsidRPr="00D65244" w:rsidRDefault="00742684" w:rsidP="00D65244">
      <w:pPr>
        <w:spacing w:after="160"/>
        <w:jc w:val="thaiDistribute"/>
        <w:rPr>
          <w:rFonts w:ascii="TH SarabunPSK" w:hAnsi="TH SarabunPSK" w:cs="TH SarabunPSK"/>
          <w:b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6F33A5" w:rsidRPr="00D65244">
        <w:rPr>
          <w:rFonts w:ascii="TH SarabunPSK" w:hAnsi="TH SarabunPSK" w:cs="TH SarabunPSK"/>
          <w:sz w:val="32"/>
          <w:szCs w:val="32"/>
        </w:rPr>
        <w:t>-</w:t>
      </w:r>
      <w:r w:rsidR="00507B12">
        <w:rPr>
          <w:rFonts w:ascii="TH SarabunPSK" w:hAnsi="TH SarabunPSK" w:cs="TH SarabunPSK"/>
          <w:sz w:val="32"/>
          <w:szCs w:val="32"/>
        </w:rPr>
        <w:t xml:space="preserve"> </w:t>
      </w:r>
      <w:r w:rsidR="00F50C2C" w:rsidRPr="00F50C2C">
        <w:rPr>
          <w:rFonts w:ascii="TH SarabunPSK" w:hAnsi="TH SarabunPSK" w:cs="TH SarabunPSK"/>
          <w:sz w:val="32"/>
          <w:szCs w:val="32"/>
        </w:rPr>
        <w:t>PHP (Hypertext Preprocessor)</w:t>
      </w:r>
      <w:r w:rsidR="00D6524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ใช้สำหรับประมวลผลคำสั่งฝั่งเซิร์ฟเวอร์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การบันทึก</w:t>
      </w:r>
      <w:r w:rsidR="00D65244">
        <w:rPr>
          <w:rFonts w:ascii="TH SarabunPSK" w:hAnsi="TH SarabunPSK" w:cs="TH SarabunPSK"/>
          <w:sz w:val="32"/>
          <w:szCs w:val="32"/>
          <w:cs/>
        </w:rPr>
        <w:tab/>
      </w:r>
      <w:r w:rsidR="00D65244">
        <w:rPr>
          <w:rFonts w:ascii="TH SarabunPSK" w:hAnsi="TH SarabunPSK" w:cs="TH SarabunPSK"/>
          <w:sz w:val="32"/>
          <w:szCs w:val="32"/>
          <w:cs/>
        </w:rPr>
        <w:tab/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การดึงข้อมูลจากฐานข้อมูล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การตรวจสอบสิทธิ์ผู้ใช้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และการจัดการคำขอจากฝั่ง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65244">
        <w:rPr>
          <w:rFonts w:ascii="TH SarabunPSK" w:hAnsi="TH SarabunPSK" w:cs="TH SarabunPSK"/>
          <w:sz w:val="32"/>
          <w:szCs w:val="32"/>
          <w:cs/>
        </w:rPr>
        <w:tab/>
      </w:r>
      <w:r w:rsidR="00D65244">
        <w:rPr>
          <w:rFonts w:ascii="TH SarabunPSK" w:hAnsi="TH SarabunPSK" w:cs="TH SarabunPSK"/>
          <w:sz w:val="32"/>
          <w:szCs w:val="32"/>
          <w:cs/>
        </w:rPr>
        <w:tab/>
      </w:r>
      <w:r w:rsidR="00D65244">
        <w:rPr>
          <w:rFonts w:ascii="TH SarabunPSK" w:hAnsi="TH SarabunPSK" w:cs="TH SarabunPSK"/>
          <w:sz w:val="32"/>
          <w:szCs w:val="32"/>
          <w:cs/>
        </w:rPr>
        <w:tab/>
      </w:r>
      <w:r w:rsidR="00F50C2C" w:rsidRPr="00F50C2C">
        <w:rPr>
          <w:rFonts w:ascii="TH SarabunPSK" w:hAnsi="TH SarabunPSK" w:cs="TH SarabunPSK"/>
          <w:sz w:val="32"/>
          <w:szCs w:val="32"/>
        </w:rPr>
        <w:t xml:space="preserve">Client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ผ่าน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0C2C" w:rsidRPr="00F50C2C">
        <w:rPr>
          <w:rFonts w:ascii="TH SarabunPSK" w:hAnsi="TH SarabunPSK" w:cs="TH SarabunPSK"/>
          <w:sz w:val="32"/>
          <w:szCs w:val="32"/>
        </w:rPr>
        <w:t xml:space="preserve">JavaScript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0C2C" w:rsidRPr="00F50C2C">
        <w:rPr>
          <w:rFonts w:ascii="TH SarabunPSK" w:hAnsi="TH SarabunPSK" w:cs="TH SarabunPSK"/>
          <w:sz w:val="32"/>
          <w:szCs w:val="32"/>
        </w:rPr>
        <w:t xml:space="preserve">PHP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ทำงานร่วมกับฐานข้อมูลเพื่อให้สามารถตอบสนองข้อมูล</w:t>
      </w:r>
      <w:r w:rsidR="00D65244">
        <w:rPr>
          <w:rFonts w:ascii="TH SarabunPSK" w:hAnsi="TH SarabunPSK" w:cs="TH SarabunPSK"/>
          <w:sz w:val="32"/>
          <w:szCs w:val="32"/>
          <w:cs/>
        </w:rPr>
        <w:tab/>
      </w:r>
      <w:r w:rsidR="00D65244">
        <w:rPr>
          <w:rFonts w:ascii="TH SarabunPSK" w:hAnsi="TH SarabunPSK" w:cs="TH SarabunPSK"/>
          <w:sz w:val="32"/>
          <w:szCs w:val="32"/>
          <w:cs/>
        </w:rPr>
        <w:tab/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ที่จำเป็นกลับไปยัง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0C2C" w:rsidRPr="00F50C2C">
        <w:rPr>
          <w:rFonts w:ascii="TH SarabunPSK" w:hAnsi="TH SarabunPSK" w:cs="TH SarabunPSK"/>
          <w:sz w:val="32"/>
          <w:szCs w:val="32"/>
        </w:rPr>
        <w:t xml:space="preserve">Frontend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ได้อย่างถูกต้อง</w:t>
      </w:r>
    </w:p>
    <w:p w14:paraId="16A807D8" w14:textId="77777777" w:rsidR="00F50C2C" w:rsidRPr="00F50C2C" w:rsidRDefault="00C2592F" w:rsidP="002E7084">
      <w:pPr>
        <w:spacing w:after="1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  <w:t>1.6.3. RD</w:t>
      </w:r>
      <w:r w:rsidR="003C682D">
        <w:rPr>
          <w:rFonts w:ascii="TH SarabunPSK" w:hAnsi="TH SarabunPSK" w:cs="TH SarabunPSK"/>
          <w:b/>
          <w:bCs/>
          <w:sz w:val="32"/>
          <w:szCs w:val="32"/>
        </w:rPr>
        <w:t>BMS</w:t>
      </w:r>
    </w:p>
    <w:p w14:paraId="563FE281" w14:textId="5423550E" w:rsidR="00173101" w:rsidRDefault="00BD2E2C" w:rsidP="00BF11C5">
      <w:pPr>
        <w:spacing w:after="1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507B12" w:rsidRPr="00507B12">
        <w:rPr>
          <w:rFonts w:ascii="TH SarabunPSK" w:hAnsi="TH SarabunPSK" w:cs="TH SarabunPSK"/>
          <w:sz w:val="32"/>
          <w:szCs w:val="32"/>
        </w:rPr>
        <w:t xml:space="preserve">- </w:t>
      </w:r>
      <w:r w:rsidR="00F50C2C" w:rsidRPr="00F50C2C">
        <w:rPr>
          <w:rFonts w:ascii="TH SarabunPSK" w:hAnsi="TH SarabunPSK" w:cs="TH SarabunPSK"/>
          <w:sz w:val="32"/>
          <w:szCs w:val="32"/>
        </w:rPr>
        <w:t>MySQL</w:t>
      </w:r>
      <w:r w:rsidR="00BF11C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ใช้เป็นระบบจัดการฐานข้อมูล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F50C2C" w:rsidRPr="00F50C2C">
        <w:rPr>
          <w:rFonts w:ascii="TH SarabunPSK" w:hAnsi="TH SarabunPSK" w:cs="TH SarabunPSK"/>
          <w:sz w:val="32"/>
          <w:szCs w:val="32"/>
        </w:rPr>
        <w:t xml:space="preserve">Database Management System)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สำหรับเก็บ</w:t>
      </w:r>
      <w:r w:rsidR="00BF11C5">
        <w:rPr>
          <w:rFonts w:ascii="TH SarabunPSK" w:hAnsi="TH SarabunPSK" w:cs="TH SarabunPSK"/>
          <w:sz w:val="32"/>
          <w:szCs w:val="32"/>
        </w:rPr>
        <w:tab/>
      </w:r>
      <w:r w:rsidR="00507B12">
        <w:rPr>
          <w:rFonts w:ascii="TH SarabunPSK" w:hAnsi="TH SarabunPSK" w:cs="TH SarabunPSK"/>
          <w:sz w:val="32"/>
          <w:szCs w:val="32"/>
        </w:rPr>
        <w:tab/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ข้อมูลทั้งหมดที่เกี่ยวข้องกับระบบ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ข้อมูลผู้สมัคร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ข้อมูลเรซูเม่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รายการใบสมัคร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507B12">
        <w:rPr>
          <w:rFonts w:ascii="TH SarabunPSK" w:hAnsi="TH SarabunPSK" w:cs="TH SarabunPSK"/>
          <w:sz w:val="32"/>
          <w:szCs w:val="32"/>
        </w:rPr>
        <w:tab/>
      </w:r>
      <w:r w:rsidR="00507B12">
        <w:rPr>
          <w:rFonts w:ascii="TH SarabunPSK" w:hAnsi="TH SarabunPSK" w:cs="TH SarabunPSK"/>
          <w:sz w:val="32"/>
          <w:szCs w:val="32"/>
        </w:rPr>
        <w:tab/>
      </w:r>
      <w:r w:rsidR="00507B12">
        <w:rPr>
          <w:rFonts w:ascii="TH SarabunPSK" w:hAnsi="TH SarabunPSK" w:cs="TH SarabunPSK"/>
          <w:sz w:val="32"/>
          <w:szCs w:val="32"/>
        </w:rPr>
        <w:tab/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สถานะการอนุมัติ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0C2C" w:rsidRPr="00F50C2C">
        <w:rPr>
          <w:rFonts w:ascii="TH SarabunPSK" w:hAnsi="TH SarabunPSK" w:cs="TH SarabunPSK"/>
          <w:sz w:val="32"/>
          <w:szCs w:val="32"/>
        </w:rPr>
        <w:t xml:space="preserve">MySQL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ทำงานร่วมกับ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50C2C" w:rsidRPr="00F50C2C">
        <w:rPr>
          <w:rFonts w:ascii="TH SarabunPSK" w:hAnsi="TH SarabunPSK" w:cs="TH SarabunPSK"/>
          <w:sz w:val="32"/>
          <w:szCs w:val="32"/>
        </w:rPr>
        <w:t xml:space="preserve">PHP </w:t>
      </w:r>
      <w:r w:rsidR="00F50C2C" w:rsidRPr="00F50C2C">
        <w:rPr>
          <w:rFonts w:ascii="TH SarabunPSK" w:hAnsi="TH SarabunPSK" w:cs="TH SarabunPSK" w:hint="cs"/>
          <w:sz w:val="32"/>
          <w:szCs w:val="32"/>
          <w:cs/>
        </w:rPr>
        <w:t>ผ่านการเชื่อมต่อฐานข้อมูล</w:t>
      </w:r>
      <w:r w:rsidR="00F50C2C" w:rsidRPr="00F50C2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F50C2C" w:rsidRPr="00F50C2C">
        <w:rPr>
          <w:rFonts w:ascii="TH SarabunPSK" w:hAnsi="TH SarabunPSK" w:cs="TH SarabunPSK"/>
          <w:sz w:val="32"/>
          <w:szCs w:val="32"/>
        </w:rPr>
        <w:t xml:space="preserve">Database </w:t>
      </w:r>
      <w:r w:rsidR="00507B12">
        <w:rPr>
          <w:rFonts w:ascii="TH SarabunPSK" w:hAnsi="TH SarabunPSK" w:cs="TH SarabunPSK"/>
          <w:sz w:val="32"/>
          <w:szCs w:val="32"/>
        </w:rPr>
        <w:tab/>
      </w:r>
      <w:r w:rsidR="00507B12">
        <w:rPr>
          <w:rFonts w:ascii="TH SarabunPSK" w:hAnsi="TH SarabunPSK" w:cs="TH SarabunPSK"/>
          <w:sz w:val="32"/>
          <w:szCs w:val="32"/>
        </w:rPr>
        <w:tab/>
      </w:r>
      <w:r w:rsidR="00F50C2C" w:rsidRPr="00F50C2C">
        <w:rPr>
          <w:rFonts w:ascii="TH SarabunPSK" w:hAnsi="TH SarabunPSK" w:cs="TH SarabunPSK"/>
          <w:sz w:val="32"/>
          <w:szCs w:val="32"/>
        </w:rPr>
        <w:t>Connection)</w:t>
      </w:r>
    </w:p>
    <w:p w14:paraId="46C6B6F0" w14:textId="77777777" w:rsidR="004414F1" w:rsidRDefault="004414F1" w:rsidP="00BF11C5">
      <w:pPr>
        <w:spacing w:after="160"/>
        <w:jc w:val="thaiDistribute"/>
        <w:rPr>
          <w:rFonts w:ascii="TH SarabunPSK" w:hAnsi="TH SarabunPSK" w:cs="TH SarabunPSK"/>
          <w:sz w:val="32"/>
          <w:szCs w:val="32"/>
        </w:rPr>
      </w:pPr>
    </w:p>
    <w:p w14:paraId="49D6E0DD" w14:textId="77777777" w:rsidR="004414F1" w:rsidRDefault="004414F1" w:rsidP="00BF11C5">
      <w:pPr>
        <w:spacing w:after="160"/>
        <w:jc w:val="thaiDistribute"/>
        <w:rPr>
          <w:rFonts w:ascii="TH SarabunPSK" w:hAnsi="TH SarabunPSK" w:cs="TH SarabunPSK"/>
          <w:sz w:val="32"/>
          <w:szCs w:val="32"/>
        </w:rPr>
      </w:pPr>
    </w:p>
    <w:p w14:paraId="10FA86B5" w14:textId="747A7093" w:rsidR="005F2000" w:rsidRPr="003E1B3E" w:rsidRDefault="00825E2A" w:rsidP="00825E2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8241" behindDoc="0" locked="0" layoutInCell="1" allowOverlap="1" wp14:anchorId="181A98CB" wp14:editId="0FE99B15">
            <wp:simplePos x="0" y="0"/>
            <wp:positionH relativeFrom="margin">
              <wp:posOffset>-463970</wp:posOffset>
            </wp:positionH>
            <wp:positionV relativeFrom="paragraph">
              <wp:posOffset>295910</wp:posOffset>
            </wp:positionV>
            <wp:extent cx="6634480" cy="8074660"/>
            <wp:effectExtent l="0" t="0" r="0" b="2540"/>
            <wp:wrapSquare wrapText="bothSides"/>
            <wp:docPr id="135245727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57274" name="รูปภาพ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807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2D2E">
        <w:rPr>
          <w:rFonts w:ascii="TH SarabunPSK" w:hAnsi="TH SarabunPSK" w:cs="TH SarabunPSK"/>
          <w:b/>
          <w:bCs/>
          <w:sz w:val="32"/>
          <w:szCs w:val="32"/>
        </w:rPr>
        <w:t>1.7. S</w:t>
      </w:r>
      <w:r w:rsidR="00442663">
        <w:rPr>
          <w:rFonts w:ascii="TH SarabunPSK" w:hAnsi="TH SarabunPSK" w:cs="TH SarabunPSK"/>
          <w:b/>
          <w:bCs/>
          <w:sz w:val="32"/>
          <w:szCs w:val="32"/>
        </w:rPr>
        <w:t>ystem architecture</w:t>
      </w:r>
    </w:p>
    <w:p w14:paraId="279CEDCB" w14:textId="4C6D76B2" w:rsidR="005F2000" w:rsidRDefault="00E36CB3" w:rsidP="00786900">
      <w:pPr>
        <w:spacing w:after="16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C069A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Pr="003C069A">
        <w:rPr>
          <w:rFonts w:ascii="TH SarabunPSK" w:hAnsi="TH SarabunPSK" w:cs="TH SarabunPSK"/>
          <w:sz w:val="32"/>
          <w:szCs w:val="32"/>
        </w:rPr>
        <w:t>4</w:t>
      </w:r>
      <w:r>
        <w:t xml:space="preserve"> </w:t>
      </w:r>
      <w:r w:rsidRPr="003C069A">
        <w:rPr>
          <w:rFonts w:ascii="TH SarabunPSK" w:hAnsi="TH SarabunPSK" w:cs="TH SarabunPSK"/>
          <w:sz w:val="32"/>
          <w:szCs w:val="32"/>
        </w:rPr>
        <w:t>System architecture</w:t>
      </w:r>
    </w:p>
    <w:p w14:paraId="2429F72A" w14:textId="77777777" w:rsidR="001F2295" w:rsidRDefault="001F2295" w:rsidP="00CC1A63">
      <w:pPr>
        <w:spacing w:after="16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26C3F">
        <w:rPr>
          <w:rFonts w:ascii="TH SarabunPSK" w:hAnsi="TH SarabunPSK" w:cs="TH SarabunPSK"/>
          <w:sz w:val="32"/>
          <w:szCs w:val="32"/>
          <w:cs/>
        </w:rPr>
        <w:lastRenderedPageBreak/>
        <w:t>ระบบนี้เริ่มต้นจากผู้ใช้งานที่แบ่งออกเป็นสี่บทบาทหลัก ได้แก่ นิสิต อาจารย์ ผู้บริหาร และผู้ดูแลระบบ (</w:t>
      </w:r>
      <w:r w:rsidRPr="00326C3F">
        <w:rPr>
          <w:rFonts w:ascii="TH SarabunPSK" w:hAnsi="TH SarabunPSK" w:cs="TH SarabunPSK"/>
          <w:sz w:val="32"/>
          <w:szCs w:val="32"/>
        </w:rPr>
        <w:t xml:space="preserve">Admin) </w:t>
      </w:r>
      <w:r w:rsidRPr="00326C3F">
        <w:rPr>
          <w:rFonts w:ascii="TH SarabunPSK" w:hAnsi="TH SarabunPSK" w:cs="TH SarabunPSK"/>
          <w:sz w:val="32"/>
          <w:szCs w:val="32"/>
          <w:cs/>
        </w:rPr>
        <w:t xml:space="preserve">โดยผู้ใช้งานทุกคนจะเข้าถึงระบบผ่านทางเว็บเบราว์เซอร์ ซึ่งเป็นช่องทางหลักในการเชื่อมต่อกับเว็บไซต์ เมื่อผู้ใช้เปิดหน้าเว็บไซต์ ระบบจะนำเสนอหน้า </w:t>
      </w:r>
      <w:r w:rsidRPr="00326C3F">
        <w:rPr>
          <w:rFonts w:ascii="TH SarabunPSK" w:hAnsi="TH SarabunPSK" w:cs="TH SarabunPSK"/>
          <w:sz w:val="32"/>
          <w:szCs w:val="32"/>
        </w:rPr>
        <w:t xml:space="preserve">Login </w:t>
      </w:r>
      <w:r w:rsidRPr="00326C3F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326C3F">
        <w:rPr>
          <w:rFonts w:ascii="TH SarabunPSK" w:hAnsi="TH SarabunPSK" w:cs="TH SarabunPSK"/>
          <w:sz w:val="32"/>
          <w:szCs w:val="32"/>
        </w:rPr>
        <w:t xml:space="preserve">Register </w:t>
      </w:r>
      <w:r w:rsidRPr="00326C3F">
        <w:rPr>
          <w:rFonts w:ascii="TH SarabunPSK" w:hAnsi="TH SarabunPSK" w:cs="TH SarabunPSK"/>
          <w:sz w:val="32"/>
          <w:szCs w:val="32"/>
          <w:cs/>
        </w:rPr>
        <w:t xml:space="preserve">ซึ่งออกแบบมาเพื่อให้ผู้ใช้กรอกข้อมูลการเข้าสู่ระบบ ได้แก่ </w:t>
      </w:r>
      <w:r w:rsidRPr="00326C3F">
        <w:rPr>
          <w:rFonts w:ascii="TH SarabunPSK" w:hAnsi="TH SarabunPSK" w:cs="TH SarabunPSK"/>
          <w:sz w:val="32"/>
          <w:szCs w:val="32"/>
        </w:rPr>
        <w:t xml:space="preserve">Username </w:t>
      </w:r>
      <w:r w:rsidRPr="00326C3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326C3F">
        <w:rPr>
          <w:rFonts w:ascii="TH SarabunPSK" w:hAnsi="TH SarabunPSK" w:cs="TH SarabunPSK"/>
          <w:sz w:val="32"/>
          <w:szCs w:val="32"/>
        </w:rPr>
        <w:t xml:space="preserve">Password </w:t>
      </w:r>
      <w:r w:rsidRPr="00326C3F">
        <w:rPr>
          <w:rFonts w:ascii="TH SarabunPSK" w:hAnsi="TH SarabunPSK" w:cs="TH SarabunPSK"/>
          <w:sz w:val="32"/>
          <w:szCs w:val="32"/>
          <w:cs/>
        </w:rPr>
        <w:t xml:space="preserve">หลังจากกรอกข้อมูลและกดเข้าสู่ระบบ เว็บเบราว์เซอร์จะส่ง </w:t>
      </w:r>
      <w:r w:rsidRPr="00326C3F">
        <w:rPr>
          <w:rFonts w:ascii="TH SarabunPSK" w:hAnsi="TH SarabunPSK" w:cs="TH SarabunPSK"/>
          <w:sz w:val="32"/>
          <w:szCs w:val="32"/>
        </w:rPr>
        <w:t xml:space="preserve">HTTP Request </w:t>
      </w:r>
      <w:r w:rsidRPr="00326C3F">
        <w:rPr>
          <w:rFonts w:ascii="TH SarabunPSK" w:hAnsi="TH SarabunPSK" w:cs="TH SarabunPSK"/>
          <w:sz w:val="32"/>
          <w:szCs w:val="32"/>
          <w:cs/>
        </w:rPr>
        <w:t xml:space="preserve">ไปยัง </w:t>
      </w:r>
      <w:r w:rsidRPr="00326C3F">
        <w:rPr>
          <w:rFonts w:ascii="TH SarabunPSK" w:hAnsi="TH SarabunPSK" w:cs="TH SarabunPSK"/>
          <w:sz w:val="32"/>
          <w:szCs w:val="32"/>
        </w:rPr>
        <w:t xml:space="preserve">Web Server </w:t>
      </w:r>
      <w:r w:rsidRPr="00326C3F">
        <w:rPr>
          <w:rFonts w:ascii="TH SarabunPSK" w:hAnsi="TH SarabunPSK" w:cs="TH SarabunPSK"/>
          <w:sz w:val="32"/>
          <w:szCs w:val="32"/>
          <w:cs/>
        </w:rPr>
        <w:t xml:space="preserve">ที่ทำงานด้วย </w:t>
      </w:r>
      <w:r w:rsidRPr="00326C3F">
        <w:rPr>
          <w:rFonts w:ascii="TH SarabunPSK" w:hAnsi="TH SarabunPSK" w:cs="TH SarabunPSK"/>
          <w:sz w:val="32"/>
          <w:szCs w:val="32"/>
        </w:rPr>
        <w:t xml:space="preserve">Apache </w:t>
      </w:r>
    </w:p>
    <w:p w14:paraId="78FBC724" w14:textId="77777777" w:rsidR="001F2295" w:rsidRDefault="001F2295" w:rsidP="001F2295">
      <w:pPr>
        <w:spacing w:after="1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326C3F">
        <w:rPr>
          <w:rFonts w:ascii="TH SarabunPSK" w:hAnsi="TH SarabunPSK" w:cs="TH SarabunPSK"/>
          <w:sz w:val="32"/>
          <w:szCs w:val="32"/>
        </w:rPr>
        <w:t xml:space="preserve">Apache Web Server </w:t>
      </w:r>
      <w:r w:rsidRPr="00326C3F">
        <w:rPr>
          <w:rFonts w:ascii="TH SarabunPSK" w:hAnsi="TH SarabunPSK" w:cs="TH SarabunPSK"/>
          <w:sz w:val="32"/>
          <w:szCs w:val="32"/>
          <w:cs/>
        </w:rPr>
        <w:t xml:space="preserve">ทำหน้าที่เป็นตัวกลางในการรับคำขอจากผู้ใช้ จากนั้นจะตรวจสอบคำขอและส่งต่อไปยัง </w:t>
      </w:r>
      <w:r w:rsidRPr="00326C3F">
        <w:rPr>
          <w:rFonts w:ascii="TH SarabunPSK" w:hAnsi="TH SarabunPSK" w:cs="TH SarabunPSK"/>
          <w:sz w:val="32"/>
          <w:szCs w:val="32"/>
        </w:rPr>
        <w:t xml:space="preserve">PHP Interpreter </w:t>
      </w:r>
      <w:r w:rsidRPr="00326C3F">
        <w:rPr>
          <w:rFonts w:ascii="TH SarabunPSK" w:hAnsi="TH SarabunPSK" w:cs="TH SarabunPSK"/>
          <w:sz w:val="32"/>
          <w:szCs w:val="32"/>
          <w:cs/>
        </w:rPr>
        <w:t xml:space="preserve">ซึ่งเป็นตัวประมวลผลคำสั่ง </w:t>
      </w:r>
      <w:r w:rsidRPr="00326C3F">
        <w:rPr>
          <w:rFonts w:ascii="TH SarabunPSK" w:hAnsi="TH SarabunPSK" w:cs="TH SarabunPSK"/>
          <w:sz w:val="32"/>
          <w:szCs w:val="32"/>
        </w:rPr>
        <w:t xml:space="preserve">PHP </w:t>
      </w:r>
      <w:r w:rsidRPr="00326C3F">
        <w:rPr>
          <w:rFonts w:ascii="TH SarabunPSK" w:hAnsi="TH SarabunPSK" w:cs="TH SarabunPSK"/>
          <w:sz w:val="32"/>
          <w:szCs w:val="32"/>
          <w:cs/>
        </w:rPr>
        <w:t xml:space="preserve">ที่อยู่ในไฟล์ </w:t>
      </w:r>
      <w:proofErr w:type="spellStart"/>
      <w:r w:rsidRPr="00326C3F">
        <w:rPr>
          <w:rFonts w:ascii="TH SarabunPSK" w:hAnsi="TH SarabunPSK" w:cs="TH SarabunPSK"/>
          <w:sz w:val="32"/>
          <w:szCs w:val="32"/>
        </w:rPr>
        <w:t>login.php</w:t>
      </w:r>
      <w:proofErr w:type="spellEnd"/>
      <w:r w:rsidRPr="00326C3F">
        <w:rPr>
          <w:rFonts w:ascii="TH SarabunPSK" w:hAnsi="TH SarabunPSK" w:cs="TH SarabunPSK"/>
          <w:sz w:val="32"/>
          <w:szCs w:val="32"/>
        </w:rPr>
        <w:t xml:space="preserve"> </w:t>
      </w:r>
      <w:r w:rsidRPr="00326C3F">
        <w:rPr>
          <w:rFonts w:ascii="TH SarabunPSK" w:hAnsi="TH SarabunPSK" w:cs="TH SarabunPSK"/>
          <w:sz w:val="32"/>
          <w:szCs w:val="32"/>
          <w:cs/>
        </w:rPr>
        <w:t xml:space="preserve">ภายใน </w:t>
      </w:r>
      <w:r w:rsidRPr="00326C3F">
        <w:rPr>
          <w:rFonts w:ascii="TH SarabunPSK" w:hAnsi="TH SarabunPSK" w:cs="TH SarabunPSK"/>
          <w:sz w:val="32"/>
          <w:szCs w:val="32"/>
        </w:rPr>
        <w:t xml:space="preserve">PHP Interpreter </w:t>
      </w:r>
      <w:r w:rsidRPr="00326C3F">
        <w:rPr>
          <w:rFonts w:ascii="TH SarabunPSK" w:hAnsi="TH SarabunPSK" w:cs="TH SarabunPSK"/>
          <w:sz w:val="32"/>
          <w:szCs w:val="32"/>
          <w:cs/>
        </w:rPr>
        <w:t xml:space="preserve">ระบบจะทำการดึงข้อมูล </w:t>
      </w:r>
      <w:r w:rsidRPr="00326C3F">
        <w:rPr>
          <w:rFonts w:ascii="TH SarabunPSK" w:hAnsi="TH SarabunPSK" w:cs="TH SarabunPSK"/>
          <w:sz w:val="32"/>
          <w:szCs w:val="32"/>
        </w:rPr>
        <w:t xml:space="preserve">Username </w:t>
      </w:r>
      <w:r w:rsidRPr="00326C3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326C3F">
        <w:rPr>
          <w:rFonts w:ascii="TH SarabunPSK" w:hAnsi="TH SarabunPSK" w:cs="TH SarabunPSK"/>
          <w:sz w:val="32"/>
          <w:szCs w:val="32"/>
        </w:rPr>
        <w:t xml:space="preserve">Password </w:t>
      </w:r>
      <w:r w:rsidRPr="00326C3F">
        <w:rPr>
          <w:rFonts w:ascii="TH SarabunPSK" w:hAnsi="TH SarabunPSK" w:cs="TH SarabunPSK"/>
          <w:sz w:val="32"/>
          <w:szCs w:val="32"/>
          <w:cs/>
        </w:rPr>
        <w:t xml:space="preserve">ที่ผู้ใช้กรอกไว้ แล้วส่งคำสั่ง </w:t>
      </w:r>
      <w:r w:rsidRPr="00326C3F">
        <w:rPr>
          <w:rFonts w:ascii="TH SarabunPSK" w:hAnsi="TH SarabunPSK" w:cs="TH SarabunPSK"/>
          <w:sz w:val="32"/>
          <w:szCs w:val="32"/>
        </w:rPr>
        <w:t xml:space="preserve">query </w:t>
      </w:r>
      <w:r w:rsidRPr="00326C3F">
        <w:rPr>
          <w:rFonts w:ascii="TH SarabunPSK" w:hAnsi="TH SarabunPSK" w:cs="TH SarabunPSK"/>
          <w:sz w:val="32"/>
          <w:szCs w:val="32"/>
          <w:cs/>
        </w:rPr>
        <w:t xml:space="preserve">ไปยังฐานข้อมูล </w:t>
      </w:r>
      <w:r w:rsidRPr="00326C3F">
        <w:rPr>
          <w:rFonts w:ascii="TH SarabunPSK" w:hAnsi="TH SarabunPSK" w:cs="TH SarabunPSK"/>
          <w:sz w:val="32"/>
          <w:szCs w:val="32"/>
        </w:rPr>
        <w:t xml:space="preserve">MySQL Database </w:t>
      </w:r>
      <w:r w:rsidRPr="00326C3F">
        <w:rPr>
          <w:rFonts w:ascii="TH SarabunPSK" w:hAnsi="TH SarabunPSK" w:cs="TH SarabunPSK"/>
          <w:sz w:val="32"/>
          <w:szCs w:val="32"/>
          <w:cs/>
        </w:rPr>
        <w:t>เพื่อทำการตรวจสอบความถูกต้องของข้อมูลบัญชีผู้ใช้ พร้อมกับดึงข้อมูลบทบาท (</w:t>
      </w:r>
      <w:r w:rsidRPr="00326C3F">
        <w:rPr>
          <w:rFonts w:ascii="TH SarabunPSK" w:hAnsi="TH SarabunPSK" w:cs="TH SarabunPSK"/>
          <w:sz w:val="32"/>
          <w:szCs w:val="32"/>
        </w:rPr>
        <w:t xml:space="preserve">Role) </w:t>
      </w:r>
      <w:r w:rsidRPr="00326C3F">
        <w:rPr>
          <w:rFonts w:ascii="TH SarabunPSK" w:hAnsi="TH SarabunPSK" w:cs="TH SarabunPSK"/>
          <w:sz w:val="32"/>
          <w:szCs w:val="32"/>
          <w:cs/>
        </w:rPr>
        <w:t>ของผู้ใช้งานแต่ละคนกลับมา</w:t>
      </w:r>
      <w:r w:rsidRPr="00326C3F">
        <w:rPr>
          <w:rFonts w:ascii="TH SarabunPSK" w:hAnsi="TH SarabunPSK" w:cs="TH SarabunPSK"/>
          <w:sz w:val="32"/>
          <w:szCs w:val="32"/>
        </w:rPr>
        <w:t xml:space="preserve"> </w:t>
      </w:r>
    </w:p>
    <w:p w14:paraId="6E13BBD1" w14:textId="77777777" w:rsidR="001F2295" w:rsidRDefault="001F2295" w:rsidP="001F2295">
      <w:pPr>
        <w:spacing w:after="1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326C3F">
        <w:rPr>
          <w:rFonts w:ascii="TH SarabunPSK" w:hAnsi="TH SarabunPSK" w:cs="TH SarabunPSK"/>
          <w:sz w:val="32"/>
          <w:szCs w:val="32"/>
          <w:cs/>
        </w:rPr>
        <w:t xml:space="preserve">เมื่อฐานข้อมูลตรวจสอบเสร็จสิ้น จะส่งผลการตรวจสอบกลับมายัง </w:t>
      </w:r>
      <w:r w:rsidRPr="00326C3F">
        <w:rPr>
          <w:rFonts w:ascii="TH SarabunPSK" w:hAnsi="TH SarabunPSK" w:cs="TH SarabunPSK"/>
          <w:sz w:val="32"/>
          <w:szCs w:val="32"/>
        </w:rPr>
        <w:t xml:space="preserve">PHP Interpreter </w:t>
      </w:r>
      <w:r w:rsidRPr="00326C3F">
        <w:rPr>
          <w:rFonts w:ascii="TH SarabunPSK" w:hAnsi="TH SarabunPSK" w:cs="TH SarabunPSK"/>
          <w:sz w:val="32"/>
          <w:szCs w:val="32"/>
          <w:cs/>
        </w:rPr>
        <w:t xml:space="preserve">ถ้าข้อมูลถูกต้อง </w:t>
      </w:r>
      <w:r w:rsidRPr="00326C3F">
        <w:rPr>
          <w:rFonts w:ascii="TH SarabunPSK" w:hAnsi="TH SarabunPSK" w:cs="TH SarabunPSK"/>
          <w:sz w:val="32"/>
          <w:szCs w:val="32"/>
        </w:rPr>
        <w:t xml:space="preserve">PHP </w:t>
      </w:r>
      <w:r w:rsidRPr="00326C3F">
        <w:rPr>
          <w:rFonts w:ascii="TH SarabunPSK" w:hAnsi="TH SarabunPSK" w:cs="TH SarabunPSK"/>
          <w:sz w:val="32"/>
          <w:szCs w:val="32"/>
          <w:cs/>
        </w:rPr>
        <w:t xml:space="preserve">จะดำเนินการสร้าง </w:t>
      </w:r>
      <w:r w:rsidRPr="00326C3F">
        <w:rPr>
          <w:rFonts w:ascii="TH SarabunPSK" w:hAnsi="TH SarabunPSK" w:cs="TH SarabunPSK"/>
          <w:sz w:val="32"/>
          <w:szCs w:val="32"/>
        </w:rPr>
        <w:t xml:space="preserve">Session </w:t>
      </w:r>
      <w:r w:rsidRPr="00326C3F">
        <w:rPr>
          <w:rFonts w:ascii="TH SarabunPSK" w:hAnsi="TH SarabunPSK" w:cs="TH SarabunPSK"/>
          <w:sz w:val="32"/>
          <w:szCs w:val="32"/>
          <w:cs/>
        </w:rPr>
        <w:t>ของผู้ใช้งาน และตรวจสอบบทบาท (</w:t>
      </w:r>
      <w:r w:rsidRPr="00326C3F">
        <w:rPr>
          <w:rFonts w:ascii="TH SarabunPSK" w:hAnsi="TH SarabunPSK" w:cs="TH SarabunPSK"/>
          <w:sz w:val="32"/>
          <w:szCs w:val="32"/>
        </w:rPr>
        <w:t xml:space="preserve">Role) </w:t>
      </w:r>
      <w:r w:rsidRPr="00326C3F">
        <w:rPr>
          <w:rFonts w:ascii="TH SarabunPSK" w:hAnsi="TH SarabunPSK" w:cs="TH SarabunPSK"/>
          <w:sz w:val="32"/>
          <w:szCs w:val="32"/>
          <w:cs/>
        </w:rPr>
        <w:t xml:space="preserve">ว่าผู้ใช้งานเป็นใคร เช่น นิสิต อาจารย์ ผู้บริหาร หรือ </w:t>
      </w:r>
      <w:r w:rsidRPr="00326C3F">
        <w:rPr>
          <w:rFonts w:ascii="TH SarabunPSK" w:hAnsi="TH SarabunPSK" w:cs="TH SarabunPSK"/>
          <w:sz w:val="32"/>
          <w:szCs w:val="32"/>
        </w:rPr>
        <w:t xml:space="preserve">Admin </w:t>
      </w:r>
      <w:r w:rsidRPr="00326C3F">
        <w:rPr>
          <w:rFonts w:ascii="TH SarabunPSK" w:hAnsi="TH SarabunPSK" w:cs="TH SarabunPSK"/>
          <w:sz w:val="32"/>
          <w:szCs w:val="32"/>
          <w:cs/>
        </w:rPr>
        <w:t xml:space="preserve">จากนั้น </w:t>
      </w:r>
      <w:r w:rsidRPr="00326C3F">
        <w:rPr>
          <w:rFonts w:ascii="TH SarabunPSK" w:hAnsi="TH SarabunPSK" w:cs="TH SarabunPSK"/>
          <w:sz w:val="32"/>
          <w:szCs w:val="32"/>
        </w:rPr>
        <w:t xml:space="preserve">PHP </w:t>
      </w:r>
      <w:r w:rsidRPr="00326C3F">
        <w:rPr>
          <w:rFonts w:ascii="TH SarabunPSK" w:hAnsi="TH SarabunPSK" w:cs="TH SarabunPSK"/>
          <w:sz w:val="32"/>
          <w:szCs w:val="32"/>
          <w:cs/>
        </w:rPr>
        <w:t xml:space="preserve">จะส่ง </w:t>
      </w:r>
      <w:r w:rsidRPr="00326C3F">
        <w:rPr>
          <w:rFonts w:ascii="TH SarabunPSK" w:hAnsi="TH SarabunPSK" w:cs="TH SarabunPSK"/>
          <w:sz w:val="32"/>
          <w:szCs w:val="32"/>
        </w:rPr>
        <w:t xml:space="preserve">response </w:t>
      </w:r>
      <w:r w:rsidRPr="00326C3F">
        <w:rPr>
          <w:rFonts w:ascii="TH SarabunPSK" w:hAnsi="TH SarabunPSK" w:cs="TH SarabunPSK"/>
          <w:sz w:val="32"/>
          <w:szCs w:val="32"/>
          <w:cs/>
        </w:rPr>
        <w:t xml:space="preserve">กลับไปยังเว็บเบราว์เซอร์ เพื่อสั่งให้ </w:t>
      </w:r>
      <w:r w:rsidRPr="00326C3F">
        <w:rPr>
          <w:rFonts w:ascii="TH SarabunPSK" w:hAnsi="TH SarabunPSK" w:cs="TH SarabunPSK"/>
          <w:sz w:val="32"/>
          <w:szCs w:val="32"/>
        </w:rPr>
        <w:t xml:space="preserve">redirect </w:t>
      </w:r>
      <w:r w:rsidRPr="00326C3F">
        <w:rPr>
          <w:rFonts w:ascii="TH SarabunPSK" w:hAnsi="TH SarabunPSK" w:cs="TH SarabunPSK"/>
          <w:sz w:val="32"/>
          <w:szCs w:val="32"/>
          <w:cs/>
        </w:rPr>
        <w:t>หน้าเว็บไปยังหน้าที่สอดคล้องกับบทบาทของผู้ใช้</w:t>
      </w:r>
      <w:r w:rsidRPr="00326C3F">
        <w:rPr>
          <w:rFonts w:ascii="TH SarabunPSK" w:hAnsi="TH SarabunPSK" w:cs="TH SarabunPSK"/>
          <w:sz w:val="32"/>
          <w:szCs w:val="32"/>
        </w:rPr>
        <w:t xml:space="preserve"> </w:t>
      </w:r>
    </w:p>
    <w:p w14:paraId="061937FE" w14:textId="77777777" w:rsidR="001F2295" w:rsidRPr="00786900" w:rsidRDefault="001F2295" w:rsidP="001F2295">
      <w:pPr>
        <w:spacing w:after="1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326C3F">
        <w:rPr>
          <w:rFonts w:ascii="TH SarabunPSK" w:hAnsi="TH SarabunPSK" w:cs="TH SarabunPSK"/>
          <w:sz w:val="32"/>
          <w:szCs w:val="32"/>
          <w:cs/>
        </w:rPr>
        <w:t xml:space="preserve">เมื่อเข้าสู่ระบบสำเร็จแล้ว เว็บเบราว์เซอร์จะแสดงผลหน้าการใช้งานที่แตกต่างกันตามบทบาทของผู้ใช้งาน สำหรับนิสิต ระบบจะแสดงหน้าเว็บที่ออกแบบมาให้เหมาะสำหรับการค้นหางาน การสมัครงาน และจัดการข้อมูลส่วนตัว อาจารย์จะได้รับการนำไปยังหน้าเฉพาะสำหรับการตรวจสอบหรืออนุมัติข้อมูลตามบทบาทของตน ในขณะที่ผู้บริหารหรือ </w:t>
      </w:r>
      <w:r w:rsidRPr="00326C3F">
        <w:rPr>
          <w:rFonts w:ascii="TH SarabunPSK" w:hAnsi="TH SarabunPSK" w:cs="TH SarabunPSK"/>
          <w:sz w:val="32"/>
          <w:szCs w:val="32"/>
        </w:rPr>
        <w:t xml:space="preserve">Admin </w:t>
      </w:r>
      <w:r w:rsidRPr="00326C3F">
        <w:rPr>
          <w:rFonts w:ascii="TH SarabunPSK" w:hAnsi="TH SarabunPSK" w:cs="TH SarabunPSK"/>
          <w:sz w:val="32"/>
          <w:szCs w:val="32"/>
          <w:cs/>
        </w:rPr>
        <w:t>จะเข้าสู่หน้าสำหรับการดูแลระบบ ซึ่งประกอบด้วยฟังก์ชันการจัดการข้อมูล การบริหารผู้ใช้งาน และการเข้าถึงแดชบอร์ดแสดงผลสถิติต่าง ๆ ภายในระบบ</w:t>
      </w:r>
    </w:p>
    <w:p w14:paraId="456DE654" w14:textId="77777777" w:rsidR="001F2295" w:rsidRDefault="001F2295" w:rsidP="00786900">
      <w:pPr>
        <w:spacing w:after="1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F6E863C" w14:textId="4FB57FB2" w:rsidR="00786900" w:rsidRPr="00786900" w:rsidRDefault="00786900" w:rsidP="00786900">
      <w:pPr>
        <w:spacing w:after="1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2D1D7F9E" w14:textId="77777777" w:rsidR="005F2000" w:rsidRDefault="005F2000" w:rsidP="00BF11C5">
      <w:pPr>
        <w:spacing w:after="1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D4276C4" w14:textId="77777777" w:rsidR="005F2000" w:rsidRDefault="005F2000" w:rsidP="00BF11C5">
      <w:pPr>
        <w:spacing w:after="1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1C0064E" w14:textId="77777777" w:rsidR="0067613D" w:rsidRDefault="0067613D" w:rsidP="0067613D">
      <w:pPr>
        <w:spacing w:after="1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72D2299" w14:textId="77777777" w:rsidR="00284BCE" w:rsidRDefault="00284BCE" w:rsidP="00BF11C5">
      <w:pPr>
        <w:spacing w:after="1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6222116" w14:textId="77777777" w:rsidR="00284BCE" w:rsidRDefault="00284BCE" w:rsidP="00BF11C5">
      <w:pPr>
        <w:spacing w:after="1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3220B90" w14:textId="77777777" w:rsidR="00284BCE" w:rsidRDefault="00284BCE" w:rsidP="00BF11C5">
      <w:pPr>
        <w:spacing w:after="1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7B81F70" w14:textId="77777777" w:rsidR="00284BCE" w:rsidRDefault="00284BCE" w:rsidP="00BF11C5">
      <w:pPr>
        <w:spacing w:after="160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16811E74" w14:textId="4B177FB8" w:rsidR="0067613D" w:rsidRDefault="0067613D" w:rsidP="0067613D">
      <w:pPr>
        <w:spacing w:after="1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1.8. ERD</w:t>
      </w:r>
    </w:p>
    <w:p w14:paraId="5FC7E694" w14:textId="77777777" w:rsidR="00563695" w:rsidRDefault="009D7AEA" w:rsidP="00035CF8">
      <w:pPr>
        <w:tabs>
          <w:tab w:val="left" w:pos="5228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noProof/>
          <w:sz w:val="32"/>
          <w:szCs w:val="32"/>
        </w:rPr>
        <w:drawing>
          <wp:inline distT="0" distB="0" distL="0" distR="0" wp14:anchorId="2345EC3F" wp14:editId="5CA561A4">
            <wp:extent cx="8216441" cy="3517194"/>
            <wp:effectExtent l="318" t="0" r="952" b="953"/>
            <wp:docPr id="1295002241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02241" name="รูปภาพ 129500224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16441" cy="351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6A08" w14:textId="77777777" w:rsidR="00563695" w:rsidRPr="00035CF8" w:rsidRDefault="00166C86" w:rsidP="00035CF8">
      <w:pPr>
        <w:tabs>
          <w:tab w:val="left" w:pos="5228"/>
        </w:tabs>
        <w:jc w:val="center"/>
        <w:rPr>
          <w:rFonts w:ascii="TH SarabunPSK" w:hAnsi="TH SarabunPSK" w:cs="TH SarabunPSK"/>
          <w:sz w:val="32"/>
          <w:szCs w:val="32"/>
        </w:rPr>
      </w:pPr>
      <w:r w:rsidRPr="00AA375C">
        <w:rPr>
          <w:rFonts w:ascii="TH SarabunPSK" w:hAnsi="TH SarabunPSK" w:cs="TH SarabunPSK" w:hint="cs"/>
          <w:sz w:val="32"/>
          <w:szCs w:val="32"/>
          <w:cs/>
        </w:rPr>
        <w:t>ภาพที่</w:t>
      </w:r>
      <w:r w:rsidR="00AA375C" w:rsidRPr="00AA375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A375C" w:rsidRPr="00AA375C">
        <w:rPr>
          <w:rFonts w:ascii="TH SarabunPSK" w:hAnsi="TH SarabunPSK" w:cs="TH SarabunPSK"/>
          <w:sz w:val="32"/>
          <w:szCs w:val="32"/>
        </w:rPr>
        <w:t>5 ERD</w:t>
      </w:r>
    </w:p>
    <w:p w14:paraId="6A3C35B6" w14:textId="12E59CE0" w:rsidR="00CC7C72" w:rsidRPr="005B28D3" w:rsidRDefault="008E60AC" w:rsidP="005B28D3">
      <w:pPr>
        <w:tabs>
          <w:tab w:val="left" w:pos="5228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1</w:t>
      </w:r>
      <w:r w:rsidR="007F1989">
        <w:rPr>
          <w:rFonts w:ascii="TH SarabunPSK" w:hAnsi="TH SarabunPSK" w:cs="TH SarabunPSK"/>
          <w:b/>
          <w:bCs/>
          <w:sz w:val="32"/>
          <w:szCs w:val="32"/>
        </w:rPr>
        <w:t xml:space="preserve">.9. </w:t>
      </w:r>
      <w:r w:rsidR="008A57E1">
        <w:rPr>
          <w:rFonts w:ascii="TH SarabunPSK" w:hAnsi="TH SarabunPSK" w:cs="TH SarabunPSK"/>
          <w:b/>
          <w:bCs/>
          <w:sz w:val="32"/>
          <w:szCs w:val="32"/>
        </w:rPr>
        <w:t>Data dictionary</w:t>
      </w:r>
    </w:p>
    <w:p w14:paraId="275777EF" w14:textId="30FC24EF" w:rsidR="00EF130A" w:rsidRDefault="001647E9" w:rsidP="004C5F9B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1.</w:t>
      </w:r>
      <w:r w:rsidR="004C5F9B">
        <w:rPr>
          <w:rFonts w:ascii="TH SarabunPSK" w:hAnsi="TH SarabunPSK" w:cs="TH SarabunPSK"/>
          <w:b/>
          <w:bCs/>
          <w:sz w:val="32"/>
          <w:szCs w:val="32"/>
        </w:rPr>
        <w:t xml:space="preserve">9.1. </w:t>
      </w:r>
      <w:r w:rsidR="00D86A37" w:rsidRPr="00D86A37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ตารางบทบาท (</w:t>
      </w:r>
      <w:r w:rsidR="00D86A37" w:rsidRPr="00D86A37">
        <w:rPr>
          <w:rFonts w:ascii="TH SarabunPSK" w:hAnsi="TH SarabunPSK" w:cs="TH SarabunPSK"/>
          <w:b/>
          <w:bCs/>
          <w:sz w:val="32"/>
          <w:szCs w:val="32"/>
        </w:rPr>
        <w:t>role</w:t>
      </w:r>
      <w:r w:rsidR="00D86A37" w:rsidRPr="00D86A37">
        <w:rPr>
          <w:rFonts w:ascii="TH SarabunPSK" w:hAnsi="TH SarabunPSK" w:cs="TH SarabunPSK" w:hint="cs"/>
          <w:b/>
          <w:bCs/>
          <w:sz w:val="32"/>
          <w:szCs w:val="32"/>
        </w:rPr>
        <w:t>)</w:t>
      </w:r>
    </w:p>
    <w:p w14:paraId="2A7A6326" w14:textId="2DEBCB19" w:rsidR="004C5F9B" w:rsidRDefault="004C5F9B" w:rsidP="004C5F9B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133634C5" w14:textId="2346590D" w:rsidR="00EF130A" w:rsidRPr="00EF130A" w:rsidRDefault="00EF130A" w:rsidP="00EF130A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9F67E5">
        <w:rPr>
          <w:rFonts w:ascii="TH SarabunPSK" w:hAnsi="TH SarabunPSK" w:cs="TH SarabunPSK"/>
          <w:b/>
          <w:bCs/>
          <w:sz w:val="32"/>
          <w:szCs w:val="32"/>
        </w:rPr>
        <w:t xml:space="preserve">2 </w:t>
      </w: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ตารางบทบาท (</w:t>
      </w:r>
      <w:r w:rsidRPr="009F67E5">
        <w:rPr>
          <w:rFonts w:ascii="TH SarabunPSK" w:hAnsi="TH SarabunPSK" w:cs="TH SarabunPSK"/>
          <w:b/>
          <w:bCs/>
          <w:sz w:val="32"/>
          <w:szCs w:val="32"/>
        </w:rPr>
        <w:t>role</w:t>
      </w: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1620"/>
        <w:gridCol w:w="1468"/>
        <w:gridCol w:w="1442"/>
        <w:gridCol w:w="704"/>
        <w:gridCol w:w="616"/>
        <w:gridCol w:w="1281"/>
      </w:tblGrid>
      <w:tr w:rsidR="00A02AA6" w14:paraId="40408C8C" w14:textId="77777777">
        <w:tc>
          <w:tcPr>
            <w:tcW w:w="1885" w:type="dxa"/>
            <w:shd w:val="clear" w:color="auto" w:fill="BFBFBF" w:themeFill="background1" w:themeFillShade="BF"/>
          </w:tcPr>
          <w:p w14:paraId="2941A0E1" w14:textId="1D9158C4" w:rsidR="00A02AA6" w:rsidRPr="007A194E" w:rsidRDefault="00A02AA6" w:rsidP="00EF72A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620" w:type="dxa"/>
            <w:shd w:val="clear" w:color="auto" w:fill="BFBFBF" w:themeFill="background1" w:themeFillShade="BF"/>
          </w:tcPr>
          <w:p w14:paraId="55C5A849" w14:textId="77777777" w:rsidR="00A02AA6" w:rsidRPr="007A194E" w:rsidRDefault="00A02AA6" w:rsidP="00EF72A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468" w:type="dxa"/>
            <w:shd w:val="clear" w:color="auto" w:fill="BFBFBF" w:themeFill="background1" w:themeFillShade="BF"/>
          </w:tcPr>
          <w:p w14:paraId="1AD5DC7A" w14:textId="0F0955E8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442" w:type="dxa"/>
            <w:shd w:val="clear" w:color="auto" w:fill="BFBFBF" w:themeFill="background1" w:themeFillShade="BF"/>
          </w:tcPr>
          <w:p w14:paraId="1977F3A3" w14:textId="77777777" w:rsidR="00A02AA6" w:rsidRPr="007A194E" w:rsidRDefault="00A02AA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704" w:type="dxa"/>
            <w:shd w:val="clear" w:color="auto" w:fill="BFBFBF" w:themeFill="background1" w:themeFillShade="BF"/>
          </w:tcPr>
          <w:p w14:paraId="29CA7A59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616" w:type="dxa"/>
            <w:shd w:val="clear" w:color="auto" w:fill="BFBFBF" w:themeFill="background1" w:themeFillShade="BF"/>
          </w:tcPr>
          <w:p w14:paraId="57C482C5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281" w:type="dxa"/>
            <w:shd w:val="clear" w:color="auto" w:fill="BFBFBF" w:themeFill="background1" w:themeFillShade="BF"/>
          </w:tcPr>
          <w:p w14:paraId="28D9A2A0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A02AA6" w14:paraId="5B873AEE" w14:textId="77777777">
        <w:tc>
          <w:tcPr>
            <w:tcW w:w="1885" w:type="dxa"/>
          </w:tcPr>
          <w:p w14:paraId="075CA816" w14:textId="5B58406C" w:rsidR="00A02AA6" w:rsidRPr="00EF7C32" w:rsidRDefault="008F49A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role_</w:t>
            </w:r>
            <w:r w:rsidR="00FC290F">
              <w:rPr>
                <w:rFonts w:ascii="TH SarabunPSK" w:hAnsi="TH SarabunPSK" w:cs="TH SarabunPSK"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1620" w:type="dxa"/>
          </w:tcPr>
          <w:p w14:paraId="08A90393" w14:textId="23362C9C" w:rsidR="00A02AA6" w:rsidRPr="00EF7C32" w:rsidRDefault="00542B2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C35C5A">
              <w:rPr>
                <w:rFonts w:ascii="TH SarabunPSK" w:hAnsi="TH SarabunPSK" w:cs="TH SarabunPSK" w:hint="cs"/>
                <w:sz w:val="32"/>
                <w:szCs w:val="32"/>
                <w:cs/>
              </w:rPr>
              <w:t>บทบาท</w:t>
            </w:r>
          </w:p>
        </w:tc>
        <w:tc>
          <w:tcPr>
            <w:tcW w:w="1468" w:type="dxa"/>
          </w:tcPr>
          <w:p w14:paraId="56FADEFD" w14:textId="135117EC" w:rsidR="00A02AA6" w:rsidRPr="00EF7C32" w:rsidRDefault="00BA71E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953FA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71497FC7" w14:textId="715E3E5D" w:rsidR="00A02AA6" w:rsidRPr="00EF7C32" w:rsidRDefault="008F49A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04" w:type="dxa"/>
          </w:tcPr>
          <w:p w14:paraId="2BB7D667" w14:textId="5684D84B" w:rsidR="00A02AA6" w:rsidRPr="00EF7C32" w:rsidRDefault="00667F9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="00FF2A20">
              <w:rPr>
                <w:rFonts w:ascii="TH SarabunPSK" w:hAnsi="TH SarabunPSK" w:cs="TH SarabunPSK"/>
                <w:sz w:val="32"/>
                <w:szCs w:val="32"/>
              </w:rPr>
              <w:t>o</w:t>
            </w:r>
          </w:p>
        </w:tc>
        <w:tc>
          <w:tcPr>
            <w:tcW w:w="616" w:type="dxa"/>
          </w:tcPr>
          <w:p w14:paraId="46A8F07B" w14:textId="7FD30C6F" w:rsidR="00A02AA6" w:rsidRPr="00EF7C32" w:rsidRDefault="00797C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</w:t>
            </w:r>
            <w:r w:rsidR="00BB232C">
              <w:rPr>
                <w:rFonts w:ascii="TH SarabunPSK" w:hAnsi="TH SarabunPSK" w:cs="TH SarabunPSK"/>
                <w:sz w:val="32"/>
                <w:szCs w:val="32"/>
              </w:rPr>
              <w:t>K</w:t>
            </w:r>
          </w:p>
        </w:tc>
        <w:tc>
          <w:tcPr>
            <w:tcW w:w="1281" w:type="dxa"/>
          </w:tcPr>
          <w:p w14:paraId="5A1E67F6" w14:textId="47E5B13A" w:rsidR="00A02AA6" w:rsidRPr="00EF7C32" w:rsidRDefault="00E6594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A02AA6" w14:paraId="02777BF3" w14:textId="77777777">
        <w:tc>
          <w:tcPr>
            <w:tcW w:w="1885" w:type="dxa"/>
          </w:tcPr>
          <w:p w14:paraId="6DECB23F" w14:textId="63AC45ED" w:rsidR="00A02AA6" w:rsidRPr="00EF7C32" w:rsidRDefault="00FC290F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="00552BC4">
              <w:rPr>
                <w:rFonts w:ascii="TH SarabunPSK" w:hAnsi="TH SarabunPSK" w:cs="TH SarabunPSK"/>
                <w:sz w:val="32"/>
                <w:szCs w:val="32"/>
              </w:rPr>
              <w:t>ole_</w:t>
            </w:r>
            <w:r w:rsidR="00DF5C18">
              <w:rPr>
                <w:rFonts w:ascii="TH SarabunPSK" w:hAnsi="TH SarabunPSK" w:cs="TH SarabunPSK"/>
                <w:sz w:val="32"/>
                <w:szCs w:val="32"/>
              </w:rPr>
              <w:t>name</w:t>
            </w:r>
            <w:proofErr w:type="spellEnd"/>
          </w:p>
        </w:tc>
        <w:tc>
          <w:tcPr>
            <w:tcW w:w="1620" w:type="dxa"/>
          </w:tcPr>
          <w:p w14:paraId="2C7F0968" w14:textId="557B0D90" w:rsidR="00A02AA6" w:rsidRPr="00EF7C32" w:rsidRDefault="00DE620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BE7198">
              <w:rPr>
                <w:rFonts w:ascii="TH SarabunPSK" w:hAnsi="TH SarabunPSK" w:cs="TH SarabunPSK" w:hint="cs"/>
                <w:sz w:val="32"/>
                <w:szCs w:val="32"/>
                <w:cs/>
              </w:rPr>
              <w:t>บ</w:t>
            </w:r>
            <w:r w:rsidR="00797C14">
              <w:rPr>
                <w:rFonts w:ascii="TH SarabunPSK" w:hAnsi="TH SarabunPSK" w:cs="TH SarabunPSK" w:hint="cs"/>
                <w:sz w:val="32"/>
                <w:szCs w:val="32"/>
                <w:cs/>
              </w:rPr>
              <w:t>ทบาท</w:t>
            </w:r>
          </w:p>
        </w:tc>
        <w:tc>
          <w:tcPr>
            <w:tcW w:w="1468" w:type="dxa"/>
          </w:tcPr>
          <w:p w14:paraId="2098B1A0" w14:textId="560B36BE" w:rsidR="00A02AA6" w:rsidRPr="00EF7C32" w:rsidRDefault="00BA71E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1089E">
              <w:rPr>
                <w:rFonts w:ascii="TH SarabunPSK" w:hAnsi="TH SarabunPSK" w:cs="TH SarabunPSK"/>
                <w:sz w:val="32"/>
                <w:szCs w:val="32"/>
              </w:rPr>
              <w:t>VARCHA</w:t>
            </w:r>
            <w:r>
              <w:rPr>
                <w:rFonts w:ascii="TH SarabunPSK" w:hAnsi="TH SarabunPSK" w:cs="TH SarabunPSK"/>
                <w:sz w:val="32"/>
                <w:szCs w:val="32"/>
              </w:rPr>
              <w:t>R</w:t>
            </w:r>
          </w:p>
        </w:tc>
        <w:tc>
          <w:tcPr>
            <w:tcW w:w="1442" w:type="dxa"/>
          </w:tcPr>
          <w:p w14:paraId="1CE30E9C" w14:textId="53949702" w:rsidR="00A02AA6" w:rsidRPr="00EF7C32" w:rsidRDefault="008F49A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704" w:type="dxa"/>
          </w:tcPr>
          <w:p w14:paraId="4DB43516" w14:textId="416A9082" w:rsidR="00A02AA6" w:rsidRPr="00EF7C32" w:rsidRDefault="00676A0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="00FF2A20">
              <w:rPr>
                <w:rFonts w:ascii="TH SarabunPSK" w:hAnsi="TH SarabunPSK" w:cs="TH SarabunPSK"/>
                <w:sz w:val="32"/>
                <w:szCs w:val="32"/>
              </w:rPr>
              <w:t>o</w:t>
            </w:r>
          </w:p>
        </w:tc>
        <w:tc>
          <w:tcPr>
            <w:tcW w:w="616" w:type="dxa"/>
          </w:tcPr>
          <w:p w14:paraId="15657299" w14:textId="3C35E3CA" w:rsidR="00A02AA6" w:rsidRPr="00EF7C32" w:rsidRDefault="00E6594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81" w:type="dxa"/>
          </w:tcPr>
          <w:p w14:paraId="6FEA16BE" w14:textId="51CCE339" w:rsidR="00A02AA6" w:rsidRPr="00EF7C32" w:rsidRDefault="00E6594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607AC9" w14:paraId="2910CC47" w14:textId="77777777">
        <w:tc>
          <w:tcPr>
            <w:tcW w:w="1885" w:type="dxa"/>
          </w:tcPr>
          <w:p w14:paraId="47F55EBC" w14:textId="211B0CE7" w:rsidR="00607AC9" w:rsidRDefault="00D936E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role_name_th</w:t>
            </w:r>
            <w:proofErr w:type="spellEnd"/>
          </w:p>
        </w:tc>
        <w:tc>
          <w:tcPr>
            <w:tcW w:w="1620" w:type="dxa"/>
          </w:tcPr>
          <w:p w14:paraId="2B40301C" w14:textId="0397E91D" w:rsidR="00607AC9" w:rsidRDefault="00336582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ชื่อบทบาทภาษาไทย</w:t>
            </w:r>
          </w:p>
        </w:tc>
        <w:tc>
          <w:tcPr>
            <w:tcW w:w="1468" w:type="dxa"/>
          </w:tcPr>
          <w:p w14:paraId="58827C89" w14:textId="11D91D8B" w:rsidR="00607AC9" w:rsidRPr="00F1089E" w:rsidRDefault="003365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1089E">
              <w:rPr>
                <w:rFonts w:ascii="TH SarabunPSK" w:hAnsi="TH SarabunPSK" w:cs="TH SarabunPSK"/>
                <w:sz w:val="32"/>
                <w:szCs w:val="32"/>
              </w:rPr>
              <w:t>VARCHA</w:t>
            </w:r>
            <w:r>
              <w:rPr>
                <w:rFonts w:ascii="TH SarabunPSK" w:hAnsi="TH SarabunPSK" w:cs="TH SarabunPSK"/>
                <w:sz w:val="32"/>
                <w:szCs w:val="32"/>
              </w:rPr>
              <w:t>R</w:t>
            </w:r>
          </w:p>
        </w:tc>
        <w:tc>
          <w:tcPr>
            <w:tcW w:w="1442" w:type="dxa"/>
          </w:tcPr>
          <w:p w14:paraId="20F06FDC" w14:textId="7672EDD1" w:rsidR="00607AC9" w:rsidRDefault="003365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704" w:type="dxa"/>
          </w:tcPr>
          <w:p w14:paraId="43000777" w14:textId="48F96BD3" w:rsidR="00607AC9" w:rsidRDefault="0099721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6" w:type="dxa"/>
          </w:tcPr>
          <w:p w14:paraId="732B3113" w14:textId="23AA5C37" w:rsidR="00607AC9" w:rsidRDefault="0099721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81" w:type="dxa"/>
          </w:tcPr>
          <w:p w14:paraId="5B06A5BB" w14:textId="59A0664C" w:rsidR="00607AC9" w:rsidRDefault="0099721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46AB0091" w14:textId="77777777" w:rsidR="00A02AA6" w:rsidRDefault="00A02AA6" w:rsidP="00A02AA6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22B52DB1" w14:textId="74C2D6F9" w:rsidR="00AA125A" w:rsidRDefault="004C5F9B" w:rsidP="009B0028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1.9.2. </w:t>
      </w:r>
      <w:r w:rsidR="00551927" w:rsidRPr="00EE275A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="00E1120B">
        <w:rPr>
          <w:rFonts w:ascii="TH SarabunPSK" w:hAnsi="TH SarabunPSK" w:cs="TH SarabunPSK" w:hint="cs"/>
          <w:b/>
          <w:bCs/>
          <w:sz w:val="32"/>
          <w:szCs w:val="32"/>
          <w:cs/>
        </w:rPr>
        <w:t>สถานะบทบาท</w:t>
      </w:r>
      <w:r w:rsidR="00551927" w:rsidRPr="00EE275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proofErr w:type="spellStart"/>
      <w:r w:rsidR="00A52B16">
        <w:rPr>
          <w:rFonts w:ascii="TH SarabunPSK" w:hAnsi="TH SarabunPSK" w:cs="TH SarabunPSK"/>
          <w:b/>
          <w:bCs/>
          <w:sz w:val="32"/>
          <w:szCs w:val="32"/>
        </w:rPr>
        <w:t>role_status</w:t>
      </w:r>
      <w:proofErr w:type="spellEnd"/>
      <w:r w:rsidR="00551927" w:rsidRPr="00EE275A">
        <w:rPr>
          <w:rFonts w:ascii="TH SarabunPSK" w:hAnsi="TH SarabunPSK" w:cs="TH SarabunPSK" w:hint="cs"/>
          <w:b/>
          <w:bCs/>
          <w:sz w:val="32"/>
          <w:szCs w:val="32"/>
        </w:rPr>
        <w:t>)</w:t>
      </w:r>
    </w:p>
    <w:p w14:paraId="10AFE41A" w14:textId="77777777" w:rsidR="00AA125A" w:rsidRPr="00AA125A" w:rsidRDefault="00AA125A" w:rsidP="00AA125A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480EFEB7" w14:textId="40663B5C" w:rsidR="00EF130A" w:rsidRPr="00AA125A" w:rsidRDefault="00AA125A" w:rsidP="00AA125A">
      <w:pPr>
        <w:rPr>
          <w:rFonts w:ascii="TH SarabunPSK" w:hAnsi="TH SarabunPSK" w:cs="TH SarabunPSK"/>
          <w:b/>
          <w:bCs/>
          <w:sz w:val="32"/>
          <w:szCs w:val="32"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 </w:t>
      </w:r>
      <w:r w:rsidRPr="00AA125A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ตารางสถานะบทบาท</w:t>
      </w:r>
      <w:r w:rsidRPr="00AA125A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proofErr w:type="spellStart"/>
      <w:r w:rsidRPr="00AA125A">
        <w:rPr>
          <w:rFonts w:ascii="TH SarabunPSK" w:hAnsi="TH SarabunPSK" w:cs="TH SarabunPSK"/>
          <w:b/>
          <w:bCs/>
          <w:sz w:val="32"/>
          <w:szCs w:val="32"/>
        </w:rPr>
        <w:t>role_status</w:t>
      </w:r>
      <w:proofErr w:type="spellEnd"/>
      <w:r w:rsidRPr="00AA125A">
        <w:rPr>
          <w:rFonts w:ascii="TH SarabunPSK" w:hAnsi="TH SarabunPSK" w:cs="TH SarabunPSK"/>
          <w:b/>
          <w:bCs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8"/>
        <w:gridCol w:w="1574"/>
        <w:gridCol w:w="1401"/>
        <w:gridCol w:w="1442"/>
        <w:gridCol w:w="692"/>
        <w:gridCol w:w="611"/>
        <w:gridCol w:w="1358"/>
      </w:tblGrid>
      <w:tr w:rsidR="00551927" w14:paraId="3F966071" w14:textId="77777777" w:rsidTr="00F4642A">
        <w:tc>
          <w:tcPr>
            <w:tcW w:w="1938" w:type="dxa"/>
            <w:shd w:val="clear" w:color="auto" w:fill="BFBFBF" w:themeFill="background1" w:themeFillShade="BF"/>
          </w:tcPr>
          <w:p w14:paraId="49DF0D05" w14:textId="77777777" w:rsidR="00551927" w:rsidRPr="007A194E" w:rsidRDefault="0055192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574" w:type="dxa"/>
            <w:shd w:val="clear" w:color="auto" w:fill="BFBFBF" w:themeFill="background1" w:themeFillShade="BF"/>
          </w:tcPr>
          <w:p w14:paraId="0D03556E" w14:textId="77777777" w:rsidR="00551927" w:rsidRPr="007A194E" w:rsidRDefault="0055192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401" w:type="dxa"/>
            <w:shd w:val="clear" w:color="auto" w:fill="BFBFBF" w:themeFill="background1" w:themeFillShade="BF"/>
          </w:tcPr>
          <w:p w14:paraId="53F123EB" w14:textId="77777777" w:rsidR="00551927" w:rsidRPr="007A194E" w:rsidRDefault="0055192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442" w:type="dxa"/>
            <w:shd w:val="clear" w:color="auto" w:fill="BFBFBF" w:themeFill="background1" w:themeFillShade="BF"/>
          </w:tcPr>
          <w:p w14:paraId="64FBC8BC" w14:textId="77777777" w:rsidR="00551927" w:rsidRPr="007A194E" w:rsidRDefault="0055192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692" w:type="dxa"/>
            <w:shd w:val="clear" w:color="auto" w:fill="BFBFBF" w:themeFill="background1" w:themeFillShade="BF"/>
          </w:tcPr>
          <w:p w14:paraId="2A50B063" w14:textId="77777777" w:rsidR="00551927" w:rsidRPr="007A194E" w:rsidRDefault="0055192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611" w:type="dxa"/>
            <w:shd w:val="clear" w:color="auto" w:fill="BFBFBF" w:themeFill="background1" w:themeFillShade="BF"/>
          </w:tcPr>
          <w:p w14:paraId="748B8281" w14:textId="77777777" w:rsidR="00551927" w:rsidRPr="007A194E" w:rsidRDefault="0055192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358" w:type="dxa"/>
            <w:shd w:val="clear" w:color="auto" w:fill="BFBFBF" w:themeFill="background1" w:themeFillShade="BF"/>
          </w:tcPr>
          <w:p w14:paraId="271A8613" w14:textId="77777777" w:rsidR="00551927" w:rsidRPr="007A194E" w:rsidRDefault="0055192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551927" w14:paraId="0FD854BA" w14:textId="77777777" w:rsidTr="00F4642A">
        <w:tc>
          <w:tcPr>
            <w:tcW w:w="1938" w:type="dxa"/>
          </w:tcPr>
          <w:p w14:paraId="06FEAB37" w14:textId="2F4F6A63" w:rsidR="00551927" w:rsidRPr="00EF7C32" w:rsidRDefault="00631C5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role_status</w:t>
            </w:r>
            <w:r w:rsidR="00F4642A">
              <w:rPr>
                <w:rFonts w:ascii="TH SarabunPSK" w:hAnsi="TH SarabunPSK" w:cs="TH SarabunPSK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574" w:type="dxa"/>
          </w:tcPr>
          <w:p w14:paraId="72FB207D" w14:textId="1CD1A31C" w:rsidR="00551927" w:rsidRPr="00EF7C32" w:rsidRDefault="005519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E1120B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สถานะบทบาท</w:t>
            </w:r>
          </w:p>
        </w:tc>
        <w:tc>
          <w:tcPr>
            <w:tcW w:w="1401" w:type="dxa"/>
          </w:tcPr>
          <w:p w14:paraId="271A4E80" w14:textId="086C3742" w:rsidR="00551927" w:rsidRPr="00EF7C32" w:rsidRDefault="00E1120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37425E57" w14:textId="77777777" w:rsidR="00551927" w:rsidRPr="00EF7C32" w:rsidRDefault="0055192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92" w:type="dxa"/>
          </w:tcPr>
          <w:p w14:paraId="082A0148" w14:textId="77777777" w:rsidR="00551927" w:rsidRPr="00EF7C32" w:rsidRDefault="0055192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1" w:type="dxa"/>
          </w:tcPr>
          <w:p w14:paraId="4E7FDA2F" w14:textId="77777777" w:rsidR="00551927" w:rsidRPr="00EF7C32" w:rsidRDefault="0055192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58" w:type="dxa"/>
          </w:tcPr>
          <w:p w14:paraId="19E20B4D" w14:textId="6ABA3CED" w:rsidR="00551927" w:rsidRPr="00EF7C32" w:rsidRDefault="00E6594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551927" w14:paraId="66FDEA26" w14:textId="77777777" w:rsidTr="00F4642A">
        <w:tc>
          <w:tcPr>
            <w:tcW w:w="1938" w:type="dxa"/>
          </w:tcPr>
          <w:p w14:paraId="79372F8B" w14:textId="5BE06550" w:rsidR="00551927" w:rsidRPr="00EF7C32" w:rsidRDefault="00F4642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role_status_name</w:t>
            </w:r>
            <w:proofErr w:type="spellEnd"/>
          </w:p>
        </w:tc>
        <w:tc>
          <w:tcPr>
            <w:tcW w:w="1574" w:type="dxa"/>
          </w:tcPr>
          <w:p w14:paraId="5527EEBE" w14:textId="247E817A" w:rsidR="00551927" w:rsidRPr="00EF7C32" w:rsidRDefault="00E1120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ชื่อสถานะบทบาท</w:t>
            </w:r>
          </w:p>
        </w:tc>
        <w:tc>
          <w:tcPr>
            <w:tcW w:w="1401" w:type="dxa"/>
          </w:tcPr>
          <w:p w14:paraId="77FEC39D" w14:textId="77777777" w:rsidR="00551927" w:rsidRPr="00EF7C32" w:rsidRDefault="005519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F3F5A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03A36104" w14:textId="77777777" w:rsidR="00551927" w:rsidRPr="00EF7C32" w:rsidRDefault="0055192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692" w:type="dxa"/>
          </w:tcPr>
          <w:p w14:paraId="2DCD770C" w14:textId="77777777" w:rsidR="00551927" w:rsidRPr="00EF7C32" w:rsidRDefault="0055192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1" w:type="dxa"/>
          </w:tcPr>
          <w:p w14:paraId="3E5CE1B9" w14:textId="3B124B76" w:rsidR="00551927" w:rsidRPr="00EF7C32" w:rsidRDefault="00E6594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358" w:type="dxa"/>
          </w:tcPr>
          <w:p w14:paraId="0C4C524C" w14:textId="05C03DDF" w:rsidR="00551927" w:rsidRPr="00EF7C32" w:rsidRDefault="00E6594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084A4FCD" w14:textId="77777777" w:rsidR="00551927" w:rsidRPr="000D6652" w:rsidRDefault="00551927" w:rsidP="00A02AA6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1F2A7D8A" w14:textId="09977C05" w:rsidR="008A57E1" w:rsidRPr="00570CBC" w:rsidRDefault="000056E6" w:rsidP="000056E6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1.9.3. </w:t>
      </w:r>
      <w:r w:rsidR="008A57E1" w:rsidRPr="00570CBC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="00C210CF">
        <w:rPr>
          <w:rFonts w:ascii="TH SarabunPSK" w:hAnsi="TH SarabunPSK" w:cs="TH SarabunPSK" w:hint="cs"/>
          <w:b/>
          <w:bCs/>
          <w:sz w:val="32"/>
          <w:szCs w:val="32"/>
          <w:cs/>
        </w:rPr>
        <w:t>ผู้ใช้</w:t>
      </w:r>
      <w:r w:rsidR="00E93543">
        <w:rPr>
          <w:rFonts w:ascii="TH SarabunPSK" w:hAnsi="TH SarabunPSK" w:cs="TH SarabunPSK" w:hint="cs"/>
          <w:b/>
          <w:bCs/>
          <w:sz w:val="32"/>
          <w:szCs w:val="32"/>
          <w:cs/>
        </w:rPr>
        <w:t>งาน</w:t>
      </w:r>
      <w:r w:rsidR="00C210C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r w:rsidR="00C210CF">
        <w:rPr>
          <w:rFonts w:ascii="TH SarabunPSK" w:hAnsi="TH SarabunPSK" w:cs="TH SarabunPSK"/>
          <w:b/>
          <w:bCs/>
          <w:sz w:val="32"/>
          <w:szCs w:val="32"/>
        </w:rPr>
        <w:t>user</w:t>
      </w:r>
      <w:r w:rsidR="00C210CF">
        <w:rPr>
          <w:rFonts w:ascii="TH SarabunPSK" w:hAnsi="TH SarabunPSK" w:cs="TH SarabunPSK" w:hint="cs"/>
          <w:b/>
          <w:bCs/>
          <w:sz w:val="32"/>
          <w:szCs w:val="32"/>
        </w:rPr>
        <w:t>)</w:t>
      </w:r>
    </w:p>
    <w:p w14:paraId="735F210E" w14:textId="77777777" w:rsidR="000056E6" w:rsidRDefault="000056E6" w:rsidP="000056E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E8E4EE9" w14:textId="04D73387" w:rsidR="000056E6" w:rsidRPr="000056E6" w:rsidRDefault="000056E6" w:rsidP="000056E6">
      <w:pPr>
        <w:rPr>
          <w:rFonts w:ascii="TH SarabunPSK" w:hAnsi="TH SarabunPSK" w:cs="TH SarabunPSK"/>
          <w:b/>
          <w:bCs/>
          <w:sz w:val="32"/>
          <w:szCs w:val="32"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4 </w:t>
      </w:r>
      <w:r w:rsidRPr="000056E6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ตารางผู้ใช้งาน</w:t>
      </w:r>
      <w:r w:rsidRPr="000056E6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0056E6">
        <w:rPr>
          <w:rFonts w:ascii="TH SarabunPSK" w:hAnsi="TH SarabunPSK" w:cs="TH SarabunPSK"/>
          <w:b/>
          <w:bCs/>
          <w:sz w:val="32"/>
          <w:szCs w:val="32"/>
        </w:rPr>
        <w:t>user)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8"/>
        <w:gridCol w:w="1599"/>
        <w:gridCol w:w="1437"/>
        <w:gridCol w:w="1442"/>
        <w:gridCol w:w="698"/>
        <w:gridCol w:w="614"/>
        <w:gridCol w:w="1368"/>
      </w:tblGrid>
      <w:tr w:rsidR="008A57E1" w14:paraId="6D078520" w14:textId="77777777" w:rsidTr="00CB0834">
        <w:tc>
          <w:tcPr>
            <w:tcW w:w="1858" w:type="dxa"/>
            <w:shd w:val="clear" w:color="auto" w:fill="BFBFBF" w:themeFill="background1" w:themeFillShade="BF"/>
          </w:tcPr>
          <w:p w14:paraId="3C1ECF8E" w14:textId="77777777" w:rsidR="008A57E1" w:rsidRPr="007A194E" w:rsidRDefault="008A57E1" w:rsidP="00EF72A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599" w:type="dxa"/>
            <w:shd w:val="clear" w:color="auto" w:fill="BFBFBF" w:themeFill="background1" w:themeFillShade="BF"/>
          </w:tcPr>
          <w:p w14:paraId="050D4BD0" w14:textId="77777777" w:rsidR="008A57E1" w:rsidRPr="007A194E" w:rsidRDefault="008A57E1" w:rsidP="00EF72A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437" w:type="dxa"/>
            <w:shd w:val="clear" w:color="auto" w:fill="BFBFBF" w:themeFill="background1" w:themeFillShade="BF"/>
          </w:tcPr>
          <w:p w14:paraId="6A221A24" w14:textId="77777777" w:rsidR="008A57E1" w:rsidRPr="007A194E" w:rsidRDefault="008A57E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442" w:type="dxa"/>
            <w:shd w:val="clear" w:color="auto" w:fill="BFBFBF" w:themeFill="background1" w:themeFillShade="BF"/>
          </w:tcPr>
          <w:p w14:paraId="3951BE08" w14:textId="77777777" w:rsidR="008A57E1" w:rsidRPr="007A194E" w:rsidRDefault="008A57E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698" w:type="dxa"/>
            <w:shd w:val="clear" w:color="auto" w:fill="BFBFBF" w:themeFill="background1" w:themeFillShade="BF"/>
          </w:tcPr>
          <w:p w14:paraId="0FF4026A" w14:textId="77777777" w:rsidR="008A57E1" w:rsidRPr="007A194E" w:rsidRDefault="008A57E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614" w:type="dxa"/>
            <w:shd w:val="clear" w:color="auto" w:fill="BFBFBF" w:themeFill="background1" w:themeFillShade="BF"/>
          </w:tcPr>
          <w:p w14:paraId="1F0D5741" w14:textId="77777777" w:rsidR="008A57E1" w:rsidRPr="007A194E" w:rsidRDefault="008A57E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368" w:type="dxa"/>
            <w:shd w:val="clear" w:color="auto" w:fill="BFBFBF" w:themeFill="background1" w:themeFillShade="BF"/>
          </w:tcPr>
          <w:p w14:paraId="5DD91BAC" w14:textId="77777777" w:rsidR="008A57E1" w:rsidRPr="007A194E" w:rsidRDefault="008A57E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CB0834" w14:paraId="0FBB9ABB" w14:textId="77777777" w:rsidTr="00CB0834">
        <w:tc>
          <w:tcPr>
            <w:tcW w:w="1858" w:type="dxa"/>
          </w:tcPr>
          <w:p w14:paraId="548B0F30" w14:textId="427DB7DB" w:rsidR="00CB0834" w:rsidRPr="00EF7C32" w:rsidRDefault="00CB0834" w:rsidP="00CB083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599" w:type="dxa"/>
          </w:tcPr>
          <w:p w14:paraId="75D29A4C" w14:textId="4A8F1DCE" w:rsidR="00CB0834" w:rsidRPr="00EF7C32" w:rsidRDefault="00CB0834" w:rsidP="00CB083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437" w:type="dxa"/>
          </w:tcPr>
          <w:p w14:paraId="2B764B19" w14:textId="5BC14A88" w:rsidR="00CB0834" w:rsidRPr="00EF7C32" w:rsidRDefault="00CB0834" w:rsidP="00CB083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F3F5A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742BD0BA" w14:textId="2A580BE7" w:rsidR="00CB0834" w:rsidRPr="00EF7C32" w:rsidRDefault="00CB0834" w:rsidP="00CB083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98" w:type="dxa"/>
          </w:tcPr>
          <w:p w14:paraId="4FF356D2" w14:textId="426516FB" w:rsidR="00CB0834" w:rsidRPr="00EF7C32" w:rsidRDefault="00CB0834" w:rsidP="00CB083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4" w:type="dxa"/>
          </w:tcPr>
          <w:p w14:paraId="45569BD1" w14:textId="4339D85F" w:rsidR="00CB0834" w:rsidRPr="00EF7C32" w:rsidRDefault="00CB0834" w:rsidP="00CB083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68" w:type="dxa"/>
          </w:tcPr>
          <w:p w14:paraId="26A47F7D" w14:textId="684EECF8" w:rsidR="00CB0834" w:rsidRPr="00EF7C32" w:rsidRDefault="00E65949" w:rsidP="00CB083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8A57E1" w14:paraId="05D5F855" w14:textId="77777777" w:rsidTr="00CB0834">
        <w:tc>
          <w:tcPr>
            <w:tcW w:w="1858" w:type="dxa"/>
          </w:tcPr>
          <w:p w14:paraId="2B2BB3E1" w14:textId="2EC39710" w:rsidR="008A57E1" w:rsidRPr="00EF7C32" w:rsidRDefault="009F7DD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</w:t>
            </w:r>
            <w:r w:rsidR="00B07E2B">
              <w:rPr>
                <w:rFonts w:ascii="TH SarabunPSK" w:hAnsi="TH SarabunPSK" w:cs="TH SarabunPSK"/>
                <w:sz w:val="32"/>
                <w:szCs w:val="32"/>
              </w:rPr>
              <w:t>ass</w:t>
            </w:r>
            <w:r w:rsidR="00B23654">
              <w:rPr>
                <w:rFonts w:ascii="TH SarabunPSK" w:hAnsi="TH SarabunPSK" w:cs="TH SarabunPSK"/>
                <w:sz w:val="32"/>
                <w:szCs w:val="32"/>
              </w:rPr>
              <w:t>w</w:t>
            </w:r>
            <w:r w:rsidR="002D52FC">
              <w:rPr>
                <w:rFonts w:ascii="TH SarabunPSK" w:hAnsi="TH SarabunPSK" w:cs="TH SarabunPSK"/>
                <w:sz w:val="32"/>
                <w:szCs w:val="32"/>
              </w:rPr>
              <w:t>ord</w:t>
            </w:r>
          </w:p>
        </w:tc>
        <w:tc>
          <w:tcPr>
            <w:tcW w:w="1599" w:type="dxa"/>
          </w:tcPr>
          <w:p w14:paraId="46A07E34" w14:textId="6E0DC501" w:rsidR="008A57E1" w:rsidRPr="00EF7C32" w:rsidRDefault="00852E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437" w:type="dxa"/>
          </w:tcPr>
          <w:p w14:paraId="161664F7" w14:textId="0D5EAB63" w:rsidR="008A57E1" w:rsidRPr="00EF7C32" w:rsidRDefault="00BA71E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F3F5A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742C0390" w14:textId="0D299879" w:rsidR="008A57E1" w:rsidRPr="00EF7C32" w:rsidRDefault="006F3F5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698" w:type="dxa"/>
          </w:tcPr>
          <w:p w14:paraId="57918F1E" w14:textId="3B2F7147" w:rsidR="008A57E1" w:rsidRPr="00EF7C32" w:rsidRDefault="00676A0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="00B55377">
              <w:rPr>
                <w:rFonts w:ascii="TH SarabunPSK" w:hAnsi="TH SarabunPSK" w:cs="TH SarabunPSK"/>
                <w:sz w:val="32"/>
                <w:szCs w:val="32"/>
              </w:rPr>
              <w:t>o</w:t>
            </w:r>
          </w:p>
        </w:tc>
        <w:tc>
          <w:tcPr>
            <w:tcW w:w="614" w:type="dxa"/>
          </w:tcPr>
          <w:p w14:paraId="062C49A5" w14:textId="2A3FC01F" w:rsidR="008A57E1" w:rsidRPr="00EF7C32" w:rsidRDefault="00E6594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368" w:type="dxa"/>
          </w:tcPr>
          <w:p w14:paraId="6C11E6F3" w14:textId="36E5D597" w:rsidR="008A57E1" w:rsidRPr="00EF7C32" w:rsidRDefault="00E6594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2D52FC" w14:paraId="36DBB337" w14:textId="77777777" w:rsidTr="00CB0834">
        <w:tc>
          <w:tcPr>
            <w:tcW w:w="1858" w:type="dxa"/>
          </w:tcPr>
          <w:p w14:paraId="4FF5F686" w14:textId="135CF790" w:rsidR="002D52FC" w:rsidRDefault="00296D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ro</w:t>
            </w:r>
            <w:r w:rsidR="00CF36E7">
              <w:rPr>
                <w:rFonts w:ascii="TH SarabunPSK" w:hAnsi="TH SarabunPSK" w:cs="TH SarabunPSK"/>
                <w:sz w:val="32"/>
                <w:szCs w:val="32"/>
              </w:rPr>
              <w:t>le_</w:t>
            </w:r>
            <w:r w:rsidR="009F7DDF">
              <w:rPr>
                <w:rFonts w:ascii="TH SarabunPSK" w:hAnsi="TH SarabunPSK" w:cs="TH SarabunPSK"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1599" w:type="dxa"/>
          </w:tcPr>
          <w:p w14:paraId="29FF5D01" w14:textId="0C46FCF1" w:rsidR="002D52FC" w:rsidRPr="00EF7C32" w:rsidRDefault="00852E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รหัสบทบาท</w:t>
            </w:r>
            <w:r w:rsidR="007219B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</w:t>
            </w:r>
          </w:p>
        </w:tc>
        <w:tc>
          <w:tcPr>
            <w:tcW w:w="1437" w:type="dxa"/>
          </w:tcPr>
          <w:p w14:paraId="449FBF89" w14:textId="79F7ABAE" w:rsidR="002D52FC" w:rsidRPr="00EF7C32" w:rsidRDefault="00BA71E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0BB9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3F83D23F" w14:textId="41F44244" w:rsidR="002D52FC" w:rsidRPr="00EF7C32" w:rsidRDefault="00484A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98" w:type="dxa"/>
          </w:tcPr>
          <w:p w14:paraId="3F258ECF" w14:textId="6D149D61" w:rsidR="002D52FC" w:rsidRPr="00EF7C32" w:rsidRDefault="0073180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4" w:type="dxa"/>
          </w:tcPr>
          <w:p w14:paraId="1EE45F76" w14:textId="1D0C9066" w:rsidR="002D52FC" w:rsidRPr="00EF7C32" w:rsidRDefault="0082627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68" w:type="dxa"/>
          </w:tcPr>
          <w:p w14:paraId="3A2EF78D" w14:textId="26D1DFB6" w:rsidR="002D52FC" w:rsidRPr="00EF7C32" w:rsidRDefault="000132C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="002B7708">
              <w:rPr>
                <w:rFonts w:ascii="TH SarabunPSK" w:hAnsi="TH SarabunPSK" w:cs="TH SarabunPSK"/>
                <w:sz w:val="32"/>
                <w:szCs w:val="32"/>
              </w:rPr>
              <w:t>ol</w:t>
            </w:r>
            <w:r w:rsidR="00427BF5">
              <w:rPr>
                <w:rFonts w:ascii="TH SarabunPSK" w:hAnsi="TH SarabunPSK" w:cs="TH SarabunPSK"/>
                <w:sz w:val="32"/>
                <w:szCs w:val="32"/>
              </w:rPr>
              <w:t>e</w:t>
            </w:r>
          </w:p>
        </w:tc>
      </w:tr>
      <w:tr w:rsidR="00A976CF" w14:paraId="7B52EED0" w14:textId="77777777" w:rsidTr="00CB0834">
        <w:tc>
          <w:tcPr>
            <w:tcW w:w="1858" w:type="dxa"/>
          </w:tcPr>
          <w:p w14:paraId="08F5E207" w14:textId="78FB0BA5" w:rsidR="00A976CF" w:rsidRPr="001F7FBE" w:rsidRDefault="00C25F83" w:rsidP="00CA1861">
            <w:pPr>
              <w:rPr>
                <w:rFonts w:ascii="TH SarabunPSK" w:hAnsi="TH SarabunPSK" w:cs="TH SarabunPSK"/>
                <w:sz w:val="32"/>
                <w:szCs w:val="32"/>
                <w:lang w:val="en-GB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="00A976CF">
              <w:rPr>
                <w:rFonts w:ascii="TH SarabunPSK" w:hAnsi="TH SarabunPSK" w:cs="TH SarabunPSK"/>
                <w:sz w:val="32"/>
                <w:szCs w:val="32"/>
              </w:rPr>
              <w:t>ole_status</w:t>
            </w:r>
            <w:r>
              <w:rPr>
                <w:rFonts w:ascii="TH SarabunPSK" w:hAnsi="TH SarabunPSK" w:cs="TH SarabunPSK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599" w:type="dxa"/>
          </w:tcPr>
          <w:p w14:paraId="7BFF640D" w14:textId="77777777" w:rsidR="007A7D90" w:rsidRDefault="00C25F83" w:rsidP="00CA186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รหัสสถานะ</w:t>
            </w:r>
          </w:p>
          <w:p w14:paraId="5BECCB8E" w14:textId="7CDA12E9" w:rsidR="00A976CF" w:rsidRDefault="00C25F83" w:rsidP="00CA186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ของบทบาท</w:t>
            </w:r>
            <w:r w:rsidR="007219B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</w:t>
            </w:r>
          </w:p>
        </w:tc>
        <w:tc>
          <w:tcPr>
            <w:tcW w:w="1437" w:type="dxa"/>
          </w:tcPr>
          <w:p w14:paraId="2649FC73" w14:textId="5B010FBF" w:rsidR="00A976CF" w:rsidRPr="00450BB9" w:rsidRDefault="00C25F83" w:rsidP="00CA186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0BB9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7F6696E6" w14:textId="533F02D3" w:rsidR="00A976CF" w:rsidRDefault="00484A1E" w:rsidP="00CA186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98" w:type="dxa"/>
          </w:tcPr>
          <w:p w14:paraId="1DB7EE91" w14:textId="0FE6CCF0" w:rsidR="00A976CF" w:rsidRDefault="00731807" w:rsidP="00CA186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4" w:type="dxa"/>
          </w:tcPr>
          <w:p w14:paraId="3447F1A4" w14:textId="5D117F76" w:rsidR="00A976CF" w:rsidRDefault="00C25F83" w:rsidP="00CA186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68" w:type="dxa"/>
          </w:tcPr>
          <w:p w14:paraId="470DE690" w14:textId="3896F812" w:rsidR="00A976CF" w:rsidRDefault="00C25F83" w:rsidP="00CA186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role_status</w:t>
            </w:r>
            <w:proofErr w:type="spellEnd"/>
          </w:p>
        </w:tc>
      </w:tr>
    </w:tbl>
    <w:p w14:paraId="7CA498B0" w14:textId="77777777" w:rsidR="008A57E1" w:rsidRDefault="008A57E1" w:rsidP="008A57E1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67984B6" w14:textId="77777777" w:rsidR="005B28D3" w:rsidRDefault="005B28D3" w:rsidP="008A57E1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D1F15B9" w14:textId="16A529CC" w:rsidR="00FC4A45" w:rsidRPr="00FC4A45" w:rsidRDefault="00B06384" w:rsidP="00B06384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1.9.4. </w:t>
      </w:r>
      <w:r w:rsidR="00FC4A45" w:rsidRPr="00FC4A4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="00BA083D">
        <w:rPr>
          <w:rFonts w:ascii="TH SarabunPSK" w:hAnsi="TH SarabunPSK" w:cs="TH SarabunPSK" w:hint="cs"/>
          <w:b/>
          <w:bCs/>
          <w:sz w:val="32"/>
          <w:szCs w:val="32"/>
          <w:cs/>
        </w:rPr>
        <w:t>เพศ</w:t>
      </w:r>
      <w:r w:rsidR="00FC4A45" w:rsidRPr="00FC4A4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r w:rsidR="00BA083D">
        <w:rPr>
          <w:rFonts w:ascii="TH SarabunPSK" w:hAnsi="TH SarabunPSK" w:cs="TH SarabunPSK"/>
          <w:b/>
          <w:bCs/>
          <w:sz w:val="32"/>
          <w:szCs w:val="32"/>
        </w:rPr>
        <w:t>gender</w:t>
      </w:r>
      <w:r w:rsidR="00FC4A45" w:rsidRPr="00FC4A45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4EA087E7" w14:textId="77777777" w:rsidR="000056E6" w:rsidRDefault="000056E6" w:rsidP="000056E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2E5B051" w14:textId="2D6ABF4F" w:rsidR="000056E6" w:rsidRPr="000056E6" w:rsidRDefault="00B06384" w:rsidP="000056E6">
      <w:pPr>
        <w:rPr>
          <w:rFonts w:ascii="TH SarabunPSK" w:hAnsi="TH SarabunPSK" w:cs="TH SarabunPSK"/>
          <w:b/>
          <w:bCs/>
          <w:sz w:val="32"/>
          <w:szCs w:val="32"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5 </w:t>
      </w:r>
      <w:r w:rsidRPr="00B06384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ตารางเพศ</w:t>
      </w:r>
      <w:r w:rsidRPr="00B06384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B06384">
        <w:rPr>
          <w:rFonts w:ascii="TH SarabunPSK" w:hAnsi="TH SarabunPSK" w:cs="TH SarabunPSK"/>
          <w:b/>
          <w:bCs/>
          <w:sz w:val="32"/>
          <w:szCs w:val="32"/>
        </w:rPr>
        <w:t>gender)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8"/>
        <w:gridCol w:w="1599"/>
        <w:gridCol w:w="1437"/>
        <w:gridCol w:w="1442"/>
        <w:gridCol w:w="698"/>
        <w:gridCol w:w="614"/>
        <w:gridCol w:w="1368"/>
      </w:tblGrid>
      <w:tr w:rsidR="00FC4A45" w14:paraId="7EFAA7A7" w14:textId="77777777">
        <w:tc>
          <w:tcPr>
            <w:tcW w:w="1858" w:type="dxa"/>
            <w:shd w:val="clear" w:color="auto" w:fill="BFBFBF" w:themeFill="background1" w:themeFillShade="BF"/>
          </w:tcPr>
          <w:p w14:paraId="7C911B51" w14:textId="77777777" w:rsidR="00FC4A45" w:rsidRPr="007A194E" w:rsidRDefault="00FC4A4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599" w:type="dxa"/>
            <w:shd w:val="clear" w:color="auto" w:fill="BFBFBF" w:themeFill="background1" w:themeFillShade="BF"/>
          </w:tcPr>
          <w:p w14:paraId="65D1ECB5" w14:textId="77777777" w:rsidR="00FC4A45" w:rsidRPr="007A194E" w:rsidRDefault="00FC4A4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437" w:type="dxa"/>
            <w:shd w:val="clear" w:color="auto" w:fill="BFBFBF" w:themeFill="background1" w:themeFillShade="BF"/>
          </w:tcPr>
          <w:p w14:paraId="4172C661" w14:textId="77777777" w:rsidR="00FC4A45" w:rsidRPr="007A194E" w:rsidRDefault="00FC4A4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442" w:type="dxa"/>
            <w:shd w:val="clear" w:color="auto" w:fill="BFBFBF" w:themeFill="background1" w:themeFillShade="BF"/>
          </w:tcPr>
          <w:p w14:paraId="6B313CEB" w14:textId="77777777" w:rsidR="00FC4A45" w:rsidRPr="007A194E" w:rsidRDefault="00FC4A4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698" w:type="dxa"/>
            <w:shd w:val="clear" w:color="auto" w:fill="BFBFBF" w:themeFill="background1" w:themeFillShade="BF"/>
          </w:tcPr>
          <w:p w14:paraId="5AFB00BA" w14:textId="77777777" w:rsidR="00FC4A45" w:rsidRPr="007A194E" w:rsidRDefault="00FC4A4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614" w:type="dxa"/>
            <w:shd w:val="clear" w:color="auto" w:fill="BFBFBF" w:themeFill="background1" w:themeFillShade="BF"/>
          </w:tcPr>
          <w:p w14:paraId="6A57B510" w14:textId="77777777" w:rsidR="00FC4A45" w:rsidRPr="007A194E" w:rsidRDefault="00FC4A4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368" w:type="dxa"/>
            <w:shd w:val="clear" w:color="auto" w:fill="BFBFBF" w:themeFill="background1" w:themeFillShade="BF"/>
          </w:tcPr>
          <w:p w14:paraId="41CA0A51" w14:textId="77777777" w:rsidR="00FC4A45" w:rsidRPr="007A194E" w:rsidRDefault="00FC4A4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FC4A45" w14:paraId="48837222" w14:textId="77777777">
        <w:tc>
          <w:tcPr>
            <w:tcW w:w="1858" w:type="dxa"/>
          </w:tcPr>
          <w:p w14:paraId="70FEB6E3" w14:textId="1854A269" w:rsidR="00FC4A45" w:rsidRPr="00EF7C32" w:rsidRDefault="00C7573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gender</w:t>
            </w:r>
            <w:r w:rsidR="00FC4A45">
              <w:rPr>
                <w:rFonts w:ascii="TH SarabunPSK" w:hAnsi="TH SarabunPSK" w:cs="TH SarabunPSK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599" w:type="dxa"/>
          </w:tcPr>
          <w:p w14:paraId="76BB212A" w14:textId="0C10053D" w:rsidR="00FC4A45" w:rsidRPr="00EF7C32" w:rsidRDefault="00FC4A45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C75731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เพศ</w:t>
            </w:r>
            <w:r w:rsidR="007219B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</w:t>
            </w:r>
          </w:p>
        </w:tc>
        <w:tc>
          <w:tcPr>
            <w:tcW w:w="1437" w:type="dxa"/>
          </w:tcPr>
          <w:p w14:paraId="03F44E75" w14:textId="19D55C88" w:rsidR="00FC4A45" w:rsidRPr="00EF7C32" w:rsidRDefault="007219B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4E729E44" w14:textId="77777777" w:rsidR="00FC4A45" w:rsidRPr="00EF7C32" w:rsidRDefault="00FC4A4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98" w:type="dxa"/>
          </w:tcPr>
          <w:p w14:paraId="1E2E86A6" w14:textId="77777777" w:rsidR="00FC4A45" w:rsidRPr="00EF7C32" w:rsidRDefault="00FC4A4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4" w:type="dxa"/>
          </w:tcPr>
          <w:p w14:paraId="79F05003" w14:textId="77777777" w:rsidR="00FC4A45" w:rsidRPr="00EF7C32" w:rsidRDefault="00FC4A4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68" w:type="dxa"/>
          </w:tcPr>
          <w:p w14:paraId="133A8EC2" w14:textId="28F55F1F" w:rsidR="00FC4A45" w:rsidRPr="00EF7C32" w:rsidRDefault="00E6594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FC4A45" w14:paraId="55E16FF1" w14:textId="77777777">
        <w:tc>
          <w:tcPr>
            <w:tcW w:w="1858" w:type="dxa"/>
          </w:tcPr>
          <w:p w14:paraId="75BE4B07" w14:textId="3F57061C" w:rsidR="00FC4A45" w:rsidRPr="00EF7C32" w:rsidRDefault="00C7573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gender_name</w:t>
            </w:r>
            <w:proofErr w:type="spellEnd"/>
          </w:p>
        </w:tc>
        <w:tc>
          <w:tcPr>
            <w:tcW w:w="1599" w:type="dxa"/>
          </w:tcPr>
          <w:p w14:paraId="20515317" w14:textId="3140DA76" w:rsidR="00FC4A45" w:rsidRPr="00EF7C32" w:rsidRDefault="007219B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ชื่อเพศผู้ใช้งาน</w:t>
            </w:r>
          </w:p>
        </w:tc>
        <w:tc>
          <w:tcPr>
            <w:tcW w:w="1437" w:type="dxa"/>
          </w:tcPr>
          <w:p w14:paraId="6AED6375" w14:textId="77777777" w:rsidR="00FC4A45" w:rsidRPr="00EF7C32" w:rsidRDefault="00FC4A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F3F5A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300D71FF" w14:textId="77777777" w:rsidR="00FC4A45" w:rsidRPr="00EF7C32" w:rsidRDefault="00FC4A4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698" w:type="dxa"/>
          </w:tcPr>
          <w:p w14:paraId="0EDB0C19" w14:textId="77777777" w:rsidR="00FC4A45" w:rsidRPr="00EF7C32" w:rsidRDefault="00FC4A4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4" w:type="dxa"/>
          </w:tcPr>
          <w:p w14:paraId="046BC100" w14:textId="4658461F" w:rsidR="00FC4A45" w:rsidRPr="00EF7C32" w:rsidRDefault="00E6594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368" w:type="dxa"/>
          </w:tcPr>
          <w:p w14:paraId="34D7CD08" w14:textId="4386E469" w:rsidR="00FC4A45" w:rsidRPr="00EF7C32" w:rsidRDefault="00E6594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AC3A62" w14:paraId="667195F1" w14:textId="77777777">
        <w:tc>
          <w:tcPr>
            <w:tcW w:w="1858" w:type="dxa"/>
          </w:tcPr>
          <w:p w14:paraId="71923355" w14:textId="355AD350" w:rsidR="00AC3A62" w:rsidRDefault="00AC3A62" w:rsidP="00AC3A6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gender_name_th</w:t>
            </w:r>
            <w:proofErr w:type="spellEnd"/>
          </w:p>
        </w:tc>
        <w:tc>
          <w:tcPr>
            <w:tcW w:w="1599" w:type="dxa"/>
          </w:tcPr>
          <w:p w14:paraId="10C83E64" w14:textId="253587F6" w:rsidR="00AC3A62" w:rsidRDefault="00AC3A62" w:rsidP="00AC3A62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ชื่อเพศผู้ใช้งานภาษาไทย</w:t>
            </w:r>
          </w:p>
        </w:tc>
        <w:tc>
          <w:tcPr>
            <w:tcW w:w="1437" w:type="dxa"/>
          </w:tcPr>
          <w:p w14:paraId="6D0E3534" w14:textId="7D3D758E" w:rsidR="00AC3A62" w:rsidRPr="006F3F5A" w:rsidRDefault="00AC3A62" w:rsidP="00AC3A6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F3F5A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551BF28B" w14:textId="619BC60D" w:rsidR="00AC3A62" w:rsidRDefault="00AC3A62" w:rsidP="00AC3A6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698" w:type="dxa"/>
          </w:tcPr>
          <w:p w14:paraId="2C3492A4" w14:textId="2F34D669" w:rsidR="00AC3A62" w:rsidRDefault="00A0688A" w:rsidP="00AC3A6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4" w:type="dxa"/>
          </w:tcPr>
          <w:p w14:paraId="77EA76BD" w14:textId="191257A8" w:rsidR="00AC3A62" w:rsidRDefault="00A0688A" w:rsidP="00AC3A6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368" w:type="dxa"/>
          </w:tcPr>
          <w:p w14:paraId="78DA36B4" w14:textId="6FB995E1" w:rsidR="00AC3A62" w:rsidRDefault="00A0688A" w:rsidP="00AC3A6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02C514B9" w14:textId="77777777" w:rsidR="009D312F" w:rsidRDefault="009D312F" w:rsidP="009D312F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51828089" w14:textId="32182A27" w:rsidR="008A57E1" w:rsidRPr="00CC7C72" w:rsidRDefault="009D312F" w:rsidP="009D312F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1.9.5. </w:t>
      </w:r>
      <w:r w:rsidR="008A57E1" w:rsidRPr="00CC7C72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ตารางนิสิต</w:t>
      </w:r>
      <w:r w:rsidR="00D91ECD" w:rsidRPr="00CC7C7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r w:rsidR="00D91ECD" w:rsidRPr="00CC7C72">
        <w:rPr>
          <w:rFonts w:ascii="TH SarabunPSK" w:hAnsi="TH SarabunPSK" w:cs="TH SarabunPSK"/>
          <w:b/>
          <w:bCs/>
          <w:sz w:val="32"/>
          <w:szCs w:val="32"/>
        </w:rPr>
        <w:t>student</w:t>
      </w:r>
      <w:r w:rsidR="00D91ECD" w:rsidRPr="00CC7C72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12EE8946" w14:textId="77777777" w:rsidR="009D312F" w:rsidRDefault="009D312F" w:rsidP="009D312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81DE7AD" w14:textId="71BFBF6C" w:rsidR="009D312F" w:rsidRPr="009D312F" w:rsidRDefault="009D312F" w:rsidP="009D312F">
      <w:pPr>
        <w:rPr>
          <w:rFonts w:ascii="TH SarabunPSK" w:hAnsi="TH SarabunPSK" w:cs="TH SarabunPSK"/>
          <w:b/>
          <w:bCs/>
          <w:sz w:val="32"/>
          <w:szCs w:val="32"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6 </w:t>
      </w:r>
      <w:r w:rsidRPr="009D312F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ตารางนิสิต</w:t>
      </w:r>
      <w:r w:rsidRPr="009D312F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9D312F">
        <w:rPr>
          <w:rFonts w:ascii="TH SarabunPSK" w:hAnsi="TH SarabunPSK" w:cs="TH SarabunPSK"/>
          <w:b/>
          <w:bCs/>
          <w:sz w:val="32"/>
          <w:szCs w:val="32"/>
        </w:rPr>
        <w:t>student)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1620"/>
        <w:gridCol w:w="1468"/>
        <w:gridCol w:w="1442"/>
        <w:gridCol w:w="704"/>
        <w:gridCol w:w="616"/>
        <w:gridCol w:w="1281"/>
      </w:tblGrid>
      <w:tr w:rsidR="00A02AA6" w14:paraId="2D70E75E" w14:textId="77777777">
        <w:tc>
          <w:tcPr>
            <w:tcW w:w="1885" w:type="dxa"/>
            <w:shd w:val="clear" w:color="auto" w:fill="BFBFBF" w:themeFill="background1" w:themeFillShade="BF"/>
          </w:tcPr>
          <w:p w14:paraId="46E14FDB" w14:textId="77777777" w:rsidR="00A02AA6" w:rsidRPr="007A194E" w:rsidRDefault="00A02AA6" w:rsidP="00EF72A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620" w:type="dxa"/>
            <w:shd w:val="clear" w:color="auto" w:fill="BFBFBF" w:themeFill="background1" w:themeFillShade="BF"/>
          </w:tcPr>
          <w:p w14:paraId="4CC15269" w14:textId="77777777" w:rsidR="00A02AA6" w:rsidRPr="007A194E" w:rsidRDefault="00A02AA6" w:rsidP="00EF72A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468" w:type="dxa"/>
            <w:shd w:val="clear" w:color="auto" w:fill="BFBFBF" w:themeFill="background1" w:themeFillShade="BF"/>
          </w:tcPr>
          <w:p w14:paraId="2F83556C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442" w:type="dxa"/>
            <w:shd w:val="clear" w:color="auto" w:fill="BFBFBF" w:themeFill="background1" w:themeFillShade="BF"/>
          </w:tcPr>
          <w:p w14:paraId="5C70CA74" w14:textId="77777777" w:rsidR="00A02AA6" w:rsidRPr="007A194E" w:rsidRDefault="00A02AA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704" w:type="dxa"/>
            <w:shd w:val="clear" w:color="auto" w:fill="BFBFBF" w:themeFill="background1" w:themeFillShade="BF"/>
          </w:tcPr>
          <w:p w14:paraId="6E13A326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616" w:type="dxa"/>
            <w:shd w:val="clear" w:color="auto" w:fill="BFBFBF" w:themeFill="background1" w:themeFillShade="BF"/>
          </w:tcPr>
          <w:p w14:paraId="0266CEF0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281" w:type="dxa"/>
            <w:shd w:val="clear" w:color="auto" w:fill="BFBFBF" w:themeFill="background1" w:themeFillShade="BF"/>
          </w:tcPr>
          <w:p w14:paraId="3D1D707B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61190F" w14:paraId="2D10F064" w14:textId="77777777">
        <w:tc>
          <w:tcPr>
            <w:tcW w:w="1885" w:type="dxa"/>
          </w:tcPr>
          <w:p w14:paraId="5F68D2F8" w14:textId="737C09F2" w:rsidR="0061190F" w:rsidRPr="00EF7C32" w:rsidRDefault="00C85D6C" w:rsidP="0061190F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student_i</w:t>
            </w:r>
            <w:r w:rsidR="0061190F">
              <w:rPr>
                <w:rFonts w:ascii="TH SarabunPSK" w:hAnsi="TH SarabunPSK" w:cs="TH SarabunPSK"/>
                <w:sz w:val="32"/>
                <w:szCs w:val="32"/>
              </w:rPr>
              <w:t>d</w:t>
            </w:r>
            <w:proofErr w:type="spellEnd"/>
          </w:p>
        </w:tc>
        <w:tc>
          <w:tcPr>
            <w:tcW w:w="1620" w:type="dxa"/>
          </w:tcPr>
          <w:p w14:paraId="53725B6B" w14:textId="1759D4BD" w:rsidR="0061190F" w:rsidRPr="00EF7C32" w:rsidRDefault="0061190F" w:rsidP="0061190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452FA3">
              <w:rPr>
                <w:rFonts w:ascii="TH SarabunPSK" w:hAnsi="TH SarabunPSK" w:cs="TH SarabunPSK" w:hint="cs"/>
                <w:sz w:val="32"/>
                <w:szCs w:val="32"/>
                <w:cs/>
              </w:rPr>
              <w:t>นิสิต</w:t>
            </w:r>
          </w:p>
        </w:tc>
        <w:tc>
          <w:tcPr>
            <w:tcW w:w="1468" w:type="dxa"/>
          </w:tcPr>
          <w:p w14:paraId="652A0437" w14:textId="49AA5A37" w:rsidR="0061190F" w:rsidRPr="00EF7C32" w:rsidRDefault="0073014C" w:rsidP="006119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3014C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17F0A4D9" w14:textId="63D50ED5" w:rsidR="0061190F" w:rsidRPr="00EF7C32" w:rsidRDefault="0061190F" w:rsidP="0061190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04" w:type="dxa"/>
          </w:tcPr>
          <w:p w14:paraId="05F0DDC5" w14:textId="50637DD7" w:rsidR="0061190F" w:rsidRPr="00EF7C32" w:rsidRDefault="00676A03" w:rsidP="0061190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="00DC225A">
              <w:rPr>
                <w:rFonts w:ascii="TH SarabunPSK" w:hAnsi="TH SarabunPSK" w:cs="TH SarabunPSK"/>
                <w:sz w:val="32"/>
                <w:szCs w:val="32"/>
              </w:rPr>
              <w:t>o</w:t>
            </w:r>
          </w:p>
        </w:tc>
        <w:tc>
          <w:tcPr>
            <w:tcW w:w="616" w:type="dxa"/>
          </w:tcPr>
          <w:p w14:paraId="0478863E" w14:textId="7FA6F810" w:rsidR="0061190F" w:rsidRPr="00EF7C32" w:rsidRDefault="0061190F" w:rsidP="0061190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81" w:type="dxa"/>
          </w:tcPr>
          <w:p w14:paraId="1EC2AA6E" w14:textId="4498E256" w:rsidR="0061190F" w:rsidRPr="00EF7C32" w:rsidRDefault="00BD4453" w:rsidP="0061190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</w:t>
            </w:r>
          </w:p>
        </w:tc>
      </w:tr>
      <w:tr w:rsidR="00210769" w14:paraId="04AACD9A" w14:textId="77777777">
        <w:tc>
          <w:tcPr>
            <w:tcW w:w="1885" w:type="dxa"/>
          </w:tcPr>
          <w:p w14:paraId="7DE2E92B" w14:textId="7782878C" w:rsidR="00210769" w:rsidRPr="00EF7C32" w:rsidRDefault="00A81D23" w:rsidP="0021076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stu_</w:t>
            </w:r>
            <w:r w:rsidR="00210769">
              <w:rPr>
                <w:rFonts w:ascii="TH SarabunPSK" w:hAnsi="TH SarabunPSK" w:cs="TH SarabunPSK"/>
                <w:sz w:val="32"/>
                <w:szCs w:val="32"/>
              </w:rPr>
              <w:t>name</w:t>
            </w:r>
            <w:proofErr w:type="spellEnd"/>
          </w:p>
        </w:tc>
        <w:tc>
          <w:tcPr>
            <w:tcW w:w="1620" w:type="dxa"/>
          </w:tcPr>
          <w:p w14:paraId="05180359" w14:textId="1D71C391" w:rsidR="00210769" w:rsidRPr="00EF7C32" w:rsidRDefault="00F37718" w:rsidP="002107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ชื่อนิสิต</w:t>
            </w:r>
          </w:p>
        </w:tc>
        <w:tc>
          <w:tcPr>
            <w:tcW w:w="1468" w:type="dxa"/>
          </w:tcPr>
          <w:p w14:paraId="05451007" w14:textId="3ED06CC6" w:rsidR="00210769" w:rsidRPr="00EF7C32" w:rsidRDefault="006F62F8" w:rsidP="002107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F3F5A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458493D7" w14:textId="192E4099" w:rsidR="00210769" w:rsidRPr="00EF7C32" w:rsidRDefault="00210769" w:rsidP="0021076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704" w:type="dxa"/>
          </w:tcPr>
          <w:p w14:paraId="0A287AE5" w14:textId="13DF92C6" w:rsidR="00210769" w:rsidRPr="00EF7C32" w:rsidRDefault="00676A03" w:rsidP="0021076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="00DC225A">
              <w:rPr>
                <w:rFonts w:ascii="TH SarabunPSK" w:hAnsi="TH SarabunPSK" w:cs="TH SarabunPSK"/>
                <w:sz w:val="32"/>
                <w:szCs w:val="32"/>
              </w:rPr>
              <w:t>o</w:t>
            </w:r>
          </w:p>
        </w:tc>
        <w:tc>
          <w:tcPr>
            <w:tcW w:w="616" w:type="dxa"/>
          </w:tcPr>
          <w:p w14:paraId="4DFF6A39" w14:textId="0CC9BA5C" w:rsidR="00210769" w:rsidRPr="00EF7C32" w:rsidRDefault="004837ED" w:rsidP="0021076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81" w:type="dxa"/>
          </w:tcPr>
          <w:p w14:paraId="5A9AEE0A" w14:textId="31FF24C7" w:rsidR="00210769" w:rsidRPr="00EF7C32" w:rsidRDefault="004837ED" w:rsidP="0021076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210769" w14:paraId="6A24BDF1" w14:textId="77777777">
        <w:tc>
          <w:tcPr>
            <w:tcW w:w="1885" w:type="dxa"/>
          </w:tcPr>
          <w:p w14:paraId="279E49DD" w14:textId="7DD313C1" w:rsidR="00210769" w:rsidRDefault="00477EBD" w:rsidP="0021076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stu_</w:t>
            </w:r>
            <w:r w:rsidR="00210769">
              <w:rPr>
                <w:rFonts w:ascii="TH SarabunPSK" w:hAnsi="TH SarabunPSK" w:cs="TH SarabunPSK"/>
                <w:sz w:val="32"/>
                <w:szCs w:val="32"/>
              </w:rPr>
              <w:t>email</w:t>
            </w:r>
            <w:proofErr w:type="spellEnd"/>
          </w:p>
        </w:tc>
        <w:tc>
          <w:tcPr>
            <w:tcW w:w="1620" w:type="dxa"/>
          </w:tcPr>
          <w:p w14:paraId="7E84709C" w14:textId="4917E26C" w:rsidR="00210769" w:rsidRPr="00EF7C32" w:rsidRDefault="00F37718" w:rsidP="0021076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</w:t>
            </w:r>
            <w:r w:rsidR="00D27E77">
              <w:rPr>
                <w:rFonts w:ascii="TH SarabunPSK" w:hAnsi="TH SarabunPSK" w:cs="TH SarabunPSK" w:hint="cs"/>
                <w:sz w:val="32"/>
                <w:szCs w:val="32"/>
                <w:cs/>
              </w:rPr>
              <w:t>นิสิต</w:t>
            </w:r>
          </w:p>
        </w:tc>
        <w:tc>
          <w:tcPr>
            <w:tcW w:w="1468" w:type="dxa"/>
          </w:tcPr>
          <w:p w14:paraId="39E0FBE5" w14:textId="0CD889F8" w:rsidR="00210769" w:rsidRPr="00EF7C32" w:rsidRDefault="006F62F8" w:rsidP="002107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F3F5A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072C5756" w14:textId="77DFABEE" w:rsidR="00210769" w:rsidRPr="00EF7C32" w:rsidRDefault="00210769" w:rsidP="0021076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704" w:type="dxa"/>
          </w:tcPr>
          <w:p w14:paraId="4B1F3B3C" w14:textId="030E7E77" w:rsidR="00210769" w:rsidRPr="00EF7C32" w:rsidRDefault="00676A03" w:rsidP="0021076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="00DC225A">
              <w:rPr>
                <w:rFonts w:ascii="TH SarabunPSK" w:hAnsi="TH SarabunPSK" w:cs="TH SarabunPSK"/>
                <w:sz w:val="32"/>
                <w:szCs w:val="32"/>
              </w:rPr>
              <w:t>o</w:t>
            </w:r>
          </w:p>
        </w:tc>
        <w:tc>
          <w:tcPr>
            <w:tcW w:w="616" w:type="dxa"/>
          </w:tcPr>
          <w:p w14:paraId="08304118" w14:textId="02286DC5" w:rsidR="00210769" w:rsidRPr="00EF7C32" w:rsidRDefault="00E65949" w:rsidP="0021076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81" w:type="dxa"/>
          </w:tcPr>
          <w:p w14:paraId="3E3DF675" w14:textId="6407C3E1" w:rsidR="00210769" w:rsidRPr="00EF7C32" w:rsidRDefault="00E65949" w:rsidP="0021076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210769" w14:paraId="61F27B3E" w14:textId="77777777">
        <w:tc>
          <w:tcPr>
            <w:tcW w:w="1885" w:type="dxa"/>
          </w:tcPr>
          <w:p w14:paraId="50D930AB" w14:textId="0EBA01F6" w:rsidR="00210769" w:rsidRDefault="00210769" w:rsidP="0021076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major</w:t>
            </w:r>
            <w:r w:rsidR="00027E7F">
              <w:rPr>
                <w:rFonts w:ascii="TH SarabunPSK" w:hAnsi="TH SarabunPSK" w:cs="TH SarabunPSK"/>
                <w:sz w:val="32"/>
                <w:szCs w:val="32"/>
              </w:rPr>
              <w:t>_</w:t>
            </w:r>
            <w:r w:rsidR="008C42E6">
              <w:rPr>
                <w:rFonts w:ascii="TH SarabunPSK" w:hAnsi="TH SarabunPSK" w:cs="TH SarabunPSK"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1620" w:type="dxa"/>
          </w:tcPr>
          <w:p w14:paraId="372CE70A" w14:textId="58B68A24" w:rsidR="00210769" w:rsidRPr="00EF7C32" w:rsidRDefault="00504053" w:rsidP="0021076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</w:t>
            </w:r>
            <w:r w:rsidR="0056005D">
              <w:rPr>
                <w:rFonts w:ascii="TH SarabunPSK" w:hAnsi="TH SarabunPSK" w:cs="TH SarabunPSK" w:hint="cs"/>
                <w:sz w:val="32"/>
                <w:szCs w:val="32"/>
                <w:cs/>
              </w:rPr>
              <w:t>ัส</w:t>
            </w:r>
            <w:r w:rsidR="00082AD3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สาขา</w:t>
            </w:r>
          </w:p>
        </w:tc>
        <w:tc>
          <w:tcPr>
            <w:tcW w:w="1468" w:type="dxa"/>
          </w:tcPr>
          <w:p w14:paraId="50A83915" w14:textId="663DD9AE" w:rsidR="00210769" w:rsidRPr="00EF7C32" w:rsidRDefault="00F30A07" w:rsidP="002107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0BB9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60A2BB49" w14:textId="4019AEA8" w:rsidR="00210769" w:rsidRPr="00EF7C32" w:rsidRDefault="005B3F28" w:rsidP="0021076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04" w:type="dxa"/>
          </w:tcPr>
          <w:p w14:paraId="5DF7C57F" w14:textId="604EB6AA" w:rsidR="00210769" w:rsidRPr="00EF7C32" w:rsidRDefault="00CD364D" w:rsidP="0021076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6" w:type="dxa"/>
          </w:tcPr>
          <w:p w14:paraId="05607B26" w14:textId="3DF291B8" w:rsidR="00210769" w:rsidRPr="00EF7C32" w:rsidRDefault="00B028F2" w:rsidP="0021076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81" w:type="dxa"/>
          </w:tcPr>
          <w:p w14:paraId="61610465" w14:textId="3A4B141F" w:rsidR="00210769" w:rsidRPr="00EF7C32" w:rsidRDefault="005A5777" w:rsidP="0021076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</w:t>
            </w:r>
            <w:r w:rsidR="005B3F28">
              <w:rPr>
                <w:rFonts w:ascii="TH SarabunPSK" w:hAnsi="TH SarabunPSK" w:cs="TH SarabunPSK"/>
                <w:sz w:val="32"/>
                <w:szCs w:val="32"/>
              </w:rPr>
              <w:t>a</w:t>
            </w:r>
            <w:r>
              <w:rPr>
                <w:rFonts w:ascii="TH SarabunPSK" w:hAnsi="TH SarabunPSK" w:cs="TH SarabunPSK"/>
                <w:sz w:val="32"/>
                <w:szCs w:val="32"/>
              </w:rPr>
              <w:t>jor</w:t>
            </w:r>
          </w:p>
        </w:tc>
      </w:tr>
      <w:tr w:rsidR="00C52A41" w14:paraId="5A16AB00" w14:textId="77777777">
        <w:tc>
          <w:tcPr>
            <w:tcW w:w="1885" w:type="dxa"/>
          </w:tcPr>
          <w:p w14:paraId="5A9063FD" w14:textId="54BA0048" w:rsidR="00C52A41" w:rsidRDefault="000C3B24" w:rsidP="00C52A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y</w:t>
            </w:r>
            <w:r w:rsidR="00C52A41">
              <w:rPr>
                <w:rFonts w:ascii="TH SarabunPSK" w:hAnsi="TH SarabunPSK" w:cs="TH SarabunPSK"/>
                <w:sz w:val="32"/>
                <w:szCs w:val="32"/>
              </w:rPr>
              <w:t>ear</w:t>
            </w:r>
          </w:p>
        </w:tc>
        <w:tc>
          <w:tcPr>
            <w:tcW w:w="1620" w:type="dxa"/>
          </w:tcPr>
          <w:p w14:paraId="7058C397" w14:textId="3E143B10" w:rsidR="00C52A41" w:rsidRPr="00EF7C32" w:rsidRDefault="00C52A41" w:rsidP="00C52A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ชั้นปี</w:t>
            </w:r>
          </w:p>
        </w:tc>
        <w:tc>
          <w:tcPr>
            <w:tcW w:w="1468" w:type="dxa"/>
          </w:tcPr>
          <w:p w14:paraId="18545A2A" w14:textId="41DB1C1A" w:rsidR="00C52A41" w:rsidRPr="00EF7C32" w:rsidRDefault="006F62F8" w:rsidP="00C52A4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A07C6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7713BCB8" w14:textId="4349925C" w:rsidR="00C52A41" w:rsidRPr="00EF7C32" w:rsidRDefault="00C52A41" w:rsidP="00C52A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04" w:type="dxa"/>
          </w:tcPr>
          <w:p w14:paraId="4B3BD947" w14:textId="1F3B2AF4" w:rsidR="00C52A41" w:rsidRPr="00EF7C32" w:rsidRDefault="005B3F28" w:rsidP="00C52A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6" w:type="dxa"/>
          </w:tcPr>
          <w:p w14:paraId="520B4B23" w14:textId="18CB3260" w:rsidR="00C52A41" w:rsidRPr="00EF7C32" w:rsidRDefault="00E65949" w:rsidP="00C52A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81" w:type="dxa"/>
          </w:tcPr>
          <w:p w14:paraId="164E6F75" w14:textId="18F27A1E" w:rsidR="00C52A41" w:rsidRPr="00EF7C32" w:rsidRDefault="00E65949" w:rsidP="00C52A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820C15" w14:paraId="1C12FF0D" w14:textId="77777777">
        <w:tc>
          <w:tcPr>
            <w:tcW w:w="1885" w:type="dxa"/>
          </w:tcPr>
          <w:p w14:paraId="4864FA41" w14:textId="3DE42474" w:rsidR="00820C15" w:rsidRDefault="000C3B24" w:rsidP="00820C1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gender</w:t>
            </w:r>
            <w:r w:rsidR="00747537">
              <w:rPr>
                <w:rFonts w:ascii="TH SarabunPSK" w:hAnsi="TH SarabunPSK" w:cs="TH SarabunPSK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620" w:type="dxa"/>
          </w:tcPr>
          <w:p w14:paraId="64E17E0E" w14:textId="378362AF" w:rsidR="00820C15" w:rsidRDefault="00751F54" w:rsidP="00820C15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รหัสเพศนิสิต</w:t>
            </w:r>
          </w:p>
        </w:tc>
        <w:tc>
          <w:tcPr>
            <w:tcW w:w="1468" w:type="dxa"/>
          </w:tcPr>
          <w:p w14:paraId="39ADD540" w14:textId="67BD36C2" w:rsidR="00820C15" w:rsidRPr="00CA07C6" w:rsidRDefault="005D1240" w:rsidP="00820C1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5CDABCE2" w14:textId="2BCBA1F4" w:rsidR="00820C15" w:rsidRDefault="005D1240" w:rsidP="00820C1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04" w:type="dxa"/>
          </w:tcPr>
          <w:p w14:paraId="4E8D12A0" w14:textId="56F69061" w:rsidR="00820C15" w:rsidRDefault="00CD364D" w:rsidP="00820C1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6" w:type="dxa"/>
          </w:tcPr>
          <w:p w14:paraId="15106CE1" w14:textId="7B2AB70D" w:rsidR="00820C15" w:rsidRPr="00EF7C32" w:rsidRDefault="00543997" w:rsidP="00820C1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81" w:type="dxa"/>
          </w:tcPr>
          <w:p w14:paraId="322DA4AB" w14:textId="4E713F16" w:rsidR="00820C15" w:rsidRPr="00504053" w:rsidRDefault="00F151C7" w:rsidP="00820C15">
            <w:pPr>
              <w:rPr>
                <w:rFonts w:ascii="TH SarabunPSK" w:hAnsi="TH SarabunPSK" w:cs="TH SarabunPSK"/>
                <w:sz w:val="32"/>
                <w:szCs w:val="32"/>
                <w:lang w:val="en-GB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val="en-GB"/>
              </w:rPr>
              <w:t>gender</w:t>
            </w:r>
          </w:p>
        </w:tc>
      </w:tr>
      <w:tr w:rsidR="006F62F8" w14:paraId="17352D91" w14:textId="77777777">
        <w:tc>
          <w:tcPr>
            <w:tcW w:w="1885" w:type="dxa"/>
          </w:tcPr>
          <w:p w14:paraId="2F398D7C" w14:textId="00EF260F" w:rsidR="006F62F8" w:rsidRDefault="00CF2F82" w:rsidP="006F62F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profile</w:t>
            </w:r>
          </w:p>
        </w:tc>
        <w:tc>
          <w:tcPr>
            <w:tcW w:w="1620" w:type="dxa"/>
          </w:tcPr>
          <w:p w14:paraId="4DF58BF0" w14:textId="2B397D52" w:rsidR="006F62F8" w:rsidRPr="00EF7C32" w:rsidRDefault="001A3123" w:rsidP="006F62F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รูปโปรไฟล์นิสิต</w:t>
            </w:r>
          </w:p>
        </w:tc>
        <w:tc>
          <w:tcPr>
            <w:tcW w:w="1468" w:type="dxa"/>
          </w:tcPr>
          <w:p w14:paraId="60065160" w14:textId="73534726" w:rsidR="006F62F8" w:rsidRPr="00EF7C32" w:rsidRDefault="00F30A07" w:rsidP="006F62F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16919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442" w:type="dxa"/>
          </w:tcPr>
          <w:p w14:paraId="6D6CABE2" w14:textId="2D121CA9" w:rsidR="006F62F8" w:rsidRPr="00EF7C32" w:rsidRDefault="00F30A07" w:rsidP="006F62F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704" w:type="dxa"/>
          </w:tcPr>
          <w:p w14:paraId="7D0AFF66" w14:textId="089DA98F" w:rsidR="006F62F8" w:rsidRPr="00EF7C32" w:rsidRDefault="005B3F28" w:rsidP="006F62F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Yes</w:t>
            </w:r>
          </w:p>
        </w:tc>
        <w:tc>
          <w:tcPr>
            <w:tcW w:w="616" w:type="dxa"/>
          </w:tcPr>
          <w:p w14:paraId="29F4E777" w14:textId="1D992FCB" w:rsidR="006F62F8" w:rsidRPr="00EF7C32" w:rsidRDefault="00E65949" w:rsidP="006F62F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81" w:type="dxa"/>
          </w:tcPr>
          <w:p w14:paraId="33607A00" w14:textId="2943802E" w:rsidR="006F62F8" w:rsidRPr="00EF7C32" w:rsidRDefault="00E65949" w:rsidP="006F62F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3DCB8D0E" w14:textId="77777777" w:rsidR="009C16D2" w:rsidRDefault="009C16D2" w:rsidP="0007540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5E0EA49" w14:textId="77777777" w:rsidR="009C16D2" w:rsidRDefault="009C16D2" w:rsidP="0007540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8855494" w14:textId="77777777" w:rsidR="009C16D2" w:rsidRDefault="009C16D2" w:rsidP="0007540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85DAB3D" w14:textId="77777777" w:rsidR="009C16D2" w:rsidRDefault="009C16D2" w:rsidP="0007540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7CF8966" w14:textId="77777777" w:rsidR="009C16D2" w:rsidRDefault="009C16D2" w:rsidP="0007540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2E709BA" w14:textId="77777777" w:rsidR="009C16D2" w:rsidRDefault="009C16D2" w:rsidP="0007540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1D3B190" w14:textId="77777777" w:rsidR="009C16D2" w:rsidRDefault="009C16D2" w:rsidP="0007540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90B2D03" w14:textId="77777777" w:rsidR="009C16D2" w:rsidRDefault="009C16D2" w:rsidP="0007540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9967BCE" w14:textId="77777777" w:rsidR="009C16D2" w:rsidRDefault="009C16D2" w:rsidP="0007540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D148099" w14:textId="77777777" w:rsidR="009C16D2" w:rsidRDefault="009C16D2" w:rsidP="0007540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BCF07F8" w14:textId="77777777" w:rsidR="009C16D2" w:rsidRDefault="009C16D2" w:rsidP="0007540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13D04B5" w14:textId="77777777" w:rsidR="00250086" w:rsidRDefault="00250086" w:rsidP="0007540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B8CDFD9" w14:textId="1C12C4B0" w:rsidR="00BC6EA9" w:rsidRDefault="00AC1126" w:rsidP="00AC1126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1.9.6. </w:t>
      </w:r>
      <w:r w:rsidR="00BC6EA9" w:rsidRPr="00BC6EA9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ตารางอาจารย์</w:t>
      </w:r>
      <w:r w:rsidR="004F383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r w:rsidR="004F3838" w:rsidRPr="004F3838">
        <w:rPr>
          <w:rFonts w:ascii="TH SarabunPSK" w:hAnsi="TH SarabunPSK" w:cs="TH SarabunPSK"/>
          <w:b/>
          <w:bCs/>
          <w:sz w:val="32"/>
          <w:szCs w:val="32"/>
        </w:rPr>
        <w:t>teacher</w:t>
      </w:r>
      <w:r w:rsidR="004F3838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577943C3" w14:textId="77777777" w:rsidR="00B62900" w:rsidRDefault="00B62900" w:rsidP="00B6290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C078210" w14:textId="1DA16CAA" w:rsidR="00B62900" w:rsidRPr="00B62900" w:rsidRDefault="00B62900" w:rsidP="00B62900">
      <w:pPr>
        <w:rPr>
          <w:rFonts w:ascii="TH SarabunPSK" w:hAnsi="TH SarabunPSK" w:cs="TH SarabunPSK"/>
          <w:b/>
          <w:bCs/>
          <w:sz w:val="32"/>
          <w:szCs w:val="32"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 w:rsidR="00AC1126">
        <w:rPr>
          <w:rFonts w:ascii="TH SarabunPSK" w:hAnsi="TH SarabunPSK" w:cs="TH SarabunPSK"/>
          <w:b/>
          <w:bCs/>
          <w:sz w:val="32"/>
          <w:szCs w:val="32"/>
        </w:rPr>
        <w:t xml:space="preserve"> 7 </w:t>
      </w:r>
      <w:r w:rsidR="00AC1126" w:rsidRPr="00AC1126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ตารางอาจารย์</w:t>
      </w:r>
      <w:r w:rsidR="00AC1126" w:rsidRPr="00AC1126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AC1126" w:rsidRPr="00AC1126">
        <w:rPr>
          <w:rFonts w:ascii="TH SarabunPSK" w:hAnsi="TH SarabunPSK" w:cs="TH SarabunPSK"/>
          <w:b/>
          <w:bCs/>
          <w:sz w:val="32"/>
          <w:szCs w:val="32"/>
        </w:rPr>
        <w:t>teacher)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3"/>
        <w:gridCol w:w="1605"/>
        <w:gridCol w:w="1095"/>
        <w:gridCol w:w="1442"/>
        <w:gridCol w:w="656"/>
        <w:gridCol w:w="597"/>
        <w:gridCol w:w="1258"/>
      </w:tblGrid>
      <w:tr w:rsidR="00A02AA6" w14:paraId="7E1E96BB" w14:textId="77777777" w:rsidTr="005E73A3">
        <w:tc>
          <w:tcPr>
            <w:tcW w:w="2363" w:type="dxa"/>
            <w:shd w:val="clear" w:color="auto" w:fill="BFBFBF" w:themeFill="background1" w:themeFillShade="BF"/>
          </w:tcPr>
          <w:p w14:paraId="5E27B6D4" w14:textId="77777777" w:rsidR="00A02AA6" w:rsidRPr="007A194E" w:rsidRDefault="00A02AA6" w:rsidP="00EF72A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682" w:type="dxa"/>
            <w:shd w:val="clear" w:color="auto" w:fill="BFBFBF" w:themeFill="background1" w:themeFillShade="BF"/>
          </w:tcPr>
          <w:p w14:paraId="349DD2BC" w14:textId="46D6C807" w:rsidR="00A02AA6" w:rsidRPr="007A194E" w:rsidRDefault="00A02AA6" w:rsidP="00EF72A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07" w:type="dxa"/>
            <w:shd w:val="clear" w:color="auto" w:fill="BFBFBF" w:themeFill="background1" w:themeFillShade="BF"/>
          </w:tcPr>
          <w:p w14:paraId="25AA4978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442" w:type="dxa"/>
            <w:shd w:val="clear" w:color="auto" w:fill="BFBFBF" w:themeFill="background1" w:themeFillShade="BF"/>
          </w:tcPr>
          <w:p w14:paraId="10D14BE6" w14:textId="77777777" w:rsidR="00A02AA6" w:rsidRPr="007A194E" w:rsidRDefault="00A02AA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662" w:type="dxa"/>
            <w:shd w:val="clear" w:color="auto" w:fill="BFBFBF" w:themeFill="background1" w:themeFillShade="BF"/>
          </w:tcPr>
          <w:p w14:paraId="48597F16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599" w:type="dxa"/>
            <w:shd w:val="clear" w:color="auto" w:fill="BFBFBF" w:themeFill="background1" w:themeFillShade="BF"/>
          </w:tcPr>
          <w:p w14:paraId="2C6D423D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261" w:type="dxa"/>
            <w:shd w:val="clear" w:color="auto" w:fill="BFBFBF" w:themeFill="background1" w:themeFillShade="BF"/>
          </w:tcPr>
          <w:p w14:paraId="7692F06E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CE4B13" w14:paraId="6B66E8F0" w14:textId="77777777" w:rsidTr="005E73A3">
        <w:tc>
          <w:tcPr>
            <w:tcW w:w="2363" w:type="dxa"/>
          </w:tcPr>
          <w:p w14:paraId="76897DFD" w14:textId="33E9A553" w:rsidR="00CE4B13" w:rsidRPr="00EF7C32" w:rsidRDefault="008424FB" w:rsidP="00CE4B1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teacher</w:t>
            </w:r>
            <w:r w:rsidR="00AB3EF5">
              <w:rPr>
                <w:rFonts w:ascii="TH SarabunPSK" w:hAnsi="TH SarabunPSK" w:cs="TH SarabunPSK"/>
                <w:sz w:val="32"/>
                <w:szCs w:val="32"/>
              </w:rPr>
              <w:t>_i</w:t>
            </w:r>
            <w:r w:rsidR="00CE4B13">
              <w:rPr>
                <w:rFonts w:ascii="TH SarabunPSK" w:hAnsi="TH SarabunPSK" w:cs="TH SarabunPSK"/>
                <w:sz w:val="32"/>
                <w:szCs w:val="32"/>
              </w:rPr>
              <w:t>d</w:t>
            </w:r>
            <w:proofErr w:type="spellEnd"/>
          </w:p>
        </w:tc>
        <w:tc>
          <w:tcPr>
            <w:tcW w:w="1682" w:type="dxa"/>
          </w:tcPr>
          <w:p w14:paraId="13B34F12" w14:textId="58E7D531" w:rsidR="00CE4B13" w:rsidRPr="00EF7C32" w:rsidRDefault="00CE4B13" w:rsidP="00CE4B1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452FA3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</w:t>
            </w:r>
          </w:p>
        </w:tc>
        <w:tc>
          <w:tcPr>
            <w:tcW w:w="1007" w:type="dxa"/>
          </w:tcPr>
          <w:p w14:paraId="60ED1844" w14:textId="2BAC8663" w:rsidR="00CE4B13" w:rsidRPr="00EF7C32" w:rsidRDefault="00462BD9" w:rsidP="00CE4B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F3F5A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02C8C16C" w14:textId="3F58E199" w:rsidR="00CE4B13" w:rsidRPr="00EF7C32" w:rsidRDefault="00CE4B13" w:rsidP="00CE4B1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62" w:type="dxa"/>
          </w:tcPr>
          <w:p w14:paraId="6AB1021B" w14:textId="47352C66" w:rsidR="00CE4B13" w:rsidRPr="00EF7C32" w:rsidRDefault="004300E0" w:rsidP="00CE4B1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="00817FFC">
              <w:rPr>
                <w:rFonts w:ascii="TH SarabunPSK" w:hAnsi="TH SarabunPSK" w:cs="TH SarabunPSK"/>
                <w:sz w:val="32"/>
                <w:szCs w:val="32"/>
              </w:rPr>
              <w:t>o</w:t>
            </w:r>
          </w:p>
        </w:tc>
        <w:tc>
          <w:tcPr>
            <w:tcW w:w="599" w:type="dxa"/>
          </w:tcPr>
          <w:p w14:paraId="23AAB6A8" w14:textId="4FD3853F" w:rsidR="00CE4B13" w:rsidRPr="00EF7C32" w:rsidRDefault="00CE4B13" w:rsidP="00CE4B1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1" w:type="dxa"/>
          </w:tcPr>
          <w:p w14:paraId="672E0446" w14:textId="40B308B4" w:rsidR="00CE4B13" w:rsidRPr="00EF7C32" w:rsidRDefault="00D35293" w:rsidP="00CE4B1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</w:t>
            </w:r>
          </w:p>
        </w:tc>
      </w:tr>
      <w:tr w:rsidR="00CE4B13" w14:paraId="610FAAF0" w14:textId="77777777" w:rsidTr="005E73A3">
        <w:tc>
          <w:tcPr>
            <w:tcW w:w="2363" w:type="dxa"/>
          </w:tcPr>
          <w:p w14:paraId="66033486" w14:textId="11CF5A4D" w:rsidR="00CE4B13" w:rsidRPr="00EF7C32" w:rsidRDefault="00D74BA1" w:rsidP="00CE4B1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t</w:t>
            </w:r>
            <w:r w:rsidR="008307E9">
              <w:rPr>
                <w:rFonts w:ascii="TH SarabunPSK" w:hAnsi="TH SarabunPSK" w:cs="TH SarabunPSK"/>
                <w:sz w:val="32"/>
                <w:szCs w:val="32"/>
              </w:rPr>
              <w:t>ea</w:t>
            </w:r>
            <w:r>
              <w:rPr>
                <w:rFonts w:ascii="TH SarabunPSK" w:hAnsi="TH SarabunPSK" w:cs="TH SarabunPSK"/>
                <w:sz w:val="32"/>
                <w:szCs w:val="32"/>
              </w:rPr>
              <w:t>ch_</w:t>
            </w:r>
            <w:r w:rsidR="00CE4B13">
              <w:rPr>
                <w:rFonts w:ascii="TH SarabunPSK" w:hAnsi="TH SarabunPSK" w:cs="TH SarabunPSK"/>
                <w:sz w:val="32"/>
                <w:szCs w:val="32"/>
              </w:rPr>
              <w:t>name</w:t>
            </w:r>
            <w:proofErr w:type="spellEnd"/>
          </w:p>
        </w:tc>
        <w:tc>
          <w:tcPr>
            <w:tcW w:w="1682" w:type="dxa"/>
          </w:tcPr>
          <w:p w14:paraId="2402E3E7" w14:textId="01565CEB" w:rsidR="00CE4B13" w:rsidRPr="00EF7C32" w:rsidRDefault="00CE4B13" w:rsidP="00CE4B1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ชื่ออาจารย</w:t>
            </w:r>
            <w:r w:rsidR="007D4C2C">
              <w:rPr>
                <w:rFonts w:ascii="TH SarabunPSK" w:hAnsi="TH SarabunPSK" w:cs="TH SarabunPSK" w:hint="cs"/>
                <w:sz w:val="32"/>
                <w:szCs w:val="32"/>
                <w:cs/>
              </w:rPr>
              <w:t>์</w:t>
            </w:r>
          </w:p>
        </w:tc>
        <w:tc>
          <w:tcPr>
            <w:tcW w:w="1007" w:type="dxa"/>
          </w:tcPr>
          <w:p w14:paraId="1DEDEBFD" w14:textId="127D7527" w:rsidR="00CE4B13" w:rsidRPr="00EF7C32" w:rsidRDefault="00427072" w:rsidP="00CE4B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F3F5A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4B82FEEF" w14:textId="7E0EA3F0" w:rsidR="00CE4B13" w:rsidRPr="00EF7C32" w:rsidRDefault="00CE4B13" w:rsidP="00CE4B1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662" w:type="dxa"/>
          </w:tcPr>
          <w:p w14:paraId="7B7AEF3C" w14:textId="5DF513CE" w:rsidR="00CE4B13" w:rsidRPr="00EF7C32" w:rsidRDefault="004300E0" w:rsidP="00CE4B1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="00817FFC">
              <w:rPr>
                <w:rFonts w:ascii="TH SarabunPSK" w:hAnsi="TH SarabunPSK" w:cs="TH SarabunPSK"/>
                <w:sz w:val="32"/>
                <w:szCs w:val="32"/>
              </w:rPr>
              <w:t>o</w:t>
            </w:r>
          </w:p>
        </w:tc>
        <w:tc>
          <w:tcPr>
            <w:tcW w:w="599" w:type="dxa"/>
          </w:tcPr>
          <w:p w14:paraId="3638DDE3" w14:textId="39C33C0F" w:rsidR="00CE4B13" w:rsidRPr="00EF7C32" w:rsidRDefault="00F7098F" w:rsidP="00CE4B1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61" w:type="dxa"/>
          </w:tcPr>
          <w:p w14:paraId="3EA52881" w14:textId="38BE5720" w:rsidR="00CE4B13" w:rsidRPr="00EF7C32" w:rsidRDefault="004837ED" w:rsidP="00CE4B1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CE4B13" w14:paraId="592099CD" w14:textId="77777777" w:rsidTr="005E73A3">
        <w:tc>
          <w:tcPr>
            <w:tcW w:w="2363" w:type="dxa"/>
          </w:tcPr>
          <w:p w14:paraId="311D9D5E" w14:textId="7135D24C" w:rsidR="00CE4B13" w:rsidRDefault="00D74BA1" w:rsidP="00CE4B1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teach_</w:t>
            </w:r>
            <w:r w:rsidR="00CE4B13">
              <w:rPr>
                <w:rFonts w:ascii="TH SarabunPSK" w:hAnsi="TH SarabunPSK" w:cs="TH SarabunPSK"/>
                <w:sz w:val="32"/>
                <w:szCs w:val="32"/>
              </w:rPr>
              <w:t>email</w:t>
            </w:r>
            <w:proofErr w:type="spellEnd"/>
          </w:p>
        </w:tc>
        <w:tc>
          <w:tcPr>
            <w:tcW w:w="1682" w:type="dxa"/>
          </w:tcPr>
          <w:p w14:paraId="582AF35E" w14:textId="081F5469" w:rsidR="00CE4B13" w:rsidRPr="00EF7C32" w:rsidRDefault="00CE4B13" w:rsidP="00CE4B1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อีเมลอาจารย์</w:t>
            </w:r>
          </w:p>
        </w:tc>
        <w:tc>
          <w:tcPr>
            <w:tcW w:w="1007" w:type="dxa"/>
          </w:tcPr>
          <w:p w14:paraId="02C73D49" w14:textId="2317C894" w:rsidR="00CE4B13" w:rsidRPr="00EF7C32" w:rsidRDefault="00427072" w:rsidP="00CE4B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F3F5A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3086CEB8" w14:textId="612B21A2" w:rsidR="00CE4B13" w:rsidRPr="00EF7C32" w:rsidRDefault="00CE4B13" w:rsidP="00CE4B1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662" w:type="dxa"/>
          </w:tcPr>
          <w:p w14:paraId="3EB54156" w14:textId="1E059C02" w:rsidR="00CE4B13" w:rsidRPr="00EF7C32" w:rsidRDefault="004300E0" w:rsidP="00CE4B1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="00817FFC">
              <w:rPr>
                <w:rFonts w:ascii="TH SarabunPSK" w:hAnsi="TH SarabunPSK" w:cs="TH SarabunPSK"/>
                <w:sz w:val="32"/>
                <w:szCs w:val="32"/>
              </w:rPr>
              <w:t>o</w:t>
            </w:r>
          </w:p>
        </w:tc>
        <w:tc>
          <w:tcPr>
            <w:tcW w:w="599" w:type="dxa"/>
          </w:tcPr>
          <w:p w14:paraId="4A985E94" w14:textId="4B98A372" w:rsidR="00CE4B13" w:rsidRPr="00EF7C32" w:rsidRDefault="00F7098F" w:rsidP="00CE4B1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61" w:type="dxa"/>
          </w:tcPr>
          <w:p w14:paraId="5271218A" w14:textId="792147BB" w:rsidR="00CE4B13" w:rsidRPr="00EF7C32" w:rsidRDefault="004837ED" w:rsidP="00CE4B1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502C2F" w14:paraId="2BD701E0" w14:textId="77777777" w:rsidTr="005E73A3">
        <w:tc>
          <w:tcPr>
            <w:tcW w:w="2363" w:type="dxa"/>
          </w:tcPr>
          <w:p w14:paraId="469C9452" w14:textId="1E38FC99" w:rsidR="00502C2F" w:rsidRDefault="00D8392F" w:rsidP="00502C2F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major</w:t>
            </w:r>
            <w:r w:rsidR="00277A77">
              <w:rPr>
                <w:rFonts w:ascii="TH SarabunPSK" w:hAnsi="TH SarabunPSK" w:cs="TH SarabunPSK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682" w:type="dxa"/>
          </w:tcPr>
          <w:p w14:paraId="7FF2D63E" w14:textId="284D1BF6" w:rsidR="00502C2F" w:rsidRPr="00EF7C32" w:rsidRDefault="00277A77" w:rsidP="00502C2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6526DF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สาขา</w:t>
            </w:r>
          </w:p>
        </w:tc>
        <w:tc>
          <w:tcPr>
            <w:tcW w:w="1007" w:type="dxa"/>
          </w:tcPr>
          <w:p w14:paraId="2211FB2A" w14:textId="59A59820" w:rsidR="00502C2F" w:rsidRPr="00EF7C32" w:rsidRDefault="00277A77" w:rsidP="00502C2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62BD9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26DD50CD" w14:textId="7F5A8BF7" w:rsidR="00502C2F" w:rsidRPr="00EF7C32" w:rsidRDefault="00462BD9" w:rsidP="00502C2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62" w:type="dxa"/>
          </w:tcPr>
          <w:p w14:paraId="13719A72" w14:textId="1E652239" w:rsidR="00502C2F" w:rsidRPr="00EF7C32" w:rsidRDefault="002203FC" w:rsidP="00502C2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99" w:type="dxa"/>
          </w:tcPr>
          <w:p w14:paraId="083ED651" w14:textId="12F666E1" w:rsidR="00502C2F" w:rsidRPr="00EF7C32" w:rsidRDefault="00277A77" w:rsidP="00502C2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61" w:type="dxa"/>
          </w:tcPr>
          <w:p w14:paraId="6DB09F2A" w14:textId="18066F92" w:rsidR="00502C2F" w:rsidRPr="00EF7C32" w:rsidRDefault="008424FB" w:rsidP="00502C2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major</w:t>
            </w:r>
          </w:p>
        </w:tc>
      </w:tr>
      <w:tr w:rsidR="00502C2F" w14:paraId="0B3D3771" w14:textId="77777777" w:rsidTr="005E73A3">
        <w:tc>
          <w:tcPr>
            <w:tcW w:w="2363" w:type="dxa"/>
          </w:tcPr>
          <w:p w14:paraId="2B0271BE" w14:textId="5F997C08" w:rsidR="00502C2F" w:rsidRDefault="005C5E2B" w:rsidP="00502C2F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teach_</w:t>
            </w:r>
            <w:r w:rsidR="008424FB">
              <w:rPr>
                <w:rFonts w:ascii="TH SarabunPSK" w:hAnsi="TH SarabunPSK" w:cs="TH SarabunPSK"/>
                <w:sz w:val="32"/>
                <w:szCs w:val="32"/>
              </w:rPr>
              <w:t>p</w:t>
            </w:r>
            <w:r w:rsidR="00427072" w:rsidRPr="00427072">
              <w:rPr>
                <w:rFonts w:ascii="TH SarabunPSK" w:hAnsi="TH SarabunPSK" w:cs="TH SarabunPSK"/>
                <w:sz w:val="32"/>
                <w:szCs w:val="32"/>
              </w:rPr>
              <w:t>hone_number</w:t>
            </w:r>
            <w:proofErr w:type="spellEnd"/>
          </w:p>
        </w:tc>
        <w:tc>
          <w:tcPr>
            <w:tcW w:w="1682" w:type="dxa"/>
          </w:tcPr>
          <w:p w14:paraId="17D25946" w14:textId="47011C49" w:rsidR="00502C2F" w:rsidRPr="00EF7C32" w:rsidRDefault="00427072" w:rsidP="00502C2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เบอร์โทรศัพท์</w:t>
            </w:r>
          </w:p>
        </w:tc>
        <w:tc>
          <w:tcPr>
            <w:tcW w:w="1007" w:type="dxa"/>
          </w:tcPr>
          <w:p w14:paraId="7BB77E56" w14:textId="4376D66E" w:rsidR="00502C2F" w:rsidRPr="00EF7C32" w:rsidRDefault="00EC4C09" w:rsidP="00502C2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49769404" w14:textId="4FE57F09" w:rsidR="00502C2F" w:rsidRPr="00EF7C32" w:rsidRDefault="00427072" w:rsidP="00502C2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62" w:type="dxa"/>
          </w:tcPr>
          <w:p w14:paraId="65193125" w14:textId="3D78E092" w:rsidR="00502C2F" w:rsidRPr="00EF7C32" w:rsidRDefault="004300E0" w:rsidP="00502C2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="00817FFC">
              <w:rPr>
                <w:rFonts w:ascii="TH SarabunPSK" w:hAnsi="TH SarabunPSK" w:cs="TH SarabunPSK"/>
                <w:sz w:val="32"/>
                <w:szCs w:val="32"/>
              </w:rPr>
              <w:t>o</w:t>
            </w:r>
          </w:p>
        </w:tc>
        <w:tc>
          <w:tcPr>
            <w:tcW w:w="599" w:type="dxa"/>
          </w:tcPr>
          <w:p w14:paraId="127F5487" w14:textId="069635BF" w:rsidR="00502C2F" w:rsidRPr="00EF7C32" w:rsidRDefault="00F7098F" w:rsidP="00502C2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61" w:type="dxa"/>
          </w:tcPr>
          <w:p w14:paraId="39DA6ABA" w14:textId="6E6DD521" w:rsidR="00502C2F" w:rsidRPr="00EF7C32" w:rsidRDefault="00F7098F" w:rsidP="00502C2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7375B7" w14:paraId="2C24CB2F" w14:textId="77777777" w:rsidTr="005E73A3">
        <w:tc>
          <w:tcPr>
            <w:tcW w:w="2363" w:type="dxa"/>
          </w:tcPr>
          <w:p w14:paraId="1094E75D" w14:textId="4FEC71BB" w:rsidR="007375B7" w:rsidRDefault="007375B7" w:rsidP="00502C2F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gender_id</w:t>
            </w:r>
            <w:proofErr w:type="spellEnd"/>
          </w:p>
        </w:tc>
        <w:tc>
          <w:tcPr>
            <w:tcW w:w="1682" w:type="dxa"/>
          </w:tcPr>
          <w:p w14:paraId="3B7C85B8" w14:textId="5722DF9C" w:rsidR="007375B7" w:rsidRDefault="00943B61" w:rsidP="00502C2F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รหัสเพศอาจารย์</w:t>
            </w:r>
          </w:p>
        </w:tc>
        <w:tc>
          <w:tcPr>
            <w:tcW w:w="1007" w:type="dxa"/>
          </w:tcPr>
          <w:p w14:paraId="3322C0C2" w14:textId="714F507C" w:rsidR="007375B7" w:rsidRPr="006F3F5A" w:rsidRDefault="002203FC" w:rsidP="00502C2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57498EF1" w14:textId="4D4E05E4" w:rsidR="007375B7" w:rsidRDefault="002203FC" w:rsidP="00502C2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62" w:type="dxa"/>
          </w:tcPr>
          <w:p w14:paraId="3BFDA3CB" w14:textId="6C975181" w:rsidR="007375B7" w:rsidRDefault="00016AE4" w:rsidP="00502C2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99" w:type="dxa"/>
          </w:tcPr>
          <w:p w14:paraId="0C818056" w14:textId="493F055F" w:rsidR="007375B7" w:rsidRPr="00EF7C32" w:rsidRDefault="00016AE4" w:rsidP="00502C2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61" w:type="dxa"/>
          </w:tcPr>
          <w:p w14:paraId="5F2511B2" w14:textId="61192EFF" w:rsidR="007375B7" w:rsidRPr="00EF7C32" w:rsidRDefault="00016AE4" w:rsidP="00502C2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gender</w:t>
            </w:r>
          </w:p>
        </w:tc>
      </w:tr>
      <w:tr w:rsidR="007375B7" w14:paraId="24479F96" w14:textId="77777777" w:rsidTr="005E73A3">
        <w:tc>
          <w:tcPr>
            <w:tcW w:w="2363" w:type="dxa"/>
          </w:tcPr>
          <w:p w14:paraId="456578DF" w14:textId="617700FD" w:rsidR="007375B7" w:rsidRDefault="007375B7" w:rsidP="00502C2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profile</w:t>
            </w:r>
          </w:p>
        </w:tc>
        <w:tc>
          <w:tcPr>
            <w:tcW w:w="1682" w:type="dxa"/>
          </w:tcPr>
          <w:p w14:paraId="60DAD043" w14:textId="0AE5E50E" w:rsidR="007375B7" w:rsidRDefault="00943B61" w:rsidP="00502C2F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รูปโปรไฟล์อาจารย์</w:t>
            </w:r>
          </w:p>
        </w:tc>
        <w:tc>
          <w:tcPr>
            <w:tcW w:w="1007" w:type="dxa"/>
          </w:tcPr>
          <w:p w14:paraId="45747E98" w14:textId="256130F8" w:rsidR="007375B7" w:rsidRPr="006F3F5A" w:rsidRDefault="002203FC" w:rsidP="00502C2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442" w:type="dxa"/>
          </w:tcPr>
          <w:p w14:paraId="21296869" w14:textId="3023F4A9" w:rsidR="007375B7" w:rsidRDefault="00F7098F" w:rsidP="00502C2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662" w:type="dxa"/>
          </w:tcPr>
          <w:p w14:paraId="4C9739CB" w14:textId="33B05AB3" w:rsidR="007375B7" w:rsidRDefault="00016AE4" w:rsidP="00502C2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Yes</w:t>
            </w:r>
          </w:p>
        </w:tc>
        <w:tc>
          <w:tcPr>
            <w:tcW w:w="599" w:type="dxa"/>
          </w:tcPr>
          <w:p w14:paraId="6090FCAE" w14:textId="651EBC9B" w:rsidR="007375B7" w:rsidRPr="00EF7C32" w:rsidRDefault="00F7098F" w:rsidP="00502C2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61" w:type="dxa"/>
          </w:tcPr>
          <w:p w14:paraId="353A9A8B" w14:textId="67367B45" w:rsidR="007375B7" w:rsidRPr="00EF7C32" w:rsidRDefault="00F7098F" w:rsidP="00502C2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3F8B4D77" w14:textId="77777777" w:rsidR="00A02AA6" w:rsidRDefault="00A02AA6" w:rsidP="00A02AA6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0652A198" w14:textId="4F6C074B" w:rsidR="0070360C" w:rsidRDefault="00AC1126" w:rsidP="00AC1126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1.9.</w:t>
      </w:r>
      <w:r w:rsidR="003E7081">
        <w:rPr>
          <w:rFonts w:ascii="TH SarabunPSK" w:hAnsi="TH SarabunPSK" w:cs="TH SarabunPSK"/>
          <w:b/>
          <w:bCs/>
          <w:sz w:val="32"/>
          <w:szCs w:val="32"/>
        </w:rPr>
        <w:t xml:space="preserve">7. </w:t>
      </w:r>
      <w:r w:rsidR="0070360C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ตารางผู้ดูแลระบบ (</w:t>
      </w:r>
      <w:r w:rsidR="00154B85">
        <w:rPr>
          <w:rFonts w:ascii="TH SarabunPSK" w:hAnsi="TH SarabunPSK" w:cs="TH SarabunPSK"/>
          <w:b/>
          <w:bCs/>
          <w:sz w:val="32"/>
          <w:szCs w:val="32"/>
        </w:rPr>
        <w:t>admin</w:t>
      </w:r>
      <w:r w:rsidR="0070360C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49424697" w14:textId="77777777" w:rsidR="00B62900" w:rsidRDefault="00B62900" w:rsidP="00B6290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A8C9F62" w14:textId="179D9B20" w:rsidR="00B62900" w:rsidRPr="00B62900" w:rsidRDefault="00B62900" w:rsidP="00B62900">
      <w:pPr>
        <w:rPr>
          <w:rFonts w:ascii="TH SarabunPSK" w:hAnsi="TH SarabunPSK" w:cs="TH SarabunPSK"/>
          <w:b/>
          <w:bCs/>
          <w:sz w:val="32"/>
          <w:szCs w:val="32"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 w:rsidR="003E7081">
        <w:rPr>
          <w:rFonts w:ascii="TH SarabunPSK" w:hAnsi="TH SarabunPSK" w:cs="TH SarabunPSK"/>
          <w:b/>
          <w:bCs/>
          <w:sz w:val="32"/>
          <w:szCs w:val="32"/>
        </w:rPr>
        <w:t xml:space="preserve"> 8 </w:t>
      </w:r>
      <w:r w:rsidR="003E7081" w:rsidRPr="003E7081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ตารางผู้ดูแลระบบ</w:t>
      </w:r>
      <w:r w:rsidR="003E7081" w:rsidRPr="003E7081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3E7081" w:rsidRPr="003E7081">
        <w:rPr>
          <w:rFonts w:ascii="TH SarabunPSK" w:hAnsi="TH SarabunPSK" w:cs="TH SarabunPSK"/>
          <w:b/>
          <w:bCs/>
          <w:sz w:val="32"/>
          <w:szCs w:val="32"/>
        </w:rPr>
        <w:t>admin)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1620"/>
        <w:gridCol w:w="1468"/>
        <w:gridCol w:w="1442"/>
        <w:gridCol w:w="704"/>
        <w:gridCol w:w="616"/>
        <w:gridCol w:w="1281"/>
      </w:tblGrid>
      <w:tr w:rsidR="00A02AA6" w14:paraId="29512C9D" w14:textId="77777777">
        <w:tc>
          <w:tcPr>
            <w:tcW w:w="1885" w:type="dxa"/>
            <w:shd w:val="clear" w:color="auto" w:fill="BFBFBF" w:themeFill="background1" w:themeFillShade="BF"/>
          </w:tcPr>
          <w:p w14:paraId="435F702F" w14:textId="77777777" w:rsidR="00A02AA6" w:rsidRPr="007A194E" w:rsidRDefault="00A02AA6" w:rsidP="00EF72A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620" w:type="dxa"/>
            <w:shd w:val="clear" w:color="auto" w:fill="BFBFBF" w:themeFill="background1" w:themeFillShade="BF"/>
          </w:tcPr>
          <w:p w14:paraId="3F5F91C4" w14:textId="77777777" w:rsidR="00A02AA6" w:rsidRPr="007A194E" w:rsidRDefault="00A02AA6" w:rsidP="00EF72A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468" w:type="dxa"/>
            <w:shd w:val="clear" w:color="auto" w:fill="BFBFBF" w:themeFill="background1" w:themeFillShade="BF"/>
          </w:tcPr>
          <w:p w14:paraId="5067EC1C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442" w:type="dxa"/>
            <w:shd w:val="clear" w:color="auto" w:fill="BFBFBF" w:themeFill="background1" w:themeFillShade="BF"/>
          </w:tcPr>
          <w:p w14:paraId="3DD9DB31" w14:textId="77777777" w:rsidR="00A02AA6" w:rsidRPr="007A194E" w:rsidRDefault="00A02AA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704" w:type="dxa"/>
            <w:shd w:val="clear" w:color="auto" w:fill="BFBFBF" w:themeFill="background1" w:themeFillShade="BF"/>
          </w:tcPr>
          <w:p w14:paraId="69BACBA7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616" w:type="dxa"/>
            <w:shd w:val="clear" w:color="auto" w:fill="BFBFBF" w:themeFill="background1" w:themeFillShade="BF"/>
          </w:tcPr>
          <w:p w14:paraId="3E23B23D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281" w:type="dxa"/>
            <w:shd w:val="clear" w:color="auto" w:fill="BFBFBF" w:themeFill="background1" w:themeFillShade="BF"/>
          </w:tcPr>
          <w:p w14:paraId="7A79AF90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904E77" w14:paraId="600CB59D" w14:textId="77777777">
        <w:tc>
          <w:tcPr>
            <w:tcW w:w="1885" w:type="dxa"/>
          </w:tcPr>
          <w:p w14:paraId="2A293BE8" w14:textId="6B98D935" w:rsidR="00904E77" w:rsidRPr="002D4182" w:rsidRDefault="00DE2839" w:rsidP="00904E7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admin_</w:t>
            </w:r>
            <w:r w:rsidR="00904E77" w:rsidRPr="002D4182">
              <w:rPr>
                <w:rFonts w:ascii="TH SarabunPSK" w:hAnsi="TH SarabunPSK" w:cs="TH SarabunPSK"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1620" w:type="dxa"/>
          </w:tcPr>
          <w:p w14:paraId="0AEC07F4" w14:textId="3858CBC7" w:rsidR="00904E77" w:rsidRPr="002D4182" w:rsidRDefault="00904E77" w:rsidP="00904E7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D4182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F67637" w:rsidRPr="002D4182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1468" w:type="dxa"/>
          </w:tcPr>
          <w:p w14:paraId="1BF9D8DC" w14:textId="31B118A6" w:rsidR="00904E77" w:rsidRPr="002D4182" w:rsidRDefault="00D87CC6" w:rsidP="00904E7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F3F5A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5B0132C2" w14:textId="68835465" w:rsidR="00904E77" w:rsidRPr="002D4182" w:rsidRDefault="00953742" w:rsidP="00904E7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04" w:type="dxa"/>
          </w:tcPr>
          <w:p w14:paraId="58051737" w14:textId="399C5855" w:rsidR="00904E77" w:rsidRPr="00EF7C32" w:rsidRDefault="00D74C8A" w:rsidP="00904E7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="00481764">
              <w:rPr>
                <w:rFonts w:ascii="TH SarabunPSK" w:hAnsi="TH SarabunPSK" w:cs="TH SarabunPSK"/>
                <w:sz w:val="32"/>
                <w:szCs w:val="32"/>
              </w:rPr>
              <w:t>o</w:t>
            </w:r>
          </w:p>
        </w:tc>
        <w:tc>
          <w:tcPr>
            <w:tcW w:w="616" w:type="dxa"/>
          </w:tcPr>
          <w:p w14:paraId="5658718B" w14:textId="615959BA" w:rsidR="00904E77" w:rsidRPr="00EF7C32" w:rsidRDefault="00904E77" w:rsidP="00904E7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81" w:type="dxa"/>
          </w:tcPr>
          <w:p w14:paraId="1A08D629" w14:textId="77C40C23" w:rsidR="00904E77" w:rsidRPr="00EF7C32" w:rsidRDefault="008F6B7A" w:rsidP="00904E7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</w:t>
            </w:r>
          </w:p>
        </w:tc>
      </w:tr>
      <w:tr w:rsidR="00904E77" w14:paraId="6C2ECFDD" w14:textId="77777777">
        <w:tc>
          <w:tcPr>
            <w:tcW w:w="1885" w:type="dxa"/>
          </w:tcPr>
          <w:p w14:paraId="62A03641" w14:textId="01AB7773" w:rsidR="00904E77" w:rsidRPr="00EF7C32" w:rsidRDefault="004763EB" w:rsidP="00904E7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ad_</w:t>
            </w:r>
            <w:r w:rsidR="00904E77">
              <w:rPr>
                <w:rFonts w:ascii="TH SarabunPSK" w:hAnsi="TH SarabunPSK" w:cs="TH SarabunPSK"/>
                <w:sz w:val="32"/>
                <w:szCs w:val="32"/>
              </w:rPr>
              <w:t>name</w:t>
            </w:r>
            <w:proofErr w:type="spellEnd"/>
          </w:p>
        </w:tc>
        <w:tc>
          <w:tcPr>
            <w:tcW w:w="1620" w:type="dxa"/>
          </w:tcPr>
          <w:p w14:paraId="374E3CDF" w14:textId="593334CA" w:rsidR="00904E77" w:rsidRPr="00EF7C32" w:rsidRDefault="00904E77" w:rsidP="00904E7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ชื่อผู้ดูแลระบบ</w:t>
            </w:r>
          </w:p>
        </w:tc>
        <w:tc>
          <w:tcPr>
            <w:tcW w:w="1468" w:type="dxa"/>
          </w:tcPr>
          <w:p w14:paraId="4F820802" w14:textId="3837ABD6" w:rsidR="00904E77" w:rsidRPr="00EF7C32" w:rsidRDefault="002D4182" w:rsidP="00904E7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F3F5A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4A7A1C21" w14:textId="5DC560CB" w:rsidR="00904E77" w:rsidRPr="00EF7C32" w:rsidRDefault="00904E77" w:rsidP="00904E7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704" w:type="dxa"/>
          </w:tcPr>
          <w:p w14:paraId="4995EAF0" w14:textId="3DF597C9" w:rsidR="00904E77" w:rsidRPr="00EF7C32" w:rsidRDefault="00D74C8A" w:rsidP="00904E7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="00481764">
              <w:rPr>
                <w:rFonts w:ascii="TH SarabunPSK" w:hAnsi="TH SarabunPSK" w:cs="TH SarabunPSK"/>
                <w:sz w:val="32"/>
                <w:szCs w:val="32"/>
              </w:rPr>
              <w:t>o</w:t>
            </w:r>
          </w:p>
        </w:tc>
        <w:tc>
          <w:tcPr>
            <w:tcW w:w="616" w:type="dxa"/>
          </w:tcPr>
          <w:p w14:paraId="1762E7EF" w14:textId="49DD2F62" w:rsidR="00904E77" w:rsidRPr="00EF7C32" w:rsidRDefault="00F7098F" w:rsidP="00904E7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81" w:type="dxa"/>
          </w:tcPr>
          <w:p w14:paraId="48688122" w14:textId="456FA475" w:rsidR="00904E77" w:rsidRPr="00EF7C32" w:rsidRDefault="00F7098F" w:rsidP="00904E7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904E77" w14:paraId="43AE3E93" w14:textId="77777777">
        <w:tc>
          <w:tcPr>
            <w:tcW w:w="1885" w:type="dxa"/>
          </w:tcPr>
          <w:p w14:paraId="5AE93B4F" w14:textId="6188F0D1" w:rsidR="00904E77" w:rsidRDefault="004763EB" w:rsidP="00904E7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ad_</w:t>
            </w:r>
            <w:r w:rsidR="00904E77">
              <w:rPr>
                <w:rFonts w:ascii="TH SarabunPSK" w:hAnsi="TH SarabunPSK" w:cs="TH SarabunPSK"/>
                <w:sz w:val="32"/>
                <w:szCs w:val="32"/>
              </w:rPr>
              <w:t>email</w:t>
            </w:r>
            <w:proofErr w:type="spellEnd"/>
          </w:p>
        </w:tc>
        <w:tc>
          <w:tcPr>
            <w:tcW w:w="1620" w:type="dxa"/>
          </w:tcPr>
          <w:p w14:paraId="40952070" w14:textId="0643FBC7" w:rsidR="00904E77" w:rsidRPr="00EF7C32" w:rsidRDefault="00904E77" w:rsidP="00904E7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อีเมลผู้ดูแลระบบ</w:t>
            </w:r>
          </w:p>
        </w:tc>
        <w:tc>
          <w:tcPr>
            <w:tcW w:w="1468" w:type="dxa"/>
          </w:tcPr>
          <w:p w14:paraId="340A4141" w14:textId="752E601C" w:rsidR="00904E77" w:rsidRPr="00EF7C32" w:rsidRDefault="002D4182" w:rsidP="00904E7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F3F5A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087628EB" w14:textId="342BF9AB" w:rsidR="00904E77" w:rsidRPr="00EF7C32" w:rsidRDefault="00904E77" w:rsidP="00904E7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704" w:type="dxa"/>
          </w:tcPr>
          <w:p w14:paraId="380C6BBB" w14:textId="11CCCADF" w:rsidR="00904E77" w:rsidRPr="00EF7C32" w:rsidRDefault="00D74C8A" w:rsidP="00904E7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="00481764">
              <w:rPr>
                <w:rFonts w:ascii="TH SarabunPSK" w:hAnsi="TH SarabunPSK" w:cs="TH SarabunPSK"/>
                <w:sz w:val="32"/>
                <w:szCs w:val="32"/>
              </w:rPr>
              <w:t>o</w:t>
            </w:r>
          </w:p>
        </w:tc>
        <w:tc>
          <w:tcPr>
            <w:tcW w:w="616" w:type="dxa"/>
          </w:tcPr>
          <w:p w14:paraId="4F8DACCA" w14:textId="5C3E826F" w:rsidR="00904E77" w:rsidRPr="00EF7C32" w:rsidRDefault="00F7098F" w:rsidP="00904E7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81" w:type="dxa"/>
          </w:tcPr>
          <w:p w14:paraId="092AA2A5" w14:textId="019C1782" w:rsidR="00904E77" w:rsidRPr="00EF7C32" w:rsidRDefault="00F7098F" w:rsidP="00904E7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554C8EA1" w14:textId="77777777" w:rsidR="00292634" w:rsidRPr="00A02AA6" w:rsidRDefault="00292634" w:rsidP="003E7081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40685FBF" w14:textId="255F54FF" w:rsidR="002C7611" w:rsidRDefault="003E7081" w:rsidP="003E7081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1.9.8. </w:t>
      </w:r>
      <w:r w:rsidR="002C7611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ตารางผู้บริหาร (</w:t>
      </w:r>
      <w:r w:rsidR="002C7611" w:rsidRPr="002C7611">
        <w:rPr>
          <w:rFonts w:ascii="TH SarabunPSK" w:hAnsi="TH SarabunPSK" w:cs="TH SarabunPSK"/>
          <w:b/>
          <w:bCs/>
          <w:sz w:val="32"/>
          <w:szCs w:val="32"/>
        </w:rPr>
        <w:t>executive</w:t>
      </w:r>
      <w:r w:rsidR="002C7611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6557FF1C" w14:textId="77777777" w:rsidR="00B62900" w:rsidRDefault="00B62900" w:rsidP="00B6290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DE5A71B" w14:textId="4199CD71" w:rsidR="00B62900" w:rsidRPr="00B62900" w:rsidRDefault="00B62900" w:rsidP="00B62900">
      <w:pPr>
        <w:rPr>
          <w:rFonts w:ascii="TH SarabunPSK" w:hAnsi="TH SarabunPSK" w:cs="TH SarabunPSK"/>
          <w:b/>
          <w:bCs/>
          <w:sz w:val="32"/>
          <w:szCs w:val="32"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 w:rsidR="003E7081">
        <w:rPr>
          <w:rFonts w:ascii="TH SarabunPSK" w:hAnsi="TH SarabunPSK" w:cs="TH SarabunPSK"/>
          <w:b/>
          <w:bCs/>
          <w:sz w:val="32"/>
          <w:szCs w:val="32"/>
        </w:rPr>
        <w:t xml:space="preserve"> 9 </w:t>
      </w:r>
      <w:r w:rsidR="003E7081" w:rsidRPr="003E7081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ตารางผู้บริหาร</w:t>
      </w:r>
      <w:r w:rsidR="003E7081" w:rsidRPr="003E7081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3E7081" w:rsidRPr="003E7081">
        <w:rPr>
          <w:rFonts w:ascii="TH SarabunPSK" w:hAnsi="TH SarabunPSK" w:cs="TH SarabunPSK"/>
          <w:b/>
          <w:bCs/>
          <w:sz w:val="32"/>
          <w:szCs w:val="32"/>
        </w:rPr>
        <w:t>executive)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1620"/>
        <w:gridCol w:w="1468"/>
        <w:gridCol w:w="1442"/>
        <w:gridCol w:w="704"/>
        <w:gridCol w:w="616"/>
        <w:gridCol w:w="1281"/>
      </w:tblGrid>
      <w:tr w:rsidR="00A02AA6" w14:paraId="3F70553A" w14:textId="77777777">
        <w:tc>
          <w:tcPr>
            <w:tcW w:w="1885" w:type="dxa"/>
            <w:shd w:val="clear" w:color="auto" w:fill="BFBFBF" w:themeFill="background1" w:themeFillShade="BF"/>
          </w:tcPr>
          <w:p w14:paraId="05F85850" w14:textId="77777777" w:rsidR="00A02AA6" w:rsidRPr="007A194E" w:rsidRDefault="00A02AA6" w:rsidP="00EF72A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620" w:type="dxa"/>
            <w:shd w:val="clear" w:color="auto" w:fill="BFBFBF" w:themeFill="background1" w:themeFillShade="BF"/>
          </w:tcPr>
          <w:p w14:paraId="2360A46B" w14:textId="77777777" w:rsidR="00A02AA6" w:rsidRPr="007A194E" w:rsidRDefault="00A02AA6" w:rsidP="00EF72A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468" w:type="dxa"/>
            <w:shd w:val="clear" w:color="auto" w:fill="BFBFBF" w:themeFill="background1" w:themeFillShade="BF"/>
          </w:tcPr>
          <w:p w14:paraId="4D906EEB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442" w:type="dxa"/>
            <w:shd w:val="clear" w:color="auto" w:fill="BFBFBF" w:themeFill="background1" w:themeFillShade="BF"/>
          </w:tcPr>
          <w:p w14:paraId="38FC033D" w14:textId="77777777" w:rsidR="00A02AA6" w:rsidRPr="007A194E" w:rsidRDefault="00A02AA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704" w:type="dxa"/>
            <w:shd w:val="clear" w:color="auto" w:fill="BFBFBF" w:themeFill="background1" w:themeFillShade="BF"/>
          </w:tcPr>
          <w:p w14:paraId="37151B25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616" w:type="dxa"/>
            <w:shd w:val="clear" w:color="auto" w:fill="BFBFBF" w:themeFill="background1" w:themeFillShade="BF"/>
          </w:tcPr>
          <w:p w14:paraId="3FBF2811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281" w:type="dxa"/>
            <w:shd w:val="clear" w:color="auto" w:fill="BFBFBF" w:themeFill="background1" w:themeFillShade="BF"/>
          </w:tcPr>
          <w:p w14:paraId="2370F4E9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676A03" w14:paraId="7C07B220" w14:textId="77777777">
        <w:tc>
          <w:tcPr>
            <w:tcW w:w="1885" w:type="dxa"/>
          </w:tcPr>
          <w:p w14:paraId="53826FF4" w14:textId="08826FAD" w:rsidR="00676A03" w:rsidRPr="00EF7C32" w:rsidRDefault="000E64AB" w:rsidP="00676A0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E64AB">
              <w:rPr>
                <w:rFonts w:ascii="TH SarabunPSK" w:hAnsi="TH SarabunPSK" w:cs="TH SarabunPSK"/>
                <w:sz w:val="32"/>
                <w:szCs w:val="32"/>
              </w:rPr>
              <w:t>executive</w:t>
            </w:r>
            <w:r>
              <w:rPr>
                <w:rFonts w:ascii="TH SarabunPSK" w:hAnsi="TH SarabunPSK" w:cs="TH SarabunPSK"/>
                <w:sz w:val="32"/>
                <w:szCs w:val="32"/>
              </w:rPr>
              <w:t>_</w:t>
            </w:r>
            <w:r w:rsidR="00676A03">
              <w:rPr>
                <w:rFonts w:ascii="TH SarabunPSK" w:hAnsi="TH SarabunPSK" w:cs="TH SarabunPSK"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1620" w:type="dxa"/>
          </w:tcPr>
          <w:p w14:paraId="4E0DD455" w14:textId="4ADC60F7" w:rsidR="00676A03" w:rsidRPr="00EF7C32" w:rsidRDefault="00676A03" w:rsidP="00676A0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รหัสผู้บริหาร</w:t>
            </w:r>
          </w:p>
        </w:tc>
        <w:tc>
          <w:tcPr>
            <w:tcW w:w="1468" w:type="dxa"/>
          </w:tcPr>
          <w:p w14:paraId="0397A1EA" w14:textId="34B8682F" w:rsidR="00676A03" w:rsidRPr="00EF7C32" w:rsidRDefault="00E34149" w:rsidP="00676A0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F3F5A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6B2B4A19" w14:textId="7FAC95A8" w:rsidR="00676A03" w:rsidRPr="00EF7C32" w:rsidRDefault="00676A03" w:rsidP="00676A0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04" w:type="dxa"/>
          </w:tcPr>
          <w:p w14:paraId="76C694D8" w14:textId="788F801C" w:rsidR="00676A03" w:rsidRPr="00EF7C32" w:rsidRDefault="00676A03" w:rsidP="00676A0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C09B9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="00481764">
              <w:rPr>
                <w:rFonts w:ascii="TH SarabunPSK" w:hAnsi="TH SarabunPSK" w:cs="TH SarabunPSK"/>
                <w:sz w:val="32"/>
                <w:szCs w:val="32"/>
              </w:rPr>
              <w:t>o</w:t>
            </w:r>
          </w:p>
        </w:tc>
        <w:tc>
          <w:tcPr>
            <w:tcW w:w="616" w:type="dxa"/>
          </w:tcPr>
          <w:p w14:paraId="3B4914BC" w14:textId="1AF655BB" w:rsidR="00676A03" w:rsidRPr="00EF7C32" w:rsidRDefault="00676A03" w:rsidP="00676A0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81" w:type="dxa"/>
          </w:tcPr>
          <w:p w14:paraId="7DAD4A48" w14:textId="28F5E7F3" w:rsidR="00676A03" w:rsidRPr="00EF7C32" w:rsidRDefault="00162D61" w:rsidP="00676A0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</w:t>
            </w:r>
          </w:p>
        </w:tc>
      </w:tr>
      <w:tr w:rsidR="00676A03" w14:paraId="548F579C" w14:textId="77777777">
        <w:tc>
          <w:tcPr>
            <w:tcW w:w="1885" w:type="dxa"/>
          </w:tcPr>
          <w:p w14:paraId="4E496D23" w14:textId="123D96C7" w:rsidR="00676A03" w:rsidRPr="00EF7C32" w:rsidRDefault="00EE15D5" w:rsidP="00676A0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exec_</w:t>
            </w:r>
            <w:r w:rsidR="00676A03">
              <w:rPr>
                <w:rFonts w:ascii="TH SarabunPSK" w:hAnsi="TH SarabunPSK" w:cs="TH SarabunPSK"/>
                <w:sz w:val="32"/>
                <w:szCs w:val="32"/>
              </w:rPr>
              <w:t>name</w:t>
            </w:r>
            <w:proofErr w:type="spellEnd"/>
          </w:p>
        </w:tc>
        <w:tc>
          <w:tcPr>
            <w:tcW w:w="1620" w:type="dxa"/>
          </w:tcPr>
          <w:p w14:paraId="71ECA6C3" w14:textId="4F7BE52D" w:rsidR="00676A03" w:rsidRPr="00EF7C32" w:rsidRDefault="00676A03" w:rsidP="00676A0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ชื่อผู้บริหาร</w:t>
            </w:r>
          </w:p>
        </w:tc>
        <w:tc>
          <w:tcPr>
            <w:tcW w:w="1468" w:type="dxa"/>
          </w:tcPr>
          <w:p w14:paraId="1EC678E2" w14:textId="440FD90E" w:rsidR="00676A03" w:rsidRPr="00EF7C32" w:rsidRDefault="000915DB" w:rsidP="00676A0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F3F5A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3F183B43" w14:textId="5C8A8299" w:rsidR="00676A03" w:rsidRPr="00EF7C32" w:rsidRDefault="00676A03" w:rsidP="00676A0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704" w:type="dxa"/>
          </w:tcPr>
          <w:p w14:paraId="1FA645EB" w14:textId="3432ADBB" w:rsidR="00676A03" w:rsidRPr="00EF7C32" w:rsidRDefault="00676A03" w:rsidP="00676A0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C09B9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="00481764">
              <w:rPr>
                <w:rFonts w:ascii="TH SarabunPSK" w:hAnsi="TH SarabunPSK" w:cs="TH SarabunPSK"/>
                <w:sz w:val="32"/>
                <w:szCs w:val="32"/>
              </w:rPr>
              <w:t>o</w:t>
            </w:r>
          </w:p>
        </w:tc>
        <w:tc>
          <w:tcPr>
            <w:tcW w:w="616" w:type="dxa"/>
          </w:tcPr>
          <w:p w14:paraId="48D51446" w14:textId="1C5D5D56" w:rsidR="00676A03" w:rsidRPr="00EF7C32" w:rsidRDefault="00F7098F" w:rsidP="00676A0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81" w:type="dxa"/>
          </w:tcPr>
          <w:p w14:paraId="31779B58" w14:textId="12C926AB" w:rsidR="00676A03" w:rsidRPr="00EF7C32" w:rsidRDefault="00F7098F" w:rsidP="00676A0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676A03" w14:paraId="7A48E9D7" w14:textId="77777777">
        <w:tc>
          <w:tcPr>
            <w:tcW w:w="1885" w:type="dxa"/>
          </w:tcPr>
          <w:p w14:paraId="1A20D0F1" w14:textId="40659A94" w:rsidR="00676A03" w:rsidRDefault="00EE15D5" w:rsidP="00676A0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exec_</w:t>
            </w:r>
            <w:r w:rsidR="00676A03">
              <w:rPr>
                <w:rFonts w:ascii="TH SarabunPSK" w:hAnsi="TH SarabunPSK" w:cs="TH SarabunPSK"/>
                <w:sz w:val="32"/>
                <w:szCs w:val="32"/>
              </w:rPr>
              <w:t>email</w:t>
            </w:r>
            <w:proofErr w:type="spellEnd"/>
          </w:p>
        </w:tc>
        <w:tc>
          <w:tcPr>
            <w:tcW w:w="1620" w:type="dxa"/>
          </w:tcPr>
          <w:p w14:paraId="77FC7C26" w14:textId="6A92F5AB" w:rsidR="00676A03" w:rsidRPr="00EF7C32" w:rsidRDefault="00676A03" w:rsidP="00676A0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อีเมลผู้บริหาร</w:t>
            </w:r>
          </w:p>
        </w:tc>
        <w:tc>
          <w:tcPr>
            <w:tcW w:w="1468" w:type="dxa"/>
          </w:tcPr>
          <w:p w14:paraId="2C33AC66" w14:textId="30C950F0" w:rsidR="00676A03" w:rsidRPr="00EF7C32" w:rsidRDefault="000915DB" w:rsidP="00676A0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F3F5A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5569A2CA" w14:textId="1297660D" w:rsidR="00676A03" w:rsidRPr="00EF7C32" w:rsidRDefault="00676A03" w:rsidP="00676A0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704" w:type="dxa"/>
          </w:tcPr>
          <w:p w14:paraId="50970223" w14:textId="173FA6A5" w:rsidR="00676A03" w:rsidRPr="00EF7C32" w:rsidRDefault="00676A03" w:rsidP="00676A0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C09B9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="00481764">
              <w:rPr>
                <w:rFonts w:ascii="TH SarabunPSK" w:hAnsi="TH SarabunPSK" w:cs="TH SarabunPSK"/>
                <w:sz w:val="32"/>
                <w:szCs w:val="32"/>
              </w:rPr>
              <w:t>o</w:t>
            </w:r>
          </w:p>
        </w:tc>
        <w:tc>
          <w:tcPr>
            <w:tcW w:w="616" w:type="dxa"/>
          </w:tcPr>
          <w:p w14:paraId="4C39E1FD" w14:textId="44D2614B" w:rsidR="00676A03" w:rsidRPr="00EF7C32" w:rsidRDefault="00F7098F" w:rsidP="00676A0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81" w:type="dxa"/>
          </w:tcPr>
          <w:p w14:paraId="639F889D" w14:textId="52FB6E73" w:rsidR="00676A03" w:rsidRPr="00EF7C32" w:rsidRDefault="00F7098F" w:rsidP="00676A0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2BCD35AB" w14:textId="77777777" w:rsidR="00257871" w:rsidRPr="00A02AA6" w:rsidRDefault="00257871" w:rsidP="006E788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BA8AD4A" w14:textId="77777777" w:rsidR="009C16D2" w:rsidRPr="00A02AA6" w:rsidRDefault="009C16D2" w:rsidP="006E7889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3FCE2347" w14:textId="39307C28" w:rsidR="00EE0C4D" w:rsidRDefault="003E7081" w:rsidP="003E7081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1.9.9. </w:t>
      </w:r>
      <w:r w:rsidR="00EE0C4D">
        <w:rPr>
          <w:rFonts w:ascii="TH SarabunPSK" w:hAnsi="TH SarabunPSK" w:cs="TH SarabunPSK" w:hint="cs"/>
          <w:b/>
          <w:bCs/>
          <w:sz w:val="32"/>
          <w:szCs w:val="32"/>
          <w:cs/>
        </w:rPr>
        <w:t>ตารา</w:t>
      </w:r>
      <w:r w:rsidR="00FA58E0">
        <w:rPr>
          <w:rFonts w:ascii="TH SarabunPSK" w:hAnsi="TH SarabunPSK" w:cs="TH SarabunPSK" w:hint="cs"/>
          <w:b/>
          <w:bCs/>
          <w:sz w:val="32"/>
          <w:szCs w:val="32"/>
          <w:cs/>
        </w:rPr>
        <w:t>ง</w:t>
      </w:r>
      <w:r w:rsidR="002766B2">
        <w:rPr>
          <w:rFonts w:ascii="TH SarabunPSK" w:hAnsi="TH SarabunPSK" w:cs="TH SarabunPSK" w:hint="cs"/>
          <w:b/>
          <w:bCs/>
          <w:sz w:val="32"/>
          <w:szCs w:val="32"/>
          <w:cs/>
        </w:rPr>
        <w:t>สาขา</w:t>
      </w:r>
      <w:r w:rsidR="005A77E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r w:rsidR="00ED3356">
        <w:rPr>
          <w:rFonts w:ascii="TH SarabunPSK" w:hAnsi="TH SarabunPSK" w:cs="TH SarabunPSK"/>
          <w:b/>
          <w:bCs/>
          <w:sz w:val="32"/>
          <w:szCs w:val="32"/>
        </w:rPr>
        <w:t>major</w:t>
      </w:r>
      <w:r w:rsidR="005A77EF">
        <w:rPr>
          <w:rFonts w:ascii="TH SarabunPSK" w:hAnsi="TH SarabunPSK" w:cs="TH SarabunPSK" w:hint="cs"/>
          <w:b/>
          <w:bCs/>
          <w:sz w:val="32"/>
          <w:szCs w:val="32"/>
        </w:rPr>
        <w:t>)</w:t>
      </w:r>
    </w:p>
    <w:p w14:paraId="7ED3C45C" w14:textId="77777777" w:rsidR="00B62900" w:rsidRDefault="00B62900" w:rsidP="00B6290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C1232EB" w14:textId="5F762A7C" w:rsidR="00B62900" w:rsidRPr="00B62900" w:rsidRDefault="00B62900" w:rsidP="00B62900">
      <w:pPr>
        <w:rPr>
          <w:rFonts w:ascii="TH SarabunPSK" w:hAnsi="TH SarabunPSK" w:cs="TH SarabunPSK"/>
          <w:b/>
          <w:bCs/>
          <w:sz w:val="32"/>
          <w:szCs w:val="32"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 w:rsidR="003E7081">
        <w:rPr>
          <w:rFonts w:ascii="TH SarabunPSK" w:hAnsi="TH SarabunPSK" w:cs="TH SarabunPSK"/>
          <w:b/>
          <w:bCs/>
          <w:sz w:val="32"/>
          <w:szCs w:val="32"/>
        </w:rPr>
        <w:t xml:space="preserve"> 10 </w:t>
      </w:r>
      <w:r w:rsidR="003E7081" w:rsidRPr="003E7081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ตารางสาขา (</w:t>
      </w:r>
      <w:r w:rsidR="003E7081" w:rsidRPr="003E7081">
        <w:rPr>
          <w:rFonts w:ascii="TH SarabunPSK" w:hAnsi="TH SarabunPSK" w:cs="TH SarabunPSK"/>
          <w:b/>
          <w:bCs/>
          <w:sz w:val="32"/>
          <w:szCs w:val="32"/>
        </w:rPr>
        <w:t>major</w:t>
      </w:r>
      <w:r w:rsidR="003E7081" w:rsidRPr="003E7081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9"/>
        <w:gridCol w:w="1458"/>
        <w:gridCol w:w="1373"/>
        <w:gridCol w:w="1442"/>
        <w:gridCol w:w="662"/>
        <w:gridCol w:w="599"/>
        <w:gridCol w:w="1633"/>
      </w:tblGrid>
      <w:tr w:rsidR="00A02AA6" w14:paraId="2892BD4A" w14:textId="77777777" w:rsidTr="001A54A1">
        <w:tc>
          <w:tcPr>
            <w:tcW w:w="1849" w:type="dxa"/>
            <w:shd w:val="clear" w:color="auto" w:fill="BFBFBF" w:themeFill="background1" w:themeFillShade="BF"/>
          </w:tcPr>
          <w:p w14:paraId="7C743513" w14:textId="77777777" w:rsidR="00A02AA6" w:rsidRPr="007A194E" w:rsidRDefault="00A02AA6" w:rsidP="00EF72A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458" w:type="dxa"/>
            <w:shd w:val="clear" w:color="auto" w:fill="BFBFBF" w:themeFill="background1" w:themeFillShade="BF"/>
          </w:tcPr>
          <w:p w14:paraId="11251503" w14:textId="77777777" w:rsidR="00A02AA6" w:rsidRPr="007A194E" w:rsidRDefault="00A02AA6" w:rsidP="00EF72A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73" w:type="dxa"/>
            <w:shd w:val="clear" w:color="auto" w:fill="BFBFBF" w:themeFill="background1" w:themeFillShade="BF"/>
          </w:tcPr>
          <w:p w14:paraId="56A3D859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442" w:type="dxa"/>
            <w:shd w:val="clear" w:color="auto" w:fill="BFBFBF" w:themeFill="background1" w:themeFillShade="BF"/>
          </w:tcPr>
          <w:p w14:paraId="66AFBA60" w14:textId="77777777" w:rsidR="00A02AA6" w:rsidRPr="007A194E" w:rsidRDefault="00A02AA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662" w:type="dxa"/>
            <w:shd w:val="clear" w:color="auto" w:fill="BFBFBF" w:themeFill="background1" w:themeFillShade="BF"/>
          </w:tcPr>
          <w:p w14:paraId="7E8DF23A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599" w:type="dxa"/>
            <w:shd w:val="clear" w:color="auto" w:fill="BFBFBF" w:themeFill="background1" w:themeFillShade="BF"/>
          </w:tcPr>
          <w:p w14:paraId="269296DB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633" w:type="dxa"/>
            <w:shd w:val="clear" w:color="auto" w:fill="BFBFBF" w:themeFill="background1" w:themeFillShade="BF"/>
          </w:tcPr>
          <w:p w14:paraId="60B205BB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90481A" w14:paraId="0AE2E930" w14:textId="77777777" w:rsidTr="001A54A1">
        <w:tc>
          <w:tcPr>
            <w:tcW w:w="1849" w:type="dxa"/>
          </w:tcPr>
          <w:p w14:paraId="20747802" w14:textId="1089F18B" w:rsidR="0090481A" w:rsidRPr="00EF7C32" w:rsidRDefault="00C215DD" w:rsidP="0090481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C215DD">
              <w:rPr>
                <w:rFonts w:ascii="TH SarabunPSK" w:hAnsi="TH SarabunPSK" w:cs="TH SarabunPSK"/>
                <w:sz w:val="32"/>
                <w:szCs w:val="32"/>
              </w:rPr>
              <w:t>major_id</w:t>
            </w:r>
            <w:proofErr w:type="spellEnd"/>
          </w:p>
        </w:tc>
        <w:tc>
          <w:tcPr>
            <w:tcW w:w="1458" w:type="dxa"/>
          </w:tcPr>
          <w:p w14:paraId="2F2C9A14" w14:textId="5D923881" w:rsidR="0090481A" w:rsidRPr="00EF7C32" w:rsidRDefault="0090481A" w:rsidP="0090481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B16DF9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สาขา</w:t>
            </w:r>
          </w:p>
        </w:tc>
        <w:tc>
          <w:tcPr>
            <w:tcW w:w="1373" w:type="dxa"/>
          </w:tcPr>
          <w:p w14:paraId="5D1FB154" w14:textId="5372539D" w:rsidR="0090481A" w:rsidRPr="00EF7C32" w:rsidRDefault="00481764" w:rsidP="0090481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23E2C8F8" w14:textId="360622B1" w:rsidR="0090481A" w:rsidRPr="00EF7C32" w:rsidRDefault="00C215DD" w:rsidP="0090481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62" w:type="dxa"/>
          </w:tcPr>
          <w:p w14:paraId="4E44A9AF" w14:textId="7FE8B4E5" w:rsidR="0090481A" w:rsidRPr="00EF7C32" w:rsidRDefault="0090481A" w:rsidP="0090481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4E93">
              <w:rPr>
                <w:rFonts w:ascii="TH SarabunPSK" w:hAnsi="TH SarabunPSK" w:cs="TH SarabunPSK"/>
                <w:sz w:val="32"/>
                <w:szCs w:val="32"/>
              </w:rPr>
              <w:t>N</w:t>
            </w:r>
            <w:r w:rsidR="00481764">
              <w:rPr>
                <w:rFonts w:ascii="TH SarabunPSK" w:hAnsi="TH SarabunPSK" w:cs="TH SarabunPSK"/>
                <w:sz w:val="32"/>
                <w:szCs w:val="32"/>
              </w:rPr>
              <w:t>o</w:t>
            </w:r>
          </w:p>
        </w:tc>
        <w:tc>
          <w:tcPr>
            <w:tcW w:w="599" w:type="dxa"/>
          </w:tcPr>
          <w:p w14:paraId="3B2E8560" w14:textId="17ADDF1A" w:rsidR="0090481A" w:rsidRPr="00EF7C32" w:rsidRDefault="0090481A" w:rsidP="0090481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33" w:type="dxa"/>
          </w:tcPr>
          <w:p w14:paraId="02BF95CF" w14:textId="0A9BF6F2" w:rsidR="0090481A" w:rsidRPr="00EF7C32" w:rsidRDefault="00F7098F" w:rsidP="0090481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2E1613" w14:paraId="5D87C04D" w14:textId="77777777" w:rsidTr="001A54A1">
        <w:tc>
          <w:tcPr>
            <w:tcW w:w="1849" w:type="dxa"/>
          </w:tcPr>
          <w:p w14:paraId="03490E0D" w14:textId="2FD422E7" w:rsidR="002E1613" w:rsidRDefault="00C215DD" w:rsidP="00CA186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major_name</w:t>
            </w:r>
            <w:proofErr w:type="spellEnd"/>
          </w:p>
        </w:tc>
        <w:tc>
          <w:tcPr>
            <w:tcW w:w="1458" w:type="dxa"/>
          </w:tcPr>
          <w:p w14:paraId="24ACACFD" w14:textId="001028E1" w:rsidR="002E1613" w:rsidRDefault="002766B2" w:rsidP="00CA186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ชื่อสาขา</w:t>
            </w:r>
          </w:p>
        </w:tc>
        <w:tc>
          <w:tcPr>
            <w:tcW w:w="1373" w:type="dxa"/>
          </w:tcPr>
          <w:p w14:paraId="0F753C75" w14:textId="56196537" w:rsidR="002E1613" w:rsidRDefault="00C215DD" w:rsidP="00CA186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F3F5A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1F9D171E" w14:textId="131ABB27" w:rsidR="002E1613" w:rsidRDefault="00C215DD" w:rsidP="00CA186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662" w:type="dxa"/>
          </w:tcPr>
          <w:p w14:paraId="688C9FBB" w14:textId="61DCB8FA" w:rsidR="002E1613" w:rsidRPr="00BE4E93" w:rsidRDefault="002766B2" w:rsidP="00CA186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99" w:type="dxa"/>
          </w:tcPr>
          <w:p w14:paraId="75D8ADDC" w14:textId="22420795" w:rsidR="002E1613" w:rsidRDefault="00F7098F" w:rsidP="00CA186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633" w:type="dxa"/>
          </w:tcPr>
          <w:p w14:paraId="1492C477" w14:textId="5A29A496" w:rsidR="002E1613" w:rsidRPr="00EF7C32" w:rsidRDefault="00F7098F" w:rsidP="00CA186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14659B" w14:paraId="49F374C4" w14:textId="77777777" w:rsidTr="001A54A1">
        <w:tc>
          <w:tcPr>
            <w:tcW w:w="1849" w:type="dxa"/>
          </w:tcPr>
          <w:p w14:paraId="584613F5" w14:textId="4A625A75" w:rsidR="0014659B" w:rsidRDefault="0014659B" w:rsidP="00CA186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major_name_th</w:t>
            </w:r>
            <w:proofErr w:type="spellEnd"/>
          </w:p>
        </w:tc>
        <w:tc>
          <w:tcPr>
            <w:tcW w:w="1458" w:type="dxa"/>
          </w:tcPr>
          <w:p w14:paraId="13789358" w14:textId="4ABC3CA6" w:rsidR="0014659B" w:rsidRDefault="0014659B" w:rsidP="00CA1861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ชื่อสาขาภาษาไทย</w:t>
            </w:r>
          </w:p>
        </w:tc>
        <w:tc>
          <w:tcPr>
            <w:tcW w:w="1373" w:type="dxa"/>
          </w:tcPr>
          <w:p w14:paraId="13B95BAE" w14:textId="56696CD7" w:rsidR="0014659B" w:rsidRPr="006F3F5A" w:rsidRDefault="006F64D0" w:rsidP="00CA186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F3F5A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48FEEB57" w14:textId="59F6648B" w:rsidR="0014659B" w:rsidRDefault="006F64D0" w:rsidP="00CA186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662" w:type="dxa"/>
          </w:tcPr>
          <w:p w14:paraId="76974D3B" w14:textId="1D5E2450" w:rsidR="0014659B" w:rsidRDefault="006F64D0" w:rsidP="00CA186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99" w:type="dxa"/>
          </w:tcPr>
          <w:p w14:paraId="257ACE77" w14:textId="3FA3CB6F" w:rsidR="0014659B" w:rsidRDefault="006F64D0" w:rsidP="00CA186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633" w:type="dxa"/>
          </w:tcPr>
          <w:p w14:paraId="734F72C9" w14:textId="09C027E9" w:rsidR="0014659B" w:rsidRDefault="006F64D0" w:rsidP="00CA186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083A80D0" w14:textId="77777777" w:rsidR="006E7889" w:rsidRPr="00A02AA6" w:rsidRDefault="006E7889" w:rsidP="00A02AA6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496395DF" w14:textId="22D5C46D" w:rsidR="00660930" w:rsidRDefault="003E7081" w:rsidP="003E7081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1.9.10. </w:t>
      </w:r>
      <w:r w:rsidR="00C82A8E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="005A1D2A">
        <w:rPr>
          <w:rFonts w:ascii="TH SarabunPSK" w:hAnsi="TH SarabunPSK" w:cs="TH SarabunPSK" w:hint="cs"/>
          <w:b/>
          <w:bCs/>
          <w:sz w:val="32"/>
          <w:szCs w:val="32"/>
          <w:cs/>
        </w:rPr>
        <w:t>โพสต์งาน</w:t>
      </w:r>
      <w:r w:rsidR="00AC631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proofErr w:type="spellStart"/>
      <w:r w:rsidR="005A1D2A">
        <w:rPr>
          <w:rFonts w:ascii="TH SarabunPSK" w:hAnsi="TH SarabunPSK" w:cs="TH SarabunPSK"/>
          <w:b/>
          <w:bCs/>
          <w:sz w:val="32"/>
          <w:szCs w:val="32"/>
        </w:rPr>
        <w:t>post_job</w:t>
      </w:r>
      <w:proofErr w:type="spellEnd"/>
      <w:r w:rsidR="00AC631F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67D8DA84" w14:textId="77777777" w:rsidR="00B62900" w:rsidRDefault="00B62900" w:rsidP="00B6290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6D53F68" w14:textId="7D70B4FF" w:rsidR="00B62900" w:rsidRPr="00B62900" w:rsidRDefault="00B62900" w:rsidP="00B62900">
      <w:pPr>
        <w:rPr>
          <w:rFonts w:ascii="TH SarabunPSK" w:hAnsi="TH SarabunPSK" w:cs="TH SarabunPSK"/>
          <w:b/>
          <w:bCs/>
          <w:sz w:val="32"/>
          <w:szCs w:val="32"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 w:rsidR="00A36E81">
        <w:rPr>
          <w:rFonts w:ascii="TH SarabunPSK" w:hAnsi="TH SarabunPSK" w:cs="TH SarabunPSK"/>
          <w:b/>
          <w:bCs/>
          <w:sz w:val="32"/>
          <w:szCs w:val="32"/>
        </w:rPr>
        <w:t xml:space="preserve"> 11 </w:t>
      </w:r>
      <w:r w:rsidR="00A36E81" w:rsidRPr="00A36E81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ตารางโพสต์งาน</w:t>
      </w:r>
      <w:r w:rsidR="00A36E81" w:rsidRPr="00A36E81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proofErr w:type="spellStart"/>
      <w:r w:rsidR="00A36E81" w:rsidRPr="00A36E81">
        <w:rPr>
          <w:rFonts w:ascii="TH SarabunPSK" w:hAnsi="TH SarabunPSK" w:cs="TH SarabunPSK"/>
          <w:b/>
          <w:bCs/>
          <w:sz w:val="32"/>
          <w:szCs w:val="32"/>
        </w:rPr>
        <w:t>post_job</w:t>
      </w:r>
      <w:proofErr w:type="spellEnd"/>
      <w:r w:rsidR="00A36E81" w:rsidRPr="00A36E81">
        <w:rPr>
          <w:rFonts w:ascii="TH SarabunPSK" w:hAnsi="TH SarabunPSK" w:cs="TH SarabunPSK"/>
          <w:b/>
          <w:bCs/>
          <w:sz w:val="32"/>
          <w:szCs w:val="32"/>
        </w:rPr>
        <w:t>)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1885"/>
        <w:gridCol w:w="1620"/>
        <w:gridCol w:w="1350"/>
        <w:gridCol w:w="1530"/>
        <w:gridCol w:w="720"/>
        <w:gridCol w:w="720"/>
        <w:gridCol w:w="1530"/>
      </w:tblGrid>
      <w:tr w:rsidR="005A7426" w14:paraId="73F9E45E" w14:textId="77777777" w:rsidTr="00F33474">
        <w:tc>
          <w:tcPr>
            <w:tcW w:w="1885" w:type="dxa"/>
            <w:shd w:val="clear" w:color="auto" w:fill="BFBFBF" w:themeFill="background1" w:themeFillShade="BF"/>
          </w:tcPr>
          <w:p w14:paraId="2B1AC59F" w14:textId="77777777" w:rsidR="00A02AA6" w:rsidRPr="007A194E" w:rsidRDefault="00A02AA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620" w:type="dxa"/>
            <w:shd w:val="clear" w:color="auto" w:fill="BFBFBF" w:themeFill="background1" w:themeFillShade="BF"/>
          </w:tcPr>
          <w:p w14:paraId="3D1C26C6" w14:textId="77777777" w:rsidR="00A02AA6" w:rsidRPr="007A194E" w:rsidRDefault="00A02AA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50" w:type="dxa"/>
            <w:shd w:val="clear" w:color="auto" w:fill="BFBFBF" w:themeFill="background1" w:themeFillShade="BF"/>
          </w:tcPr>
          <w:p w14:paraId="7C0854BD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530" w:type="dxa"/>
            <w:shd w:val="clear" w:color="auto" w:fill="BFBFBF" w:themeFill="background1" w:themeFillShade="BF"/>
          </w:tcPr>
          <w:p w14:paraId="66A7DC8E" w14:textId="77777777" w:rsidR="00A02AA6" w:rsidRPr="007A194E" w:rsidRDefault="00A02AA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720" w:type="dxa"/>
            <w:shd w:val="clear" w:color="auto" w:fill="BFBFBF" w:themeFill="background1" w:themeFillShade="BF"/>
          </w:tcPr>
          <w:p w14:paraId="50C52434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720" w:type="dxa"/>
            <w:shd w:val="clear" w:color="auto" w:fill="BFBFBF" w:themeFill="background1" w:themeFillShade="BF"/>
          </w:tcPr>
          <w:p w14:paraId="360AB8F5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530" w:type="dxa"/>
            <w:shd w:val="clear" w:color="auto" w:fill="BFBFBF" w:themeFill="background1" w:themeFillShade="BF"/>
          </w:tcPr>
          <w:p w14:paraId="54664F37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544FEB" w14:paraId="01195BB6" w14:textId="77777777" w:rsidTr="00F33474">
        <w:tc>
          <w:tcPr>
            <w:tcW w:w="1885" w:type="dxa"/>
          </w:tcPr>
          <w:p w14:paraId="54BADFDC" w14:textId="672F2BDD" w:rsidR="00A02AA6" w:rsidRPr="00EF7C32" w:rsidRDefault="00034D1B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="00CB469F">
              <w:rPr>
                <w:rFonts w:ascii="TH SarabunPSK" w:hAnsi="TH SarabunPSK" w:cs="TH SarabunPSK"/>
                <w:sz w:val="32"/>
                <w:szCs w:val="32"/>
              </w:rPr>
              <w:t>_</w:t>
            </w:r>
            <w:r>
              <w:rPr>
                <w:rFonts w:ascii="TH SarabunPSK" w:hAnsi="TH SarabunPSK" w:cs="TH SarabunPSK"/>
                <w:sz w:val="32"/>
                <w:szCs w:val="32"/>
              </w:rPr>
              <w:t>job</w:t>
            </w:r>
            <w:r w:rsidR="00CB469F">
              <w:rPr>
                <w:rFonts w:ascii="TH SarabunPSK" w:hAnsi="TH SarabunPSK" w:cs="TH SarabunPSK"/>
                <w:sz w:val="32"/>
                <w:szCs w:val="32"/>
              </w:rPr>
              <w:t>_</w:t>
            </w:r>
            <w:r w:rsidR="007A3267">
              <w:rPr>
                <w:rFonts w:ascii="TH SarabunPSK" w:hAnsi="TH SarabunPSK" w:cs="TH SarabunPSK"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1620" w:type="dxa"/>
          </w:tcPr>
          <w:p w14:paraId="202AE28D" w14:textId="7C4F4732" w:rsidR="00A02AA6" w:rsidRPr="00EF7C32" w:rsidRDefault="0032211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F11895">
              <w:rPr>
                <w:rFonts w:ascii="TH SarabunPSK" w:hAnsi="TH SarabunPSK" w:cs="TH SarabunPSK" w:hint="cs"/>
                <w:sz w:val="32"/>
                <w:szCs w:val="32"/>
                <w:cs/>
              </w:rPr>
              <w:t>โพ</w:t>
            </w:r>
            <w:r w:rsidR="00315923">
              <w:rPr>
                <w:rFonts w:ascii="TH SarabunPSK" w:hAnsi="TH SarabunPSK" w:cs="TH SarabunPSK" w:hint="cs"/>
                <w:sz w:val="32"/>
                <w:szCs w:val="32"/>
                <w:cs/>
              </w:rPr>
              <w:t>สต์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</w:t>
            </w:r>
          </w:p>
        </w:tc>
        <w:tc>
          <w:tcPr>
            <w:tcW w:w="1350" w:type="dxa"/>
          </w:tcPr>
          <w:p w14:paraId="2841F6B8" w14:textId="4F15D618" w:rsidR="00A02AA6" w:rsidRPr="00EF7C32" w:rsidRDefault="0049382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530" w:type="dxa"/>
          </w:tcPr>
          <w:p w14:paraId="05A2ACDD" w14:textId="60906B25" w:rsidR="00A02AA6" w:rsidRPr="00EF7C32" w:rsidRDefault="003356E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20" w:type="dxa"/>
          </w:tcPr>
          <w:p w14:paraId="4CCE60B8" w14:textId="2A733C40" w:rsidR="00A02AA6" w:rsidRPr="00EF7C32" w:rsidRDefault="0049382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720" w:type="dxa"/>
          </w:tcPr>
          <w:p w14:paraId="246142CB" w14:textId="188BE917" w:rsidR="00A02AA6" w:rsidRPr="00EF7C32" w:rsidRDefault="00F90FD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530" w:type="dxa"/>
          </w:tcPr>
          <w:p w14:paraId="424C3851" w14:textId="6FBD635A" w:rsidR="00A02AA6" w:rsidRPr="00EF7C32" w:rsidRDefault="00603A2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544FEB" w14:paraId="53E1F37D" w14:textId="77777777" w:rsidTr="00F33474">
        <w:tc>
          <w:tcPr>
            <w:tcW w:w="1885" w:type="dxa"/>
          </w:tcPr>
          <w:p w14:paraId="44E01841" w14:textId="01DF6AFE" w:rsidR="00A02AA6" w:rsidRPr="00EF7C32" w:rsidRDefault="0080292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title</w:t>
            </w:r>
          </w:p>
        </w:tc>
        <w:tc>
          <w:tcPr>
            <w:tcW w:w="1620" w:type="dxa"/>
          </w:tcPr>
          <w:p w14:paraId="640F45DC" w14:textId="3F95B53F" w:rsidR="00A02AA6" w:rsidRPr="00EF7C32" w:rsidRDefault="0080292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หัวข้อโพส</w:t>
            </w:r>
            <w:r w:rsidR="009F2146">
              <w:rPr>
                <w:rFonts w:ascii="TH SarabunPSK" w:hAnsi="TH SarabunPSK" w:cs="TH SarabunPSK" w:hint="cs"/>
                <w:sz w:val="32"/>
                <w:szCs w:val="32"/>
                <w:cs/>
              </w:rPr>
              <w:t>ต์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</w:t>
            </w:r>
          </w:p>
        </w:tc>
        <w:tc>
          <w:tcPr>
            <w:tcW w:w="1350" w:type="dxa"/>
          </w:tcPr>
          <w:p w14:paraId="38F802D5" w14:textId="3842C9AD" w:rsidR="00A02AA6" w:rsidRPr="00EF7C32" w:rsidRDefault="0049382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530" w:type="dxa"/>
          </w:tcPr>
          <w:p w14:paraId="1D916D2A" w14:textId="1B9C465B" w:rsidR="00A02AA6" w:rsidRPr="00EF7C32" w:rsidRDefault="0080292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720" w:type="dxa"/>
          </w:tcPr>
          <w:p w14:paraId="6F15982E" w14:textId="70C983C9" w:rsidR="00A02AA6" w:rsidRPr="00EF7C32" w:rsidRDefault="0049382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720" w:type="dxa"/>
          </w:tcPr>
          <w:p w14:paraId="2A7C1832" w14:textId="048800DC" w:rsidR="00A02AA6" w:rsidRPr="00EF7C32" w:rsidRDefault="00141B2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530" w:type="dxa"/>
          </w:tcPr>
          <w:p w14:paraId="75B8F6D3" w14:textId="77131FD5" w:rsidR="00A02AA6" w:rsidRPr="00EF7C32" w:rsidRDefault="009966F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544FEB" w14:paraId="2CF6515E" w14:textId="77777777" w:rsidTr="00F33474">
        <w:tc>
          <w:tcPr>
            <w:tcW w:w="1885" w:type="dxa"/>
          </w:tcPr>
          <w:p w14:paraId="6FA34347" w14:textId="6EA84132" w:rsidR="00CB469F" w:rsidRDefault="00CB469F" w:rsidP="00CB469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620" w:type="dxa"/>
          </w:tcPr>
          <w:p w14:paraId="6558E6B0" w14:textId="47DA12E6" w:rsidR="00CB469F" w:rsidRDefault="00CB469F" w:rsidP="00CB469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รายละเอียดงาน</w:t>
            </w:r>
          </w:p>
        </w:tc>
        <w:tc>
          <w:tcPr>
            <w:tcW w:w="1350" w:type="dxa"/>
          </w:tcPr>
          <w:p w14:paraId="1E96DD5C" w14:textId="1413E596" w:rsidR="00CB469F" w:rsidRDefault="00CB469F" w:rsidP="00CB469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530" w:type="dxa"/>
          </w:tcPr>
          <w:p w14:paraId="1CB6C9B9" w14:textId="5A5B71C6" w:rsidR="00CB469F" w:rsidRDefault="00CB469F" w:rsidP="00CB469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720" w:type="dxa"/>
          </w:tcPr>
          <w:p w14:paraId="2B6573A2" w14:textId="0128A14F" w:rsidR="00CB469F" w:rsidRDefault="00CB469F" w:rsidP="00CB469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720" w:type="dxa"/>
          </w:tcPr>
          <w:p w14:paraId="6E11D4E2" w14:textId="1E2168C9" w:rsidR="00CB469F" w:rsidRPr="00EF7C32" w:rsidRDefault="009966F4" w:rsidP="00CB469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530" w:type="dxa"/>
          </w:tcPr>
          <w:p w14:paraId="3D20C36F" w14:textId="4FAB2A3D" w:rsidR="00CB469F" w:rsidRPr="00EF7C32" w:rsidRDefault="009966F4" w:rsidP="00CB469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544FEB" w14:paraId="2C7E9C1C" w14:textId="77777777" w:rsidTr="00F33474">
        <w:tc>
          <w:tcPr>
            <w:tcW w:w="1885" w:type="dxa"/>
          </w:tcPr>
          <w:p w14:paraId="1500BBC2" w14:textId="2BC6258C" w:rsidR="005B6119" w:rsidRDefault="003F5FCA" w:rsidP="00CB469F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job_start</w:t>
            </w:r>
            <w:proofErr w:type="spellEnd"/>
          </w:p>
        </w:tc>
        <w:tc>
          <w:tcPr>
            <w:tcW w:w="1620" w:type="dxa"/>
          </w:tcPr>
          <w:p w14:paraId="582FB3FA" w14:textId="288B77D0" w:rsidR="005B6119" w:rsidRDefault="00786E69" w:rsidP="00CB469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วันเริ่มงาน</w:t>
            </w:r>
          </w:p>
        </w:tc>
        <w:tc>
          <w:tcPr>
            <w:tcW w:w="1350" w:type="dxa"/>
          </w:tcPr>
          <w:p w14:paraId="391867FF" w14:textId="163FCFE2" w:rsidR="005B6119" w:rsidRDefault="005E50D1" w:rsidP="00CB46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F4FD7">
              <w:rPr>
                <w:rFonts w:ascii="TH SarabunPSK" w:hAnsi="TH SarabunPSK" w:cs="TH SarabunPSK"/>
                <w:sz w:val="32"/>
                <w:szCs w:val="32"/>
              </w:rPr>
              <w:t>TIMESTAMP</w:t>
            </w:r>
          </w:p>
        </w:tc>
        <w:tc>
          <w:tcPr>
            <w:tcW w:w="1530" w:type="dxa"/>
          </w:tcPr>
          <w:p w14:paraId="7A640F9F" w14:textId="77777777" w:rsidR="005E50D1" w:rsidRDefault="005E50D1" w:rsidP="005E50D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ปี/เดือน/วัน</w:t>
            </w:r>
          </w:p>
          <w:p w14:paraId="785A63DF" w14:textId="6BB842B1" w:rsidR="005B6119" w:rsidRDefault="005E50D1" w:rsidP="005E50D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ชั่วโมง/นาที/วินาที</w:t>
            </w:r>
          </w:p>
        </w:tc>
        <w:tc>
          <w:tcPr>
            <w:tcW w:w="720" w:type="dxa"/>
          </w:tcPr>
          <w:p w14:paraId="3EB651BB" w14:textId="21A65141" w:rsidR="005B6119" w:rsidRDefault="00141B20" w:rsidP="00CB469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720" w:type="dxa"/>
          </w:tcPr>
          <w:p w14:paraId="736A462D" w14:textId="77F8C819" w:rsidR="005B6119" w:rsidRPr="00EF7C32" w:rsidRDefault="009966F4" w:rsidP="00CB469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530" w:type="dxa"/>
          </w:tcPr>
          <w:p w14:paraId="4F1324FB" w14:textId="7480458A" w:rsidR="005B6119" w:rsidRPr="00EF7C32" w:rsidRDefault="009966F4" w:rsidP="00CB469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544FEB" w14:paraId="1E14A71C" w14:textId="77777777" w:rsidTr="00F33474">
        <w:tc>
          <w:tcPr>
            <w:tcW w:w="1885" w:type="dxa"/>
          </w:tcPr>
          <w:p w14:paraId="0DB6E57B" w14:textId="68885E21" w:rsidR="003F5FCA" w:rsidRDefault="003F5FCA" w:rsidP="00CB469F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job_end</w:t>
            </w:r>
            <w:proofErr w:type="spellEnd"/>
          </w:p>
        </w:tc>
        <w:tc>
          <w:tcPr>
            <w:tcW w:w="1620" w:type="dxa"/>
          </w:tcPr>
          <w:p w14:paraId="3C8E4B4B" w14:textId="1419B24B" w:rsidR="003F5FCA" w:rsidRDefault="00786E69" w:rsidP="00CB469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วันจบงาน</w:t>
            </w:r>
          </w:p>
        </w:tc>
        <w:tc>
          <w:tcPr>
            <w:tcW w:w="1350" w:type="dxa"/>
          </w:tcPr>
          <w:p w14:paraId="39EB4B25" w14:textId="2916BEA9" w:rsidR="003F5FCA" w:rsidRDefault="005E50D1" w:rsidP="00CB46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F4FD7">
              <w:rPr>
                <w:rFonts w:ascii="TH SarabunPSK" w:hAnsi="TH SarabunPSK" w:cs="TH SarabunPSK"/>
                <w:sz w:val="32"/>
                <w:szCs w:val="32"/>
              </w:rPr>
              <w:t>TIMESTAMP</w:t>
            </w:r>
          </w:p>
        </w:tc>
        <w:tc>
          <w:tcPr>
            <w:tcW w:w="1530" w:type="dxa"/>
          </w:tcPr>
          <w:p w14:paraId="1A5E6E85" w14:textId="77777777" w:rsidR="005E50D1" w:rsidRDefault="005E50D1" w:rsidP="005E50D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ปี/เดือน/วัน</w:t>
            </w:r>
          </w:p>
          <w:p w14:paraId="12AEAE8C" w14:textId="33C2B59D" w:rsidR="003F5FCA" w:rsidRDefault="005E50D1" w:rsidP="005E50D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ชั่วโมง/นาที/วินาที</w:t>
            </w:r>
          </w:p>
        </w:tc>
        <w:tc>
          <w:tcPr>
            <w:tcW w:w="720" w:type="dxa"/>
          </w:tcPr>
          <w:p w14:paraId="526AFE1C" w14:textId="06B0DCD7" w:rsidR="003F5FCA" w:rsidRDefault="005A7426" w:rsidP="00CB469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720" w:type="dxa"/>
          </w:tcPr>
          <w:p w14:paraId="6DA35C6C" w14:textId="02BDAAAF" w:rsidR="003F5FCA" w:rsidRPr="00EF7C32" w:rsidRDefault="009966F4" w:rsidP="00CB469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530" w:type="dxa"/>
          </w:tcPr>
          <w:p w14:paraId="2F1D9CC9" w14:textId="4149AFE0" w:rsidR="003F5FCA" w:rsidRPr="00EF7C32" w:rsidRDefault="009966F4" w:rsidP="00CB469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544FEB" w14:paraId="44D5E3E7" w14:textId="77777777" w:rsidTr="00F33474">
        <w:tc>
          <w:tcPr>
            <w:tcW w:w="1885" w:type="dxa"/>
          </w:tcPr>
          <w:p w14:paraId="5AC83796" w14:textId="21988AC7" w:rsidR="008517D1" w:rsidRDefault="008517D1" w:rsidP="008517D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number_student</w:t>
            </w:r>
            <w:proofErr w:type="spellEnd"/>
          </w:p>
        </w:tc>
        <w:tc>
          <w:tcPr>
            <w:tcW w:w="1620" w:type="dxa"/>
          </w:tcPr>
          <w:p w14:paraId="4E095553" w14:textId="7410C48A" w:rsidR="008517D1" w:rsidRDefault="008517D1" w:rsidP="008517D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จำนวนเด็กที่รับสมัคร</w:t>
            </w:r>
          </w:p>
        </w:tc>
        <w:tc>
          <w:tcPr>
            <w:tcW w:w="1350" w:type="dxa"/>
          </w:tcPr>
          <w:p w14:paraId="571B3734" w14:textId="4250D094" w:rsidR="008517D1" w:rsidRPr="003F4FD7" w:rsidRDefault="008517D1" w:rsidP="008517D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530" w:type="dxa"/>
          </w:tcPr>
          <w:p w14:paraId="4A21AEDD" w14:textId="315E8DB7" w:rsidR="008517D1" w:rsidRDefault="008517D1" w:rsidP="008517D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20" w:type="dxa"/>
          </w:tcPr>
          <w:p w14:paraId="093E407C" w14:textId="136F780E" w:rsidR="008517D1" w:rsidRDefault="008517D1" w:rsidP="008517D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720" w:type="dxa"/>
          </w:tcPr>
          <w:p w14:paraId="343C939D" w14:textId="0B5657A2" w:rsidR="008517D1" w:rsidRPr="00EF7C32" w:rsidRDefault="005A7426" w:rsidP="008517D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530" w:type="dxa"/>
          </w:tcPr>
          <w:p w14:paraId="12F7BB37" w14:textId="41A8FF48" w:rsidR="008517D1" w:rsidRPr="00EF7C32" w:rsidRDefault="005A7426" w:rsidP="008517D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E53A96" w14:paraId="1654B4D9" w14:textId="77777777" w:rsidTr="00F33474">
        <w:tc>
          <w:tcPr>
            <w:tcW w:w="1885" w:type="dxa"/>
          </w:tcPr>
          <w:p w14:paraId="4854367E" w14:textId="1072D6EE" w:rsidR="008517D1" w:rsidRDefault="00097634" w:rsidP="008517D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="008517D1">
              <w:rPr>
                <w:rFonts w:ascii="TH SarabunPSK" w:hAnsi="TH SarabunPSK" w:cs="TH SarabunPSK"/>
                <w:sz w:val="32"/>
                <w:szCs w:val="32"/>
              </w:rPr>
              <w:t>eward</w:t>
            </w:r>
            <w:r>
              <w:rPr>
                <w:rFonts w:ascii="TH SarabunPSK" w:hAnsi="TH SarabunPSK" w:cs="TH SarabunPSK"/>
                <w:sz w:val="32"/>
                <w:szCs w:val="32"/>
              </w:rPr>
              <w:t>_type</w:t>
            </w:r>
            <w:r w:rsidR="008517D1">
              <w:rPr>
                <w:rFonts w:ascii="TH SarabunPSK" w:hAnsi="TH SarabunPSK" w:cs="TH SarabunPSK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620" w:type="dxa"/>
          </w:tcPr>
          <w:p w14:paraId="61BB6753" w14:textId="58F4D554" w:rsidR="008517D1" w:rsidRDefault="008517D1" w:rsidP="008517D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รหัสผลตอบแทน</w:t>
            </w:r>
          </w:p>
        </w:tc>
        <w:tc>
          <w:tcPr>
            <w:tcW w:w="1350" w:type="dxa"/>
          </w:tcPr>
          <w:p w14:paraId="6D77B60A" w14:textId="5909110A" w:rsidR="008517D1" w:rsidRDefault="008517D1" w:rsidP="008517D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530" w:type="dxa"/>
          </w:tcPr>
          <w:p w14:paraId="248F8423" w14:textId="0650164E" w:rsidR="008517D1" w:rsidRDefault="00097634" w:rsidP="008517D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20" w:type="dxa"/>
          </w:tcPr>
          <w:p w14:paraId="30CCF8C6" w14:textId="5428B1A3" w:rsidR="008517D1" w:rsidRDefault="005A7426" w:rsidP="008517D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720" w:type="dxa"/>
          </w:tcPr>
          <w:p w14:paraId="42709766" w14:textId="09EAF511" w:rsidR="008517D1" w:rsidRPr="00EF7C32" w:rsidRDefault="008517D1" w:rsidP="008517D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530" w:type="dxa"/>
          </w:tcPr>
          <w:p w14:paraId="746D0B3A" w14:textId="246B7877" w:rsidR="008517D1" w:rsidRPr="00EF7C32" w:rsidRDefault="008517D1" w:rsidP="008517D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reward_type</w:t>
            </w:r>
            <w:proofErr w:type="spellEnd"/>
          </w:p>
        </w:tc>
      </w:tr>
      <w:tr w:rsidR="00E53A96" w14:paraId="4D6773FE" w14:textId="77777777" w:rsidTr="00F33474">
        <w:tc>
          <w:tcPr>
            <w:tcW w:w="1885" w:type="dxa"/>
          </w:tcPr>
          <w:p w14:paraId="1835F653" w14:textId="70B3B808" w:rsidR="008517D1" w:rsidRDefault="00231A0C" w:rsidP="008517D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231A0C">
              <w:rPr>
                <w:rFonts w:ascii="TH SarabunPSK" w:hAnsi="TH SarabunPSK" w:cs="TH SarabunPSK"/>
                <w:sz w:val="32"/>
                <w:szCs w:val="32"/>
              </w:rPr>
              <w:t>time</w:t>
            </w:r>
            <w:r w:rsidR="000103A0">
              <w:rPr>
                <w:rFonts w:ascii="TH SarabunPSK" w:hAnsi="TH SarabunPSK" w:cs="TH SarabunPSK"/>
                <w:sz w:val="32"/>
                <w:szCs w:val="32"/>
              </w:rPr>
              <w:t>_</w:t>
            </w:r>
            <w:r w:rsidRPr="00231A0C">
              <w:rPr>
                <w:rFonts w:ascii="TH SarabunPSK" w:hAnsi="TH SarabunPSK" w:cs="TH SarabunPSK"/>
                <w:sz w:val="32"/>
                <w:szCs w:val="32"/>
              </w:rPr>
              <w:t>and</w:t>
            </w:r>
            <w:r w:rsidR="000103A0">
              <w:rPr>
                <w:rFonts w:ascii="TH SarabunPSK" w:hAnsi="TH SarabunPSK" w:cs="TH SarabunPSK"/>
                <w:sz w:val="32"/>
                <w:szCs w:val="32"/>
              </w:rPr>
              <w:t>_</w:t>
            </w:r>
            <w:r w:rsidRPr="00231A0C">
              <w:rPr>
                <w:rFonts w:ascii="TH SarabunPSK" w:hAnsi="TH SarabunPSK" w:cs="TH SarabunPSK"/>
                <w:sz w:val="32"/>
                <w:szCs w:val="32"/>
              </w:rPr>
              <w:t>wage</w:t>
            </w:r>
            <w:proofErr w:type="spellEnd"/>
          </w:p>
        </w:tc>
        <w:tc>
          <w:tcPr>
            <w:tcW w:w="1620" w:type="dxa"/>
          </w:tcPr>
          <w:p w14:paraId="69377B55" w14:textId="72601F9C" w:rsidR="008517D1" w:rsidRDefault="00C21E03" w:rsidP="008517D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จำนวนชั่วโมงประสบการณ์และจำนวน</w:t>
            </w:r>
            <w:r w:rsidR="00890269">
              <w:rPr>
                <w:rFonts w:ascii="TH SarabunPSK" w:hAnsi="TH SarabunPSK" w:cs="TH SarabunPSK" w:hint="cs"/>
                <w:sz w:val="32"/>
                <w:szCs w:val="32"/>
                <w:cs/>
              </w:rPr>
              <w:t>เงินค่าจ้าง</w:t>
            </w:r>
          </w:p>
        </w:tc>
        <w:tc>
          <w:tcPr>
            <w:tcW w:w="1350" w:type="dxa"/>
          </w:tcPr>
          <w:p w14:paraId="10835A07" w14:textId="7138DA0A" w:rsidR="008517D1" w:rsidRDefault="00231A0C" w:rsidP="008517D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530" w:type="dxa"/>
          </w:tcPr>
          <w:p w14:paraId="1A217279" w14:textId="1781D74A" w:rsidR="008517D1" w:rsidRDefault="00231A0C" w:rsidP="008517D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20" w:type="dxa"/>
          </w:tcPr>
          <w:p w14:paraId="10313AB7" w14:textId="36AF51D7" w:rsidR="008517D1" w:rsidRDefault="00231A0C" w:rsidP="008517D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720" w:type="dxa"/>
          </w:tcPr>
          <w:p w14:paraId="4BA63F25" w14:textId="320D4647" w:rsidR="008517D1" w:rsidRDefault="005A7426" w:rsidP="008517D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530" w:type="dxa"/>
          </w:tcPr>
          <w:p w14:paraId="43D13EEA" w14:textId="424DE723" w:rsidR="008517D1" w:rsidRDefault="005A7426" w:rsidP="008517D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65FF9" w14:paraId="17CD68EF" w14:textId="77777777" w:rsidTr="00F33474">
        <w:tc>
          <w:tcPr>
            <w:tcW w:w="1885" w:type="dxa"/>
            <w:tcBorders>
              <w:bottom w:val="nil"/>
            </w:tcBorders>
          </w:tcPr>
          <w:p w14:paraId="14A82D15" w14:textId="23C0E0E1" w:rsidR="00B65FF9" w:rsidRPr="00231A0C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job_category_id</w:t>
            </w:r>
            <w:proofErr w:type="spellEnd"/>
          </w:p>
        </w:tc>
        <w:tc>
          <w:tcPr>
            <w:tcW w:w="1620" w:type="dxa"/>
            <w:tcBorders>
              <w:bottom w:val="nil"/>
            </w:tcBorders>
          </w:tcPr>
          <w:p w14:paraId="12D637F4" w14:textId="397FEFEE" w:rsidR="00B65FF9" w:rsidRDefault="00B65FF9" w:rsidP="00B65FF9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รหัสประเภทงานหลัก</w:t>
            </w:r>
          </w:p>
        </w:tc>
        <w:tc>
          <w:tcPr>
            <w:tcW w:w="1350" w:type="dxa"/>
            <w:tcBorders>
              <w:bottom w:val="nil"/>
            </w:tcBorders>
          </w:tcPr>
          <w:p w14:paraId="3F2D3D65" w14:textId="7C244F47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530" w:type="dxa"/>
            <w:tcBorders>
              <w:bottom w:val="nil"/>
            </w:tcBorders>
          </w:tcPr>
          <w:p w14:paraId="4599168B" w14:textId="1802647C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20" w:type="dxa"/>
            <w:tcBorders>
              <w:bottom w:val="nil"/>
            </w:tcBorders>
          </w:tcPr>
          <w:p w14:paraId="1D02BDF2" w14:textId="2ED5AF1B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720" w:type="dxa"/>
            <w:tcBorders>
              <w:bottom w:val="nil"/>
            </w:tcBorders>
          </w:tcPr>
          <w:p w14:paraId="0D3DB287" w14:textId="56AB7247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530" w:type="dxa"/>
            <w:tcBorders>
              <w:bottom w:val="nil"/>
            </w:tcBorders>
          </w:tcPr>
          <w:p w14:paraId="12F68EB5" w14:textId="0A4BF4F9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job_category</w:t>
            </w:r>
            <w:proofErr w:type="spellEnd"/>
          </w:p>
        </w:tc>
      </w:tr>
      <w:tr w:rsidR="00BD4D5B" w14:paraId="31E94F90" w14:textId="77777777" w:rsidTr="00F33474">
        <w:tc>
          <w:tcPr>
            <w:tcW w:w="1885" w:type="dxa"/>
            <w:tcBorders>
              <w:top w:val="nil"/>
            </w:tcBorders>
          </w:tcPr>
          <w:p w14:paraId="7CC7C7CC" w14:textId="77777777" w:rsidR="00BD4D5B" w:rsidRDefault="00BD4D5B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20" w:type="dxa"/>
            <w:tcBorders>
              <w:top w:val="nil"/>
            </w:tcBorders>
          </w:tcPr>
          <w:p w14:paraId="1748D17A" w14:textId="77777777" w:rsidR="00BD4D5B" w:rsidRDefault="00BD4D5B" w:rsidP="00B65FF9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</w:p>
        </w:tc>
        <w:tc>
          <w:tcPr>
            <w:tcW w:w="1350" w:type="dxa"/>
            <w:tcBorders>
              <w:top w:val="nil"/>
            </w:tcBorders>
          </w:tcPr>
          <w:p w14:paraId="5F98EC3E" w14:textId="77777777" w:rsidR="00BD4D5B" w:rsidRDefault="00BD4D5B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30" w:type="dxa"/>
            <w:tcBorders>
              <w:top w:val="nil"/>
            </w:tcBorders>
          </w:tcPr>
          <w:p w14:paraId="08ABE5D6" w14:textId="77777777" w:rsidR="00BD4D5B" w:rsidRDefault="00BD4D5B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  <w:tcBorders>
              <w:top w:val="nil"/>
            </w:tcBorders>
          </w:tcPr>
          <w:p w14:paraId="459CF804" w14:textId="77777777" w:rsidR="00BD4D5B" w:rsidRDefault="00BD4D5B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  <w:tcBorders>
              <w:top w:val="nil"/>
            </w:tcBorders>
          </w:tcPr>
          <w:p w14:paraId="31E390EA" w14:textId="77777777" w:rsidR="00BD4D5B" w:rsidRDefault="00BD4D5B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30" w:type="dxa"/>
            <w:tcBorders>
              <w:top w:val="nil"/>
            </w:tcBorders>
          </w:tcPr>
          <w:p w14:paraId="023B2439" w14:textId="77777777" w:rsidR="00BD4D5B" w:rsidRDefault="00BD4D5B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65FF9" w:rsidRPr="007A194E" w14:paraId="09F15374" w14:textId="77777777" w:rsidTr="00F33474">
        <w:tc>
          <w:tcPr>
            <w:tcW w:w="1885" w:type="dxa"/>
            <w:shd w:val="clear" w:color="auto" w:fill="BFBFBF" w:themeFill="background1" w:themeFillShade="BF"/>
          </w:tcPr>
          <w:p w14:paraId="13F1E2FF" w14:textId="77777777" w:rsidR="00B65FF9" w:rsidRPr="007A194E" w:rsidRDefault="00B65FF9" w:rsidP="00B65FF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Attribute Name</w:t>
            </w:r>
          </w:p>
        </w:tc>
        <w:tc>
          <w:tcPr>
            <w:tcW w:w="1620" w:type="dxa"/>
            <w:shd w:val="clear" w:color="auto" w:fill="BFBFBF" w:themeFill="background1" w:themeFillShade="BF"/>
          </w:tcPr>
          <w:p w14:paraId="419E0FCE" w14:textId="77777777" w:rsidR="00B65FF9" w:rsidRPr="007A194E" w:rsidRDefault="00B65FF9" w:rsidP="00B65FF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50" w:type="dxa"/>
            <w:shd w:val="clear" w:color="auto" w:fill="BFBFBF" w:themeFill="background1" w:themeFillShade="BF"/>
          </w:tcPr>
          <w:p w14:paraId="67D12108" w14:textId="77777777" w:rsidR="00B65FF9" w:rsidRPr="007A194E" w:rsidRDefault="00B65FF9" w:rsidP="00B65FF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530" w:type="dxa"/>
            <w:shd w:val="clear" w:color="auto" w:fill="BFBFBF" w:themeFill="background1" w:themeFillShade="BF"/>
          </w:tcPr>
          <w:p w14:paraId="5CED2FE2" w14:textId="77777777" w:rsidR="00B65FF9" w:rsidRPr="007A194E" w:rsidRDefault="00B65FF9" w:rsidP="00B65FF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720" w:type="dxa"/>
            <w:shd w:val="clear" w:color="auto" w:fill="BFBFBF" w:themeFill="background1" w:themeFillShade="BF"/>
          </w:tcPr>
          <w:p w14:paraId="1252D43C" w14:textId="77777777" w:rsidR="00B65FF9" w:rsidRPr="007A194E" w:rsidRDefault="00B65FF9" w:rsidP="00B65FF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720" w:type="dxa"/>
            <w:shd w:val="clear" w:color="auto" w:fill="BFBFBF" w:themeFill="background1" w:themeFillShade="BF"/>
          </w:tcPr>
          <w:p w14:paraId="0EA4C131" w14:textId="77777777" w:rsidR="00B65FF9" w:rsidRPr="007A194E" w:rsidRDefault="00B65FF9" w:rsidP="00B65FF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530" w:type="dxa"/>
            <w:shd w:val="clear" w:color="auto" w:fill="BFBFBF" w:themeFill="background1" w:themeFillShade="BF"/>
          </w:tcPr>
          <w:p w14:paraId="61941B89" w14:textId="77777777" w:rsidR="00B65FF9" w:rsidRPr="007A194E" w:rsidRDefault="00B65FF9" w:rsidP="00B65FF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B65FF9" w14:paraId="58BAFEE3" w14:textId="77777777" w:rsidTr="00F33474">
        <w:tc>
          <w:tcPr>
            <w:tcW w:w="1885" w:type="dxa"/>
          </w:tcPr>
          <w:p w14:paraId="26CFFC66" w14:textId="610CA02A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job_subcategory_id</w:t>
            </w:r>
            <w:proofErr w:type="spellEnd"/>
          </w:p>
        </w:tc>
        <w:tc>
          <w:tcPr>
            <w:tcW w:w="1620" w:type="dxa"/>
          </w:tcPr>
          <w:p w14:paraId="141298B8" w14:textId="11B6D9E8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รหัสประเภทงานย่อย</w:t>
            </w:r>
          </w:p>
        </w:tc>
        <w:tc>
          <w:tcPr>
            <w:tcW w:w="1350" w:type="dxa"/>
          </w:tcPr>
          <w:p w14:paraId="28797F25" w14:textId="33B5EC94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530" w:type="dxa"/>
          </w:tcPr>
          <w:p w14:paraId="580F800A" w14:textId="27785D4B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20" w:type="dxa"/>
          </w:tcPr>
          <w:p w14:paraId="65AFD20D" w14:textId="4E77265F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720" w:type="dxa"/>
          </w:tcPr>
          <w:p w14:paraId="251A356F" w14:textId="4945192E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530" w:type="dxa"/>
          </w:tcPr>
          <w:p w14:paraId="703EAE2A" w14:textId="499A191C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job_sub</w:t>
            </w:r>
            <w:proofErr w:type="spellEnd"/>
          </w:p>
          <w:p w14:paraId="7980AEB3" w14:textId="10A626A1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category</w:t>
            </w:r>
          </w:p>
        </w:tc>
      </w:tr>
      <w:tr w:rsidR="00B65FF9" w14:paraId="5C615882" w14:textId="77777777" w:rsidTr="00F33474">
        <w:tc>
          <w:tcPr>
            <w:tcW w:w="1885" w:type="dxa"/>
          </w:tcPr>
          <w:p w14:paraId="796B1A53" w14:textId="0C532B44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D3C72">
              <w:rPr>
                <w:rFonts w:ascii="TH SarabunPSK" w:hAnsi="TH SarabunPSK" w:cs="TH SarabunPSK"/>
                <w:sz w:val="32"/>
                <w:szCs w:val="32"/>
              </w:rPr>
              <w:t>teacher_id</w:t>
            </w:r>
            <w:proofErr w:type="spellEnd"/>
          </w:p>
        </w:tc>
        <w:tc>
          <w:tcPr>
            <w:tcW w:w="1620" w:type="dxa"/>
          </w:tcPr>
          <w:p w14:paraId="1CDDE38E" w14:textId="3A78818B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C5B47">
              <w:rPr>
                <w:rFonts w:ascii="TH SarabunPSK" w:hAnsi="TH SarabunPSK" w:cs="TH SarabunPSK"/>
                <w:sz w:val="32"/>
                <w:szCs w:val="32"/>
                <w:cs/>
              </w:rPr>
              <w:t>รหัสอาจารย์</w:t>
            </w:r>
          </w:p>
        </w:tc>
        <w:tc>
          <w:tcPr>
            <w:tcW w:w="1350" w:type="dxa"/>
          </w:tcPr>
          <w:p w14:paraId="076F8CBD" w14:textId="160CDCB9" w:rsidR="00B65FF9" w:rsidRPr="003F4FD7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82BCC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530" w:type="dxa"/>
          </w:tcPr>
          <w:p w14:paraId="5D76F371" w14:textId="118EDBC0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20" w:type="dxa"/>
          </w:tcPr>
          <w:p w14:paraId="37662C83" w14:textId="11D0CB3A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720" w:type="dxa"/>
          </w:tcPr>
          <w:p w14:paraId="65C67E18" w14:textId="4762A5D4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530" w:type="dxa"/>
          </w:tcPr>
          <w:p w14:paraId="0AE05D20" w14:textId="728A2B22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teacher</w:t>
            </w:r>
          </w:p>
        </w:tc>
      </w:tr>
      <w:tr w:rsidR="00B65FF9" w14:paraId="3DB7522A" w14:textId="77777777" w:rsidTr="00F33474">
        <w:tc>
          <w:tcPr>
            <w:tcW w:w="1885" w:type="dxa"/>
          </w:tcPr>
          <w:p w14:paraId="44894800" w14:textId="1FFB616D" w:rsidR="00B65FF9" w:rsidRPr="00ED3C72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job_status_id</w:t>
            </w:r>
            <w:proofErr w:type="spellEnd"/>
          </w:p>
        </w:tc>
        <w:tc>
          <w:tcPr>
            <w:tcW w:w="1620" w:type="dxa"/>
          </w:tcPr>
          <w:p w14:paraId="619BF819" w14:textId="57AE41B4" w:rsidR="00B65FF9" w:rsidRPr="005C5B47" w:rsidRDefault="00B65FF9" w:rsidP="00B65F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01D13">
              <w:rPr>
                <w:rFonts w:ascii="TH SarabunPSK" w:hAnsi="TH SarabunPSK" w:cs="TH SarabunPSK"/>
                <w:sz w:val="32"/>
                <w:szCs w:val="32"/>
                <w:cs/>
              </w:rPr>
              <w:t>รหัสสถานะการเปิดปิดรับสมัครงาน</w:t>
            </w:r>
          </w:p>
        </w:tc>
        <w:tc>
          <w:tcPr>
            <w:tcW w:w="1350" w:type="dxa"/>
          </w:tcPr>
          <w:p w14:paraId="3789B797" w14:textId="31553939" w:rsidR="00B65FF9" w:rsidRPr="00582BCC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530" w:type="dxa"/>
          </w:tcPr>
          <w:p w14:paraId="3954F3E6" w14:textId="0D3D7129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20" w:type="dxa"/>
          </w:tcPr>
          <w:p w14:paraId="0B1D8271" w14:textId="3678EEAC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720" w:type="dxa"/>
          </w:tcPr>
          <w:p w14:paraId="0621F242" w14:textId="5305DA43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530" w:type="dxa"/>
          </w:tcPr>
          <w:p w14:paraId="5F579335" w14:textId="43DFD3FD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job_status</w:t>
            </w:r>
            <w:proofErr w:type="spellEnd"/>
          </w:p>
        </w:tc>
      </w:tr>
      <w:tr w:rsidR="00B65FF9" w14:paraId="45896547" w14:textId="77777777" w:rsidTr="00F33474">
        <w:tc>
          <w:tcPr>
            <w:tcW w:w="1885" w:type="dxa"/>
          </w:tcPr>
          <w:p w14:paraId="3C0CAF83" w14:textId="10828E77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image</w:t>
            </w:r>
          </w:p>
        </w:tc>
        <w:tc>
          <w:tcPr>
            <w:tcW w:w="1620" w:type="dxa"/>
          </w:tcPr>
          <w:p w14:paraId="4DB5F939" w14:textId="14AE8260" w:rsidR="00B65FF9" w:rsidRPr="005C5B47" w:rsidRDefault="00B65FF9" w:rsidP="00B65F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868DE">
              <w:rPr>
                <w:rFonts w:ascii="TH SarabunPSK" w:hAnsi="TH SarabunPSK" w:cs="TH SarabunPSK"/>
                <w:sz w:val="32"/>
                <w:szCs w:val="32"/>
                <w:cs/>
              </w:rPr>
              <w:t>รูปภาพของโพส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ต์</w:t>
            </w:r>
            <w:r w:rsidRPr="004868DE">
              <w:rPr>
                <w:rFonts w:ascii="TH SarabunPSK" w:hAnsi="TH SarabunPSK" w:cs="TH SarabunPSK"/>
                <w:sz w:val="32"/>
                <w:szCs w:val="32"/>
                <w:cs/>
              </w:rPr>
              <w:t>งาน</w:t>
            </w:r>
          </w:p>
        </w:tc>
        <w:tc>
          <w:tcPr>
            <w:tcW w:w="1350" w:type="dxa"/>
          </w:tcPr>
          <w:p w14:paraId="5926E83B" w14:textId="14516920" w:rsidR="00B65FF9" w:rsidRPr="00582BCC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530" w:type="dxa"/>
          </w:tcPr>
          <w:p w14:paraId="44A8082F" w14:textId="609830BA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720" w:type="dxa"/>
          </w:tcPr>
          <w:p w14:paraId="7D4ECA5D" w14:textId="7467C1EF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720" w:type="dxa"/>
          </w:tcPr>
          <w:p w14:paraId="52B64313" w14:textId="22932458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530" w:type="dxa"/>
          </w:tcPr>
          <w:p w14:paraId="35382252" w14:textId="5FF91996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65FF9" w14:paraId="191074AC" w14:textId="77777777" w:rsidTr="00F33474">
        <w:tc>
          <w:tcPr>
            <w:tcW w:w="1885" w:type="dxa"/>
          </w:tcPr>
          <w:p w14:paraId="3C4E90C8" w14:textId="3C8DEF73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620" w:type="dxa"/>
          </w:tcPr>
          <w:p w14:paraId="2D151203" w14:textId="057385EE" w:rsidR="00B65FF9" w:rsidRPr="005C5B47" w:rsidRDefault="00B65FF9" w:rsidP="00B65F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วัน/เวลาที่โพสต์</w:t>
            </w:r>
          </w:p>
        </w:tc>
        <w:tc>
          <w:tcPr>
            <w:tcW w:w="1350" w:type="dxa"/>
          </w:tcPr>
          <w:p w14:paraId="1C60D043" w14:textId="58439D37" w:rsidR="00B65FF9" w:rsidRPr="00582BCC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TIMESTAMP</w:t>
            </w:r>
          </w:p>
        </w:tc>
        <w:tc>
          <w:tcPr>
            <w:tcW w:w="1530" w:type="dxa"/>
          </w:tcPr>
          <w:p w14:paraId="5FD21D5C" w14:textId="77777777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ปี/เดือน/วัน</w:t>
            </w:r>
          </w:p>
          <w:p w14:paraId="492265A4" w14:textId="1ABD36AE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ชั่วโมง/นาที/วินาที</w:t>
            </w:r>
          </w:p>
        </w:tc>
        <w:tc>
          <w:tcPr>
            <w:tcW w:w="720" w:type="dxa"/>
          </w:tcPr>
          <w:p w14:paraId="47A23379" w14:textId="5110C0EE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720" w:type="dxa"/>
          </w:tcPr>
          <w:p w14:paraId="349D7C34" w14:textId="01E5FBF2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530" w:type="dxa"/>
          </w:tcPr>
          <w:p w14:paraId="18B2A92A" w14:textId="725782CE" w:rsidR="00B65FF9" w:rsidRDefault="00B65FF9" w:rsidP="00B65F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78786165" w14:textId="77777777" w:rsidR="00632716" w:rsidRPr="00B61D91" w:rsidRDefault="00632716" w:rsidP="00B61D91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4830089C" w14:textId="43CEB6AC" w:rsidR="00C0710E" w:rsidRPr="00F02429" w:rsidRDefault="00F61E56" w:rsidP="00F61E56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1.9.11. </w:t>
      </w:r>
      <w:r w:rsidR="00C0710E" w:rsidRPr="00F02429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="00FB3612" w:rsidRPr="00F02429">
        <w:rPr>
          <w:rFonts w:ascii="TH SarabunPSK" w:hAnsi="TH SarabunPSK" w:cs="TH SarabunPSK"/>
          <w:b/>
          <w:bCs/>
          <w:sz w:val="32"/>
          <w:szCs w:val="32"/>
          <w:cs/>
        </w:rPr>
        <w:t>ทักษะที่ต้องการของ</w:t>
      </w:r>
      <w:r w:rsidR="00FA7207" w:rsidRPr="00F02429">
        <w:rPr>
          <w:rFonts w:ascii="TH SarabunPSK" w:hAnsi="TH SarabunPSK" w:cs="TH SarabunPSK" w:hint="cs"/>
          <w:b/>
          <w:bCs/>
          <w:sz w:val="32"/>
          <w:szCs w:val="32"/>
          <w:cs/>
        </w:rPr>
        <w:t>โพสต์</w:t>
      </w:r>
      <w:r w:rsidR="00FB3612" w:rsidRPr="00F02429">
        <w:rPr>
          <w:rFonts w:ascii="TH SarabunPSK" w:hAnsi="TH SarabunPSK" w:cs="TH SarabunPSK"/>
          <w:b/>
          <w:bCs/>
          <w:sz w:val="32"/>
          <w:szCs w:val="32"/>
          <w:cs/>
        </w:rPr>
        <w:t>งาน</w:t>
      </w:r>
      <w:r w:rsidR="00C0710E" w:rsidRPr="00F0242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proofErr w:type="spellStart"/>
      <w:r w:rsidR="00C0710E" w:rsidRPr="00F02429">
        <w:rPr>
          <w:rFonts w:ascii="TH SarabunPSK" w:hAnsi="TH SarabunPSK" w:cs="TH SarabunPSK"/>
          <w:b/>
          <w:bCs/>
          <w:sz w:val="32"/>
          <w:szCs w:val="32"/>
        </w:rPr>
        <w:t>post_job</w:t>
      </w:r>
      <w:r w:rsidR="005C0F0E" w:rsidRPr="00F02429">
        <w:rPr>
          <w:rFonts w:ascii="TH SarabunPSK" w:hAnsi="TH SarabunPSK" w:cs="TH SarabunPSK"/>
          <w:b/>
          <w:bCs/>
          <w:sz w:val="32"/>
          <w:szCs w:val="32"/>
        </w:rPr>
        <w:t>_skill</w:t>
      </w:r>
      <w:proofErr w:type="spellEnd"/>
      <w:r w:rsidR="00C0710E" w:rsidRPr="00F02429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2D5A25B7" w14:textId="77777777" w:rsidR="00B62900" w:rsidRDefault="00B62900" w:rsidP="00B6290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2841ECA" w14:textId="1275CD4C" w:rsidR="00B62900" w:rsidRPr="00B62900" w:rsidRDefault="00B62900" w:rsidP="00B62900">
      <w:pPr>
        <w:rPr>
          <w:rFonts w:ascii="TH SarabunPSK" w:hAnsi="TH SarabunPSK" w:cs="TH SarabunPSK"/>
          <w:b/>
          <w:bCs/>
          <w:sz w:val="32"/>
          <w:szCs w:val="32"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 w:rsidR="00BB784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A5EE1">
        <w:rPr>
          <w:rFonts w:ascii="TH SarabunPSK" w:hAnsi="TH SarabunPSK" w:cs="TH SarabunPSK"/>
          <w:b/>
          <w:bCs/>
          <w:sz w:val="32"/>
          <w:szCs w:val="32"/>
        </w:rPr>
        <w:t xml:space="preserve">12 </w:t>
      </w:r>
      <w:r w:rsidR="007A5EE1" w:rsidRPr="00F61E56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="007A5EE1" w:rsidRPr="00F61E56">
        <w:rPr>
          <w:rFonts w:ascii="TH SarabunPSK" w:hAnsi="TH SarabunPSK" w:cs="TH SarabunPSK"/>
          <w:b/>
          <w:bCs/>
          <w:sz w:val="32"/>
          <w:szCs w:val="32"/>
          <w:cs/>
        </w:rPr>
        <w:t>ทักษะที่ต้องการของ</w:t>
      </w:r>
      <w:r w:rsidR="007A5EE1" w:rsidRPr="00F61E56">
        <w:rPr>
          <w:rFonts w:ascii="TH SarabunPSK" w:hAnsi="TH SarabunPSK" w:cs="TH SarabunPSK" w:hint="cs"/>
          <w:b/>
          <w:bCs/>
          <w:sz w:val="32"/>
          <w:szCs w:val="32"/>
          <w:cs/>
        </w:rPr>
        <w:t>โพสต์</w:t>
      </w:r>
      <w:r w:rsidR="007A5EE1" w:rsidRPr="00F61E56">
        <w:rPr>
          <w:rFonts w:ascii="TH SarabunPSK" w:hAnsi="TH SarabunPSK" w:cs="TH SarabunPSK"/>
          <w:b/>
          <w:bCs/>
          <w:sz w:val="32"/>
          <w:szCs w:val="32"/>
          <w:cs/>
        </w:rPr>
        <w:t>งาน</w:t>
      </w:r>
      <w:r w:rsidR="007A5EE1" w:rsidRPr="00F61E5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proofErr w:type="spellStart"/>
      <w:r w:rsidR="007A5EE1" w:rsidRPr="00F61E56">
        <w:rPr>
          <w:rFonts w:ascii="TH SarabunPSK" w:hAnsi="TH SarabunPSK" w:cs="TH SarabunPSK"/>
          <w:b/>
          <w:bCs/>
          <w:sz w:val="32"/>
          <w:szCs w:val="32"/>
        </w:rPr>
        <w:t>post_job_skill</w:t>
      </w:r>
      <w:proofErr w:type="spellEnd"/>
      <w:r w:rsidR="007A5EE1" w:rsidRPr="00F61E56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6"/>
        <w:gridCol w:w="1966"/>
        <w:gridCol w:w="720"/>
        <w:gridCol w:w="1442"/>
        <w:gridCol w:w="638"/>
        <w:gridCol w:w="919"/>
        <w:gridCol w:w="1545"/>
      </w:tblGrid>
      <w:tr w:rsidR="00C0710E" w14:paraId="5559AC82" w14:textId="77777777" w:rsidTr="008A23B7">
        <w:tc>
          <w:tcPr>
            <w:tcW w:w="1796" w:type="dxa"/>
            <w:shd w:val="clear" w:color="auto" w:fill="BFBFBF" w:themeFill="background1" w:themeFillShade="BF"/>
          </w:tcPr>
          <w:p w14:paraId="75C72C2C" w14:textId="77777777" w:rsidR="00C0710E" w:rsidRPr="007A194E" w:rsidRDefault="00C0710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979" w:type="dxa"/>
            <w:shd w:val="clear" w:color="auto" w:fill="BFBFBF" w:themeFill="background1" w:themeFillShade="BF"/>
          </w:tcPr>
          <w:p w14:paraId="74F69C93" w14:textId="77777777" w:rsidR="00C0710E" w:rsidRPr="007A194E" w:rsidRDefault="00C0710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684" w:type="dxa"/>
            <w:shd w:val="clear" w:color="auto" w:fill="BFBFBF" w:themeFill="background1" w:themeFillShade="BF"/>
          </w:tcPr>
          <w:p w14:paraId="33E1B8B3" w14:textId="77777777" w:rsidR="00C0710E" w:rsidRPr="007A194E" w:rsidRDefault="00C0710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442" w:type="dxa"/>
            <w:shd w:val="clear" w:color="auto" w:fill="BFBFBF" w:themeFill="background1" w:themeFillShade="BF"/>
          </w:tcPr>
          <w:p w14:paraId="75778A42" w14:textId="77777777" w:rsidR="00C0710E" w:rsidRPr="007A194E" w:rsidRDefault="00C0710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638" w:type="dxa"/>
            <w:shd w:val="clear" w:color="auto" w:fill="BFBFBF" w:themeFill="background1" w:themeFillShade="BF"/>
          </w:tcPr>
          <w:p w14:paraId="06000103" w14:textId="77777777" w:rsidR="00C0710E" w:rsidRPr="007A194E" w:rsidRDefault="00C0710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26" w:type="dxa"/>
            <w:shd w:val="clear" w:color="auto" w:fill="BFBFBF" w:themeFill="background1" w:themeFillShade="BF"/>
          </w:tcPr>
          <w:p w14:paraId="49338D4E" w14:textId="77777777" w:rsidR="00C0710E" w:rsidRPr="007A194E" w:rsidRDefault="00C0710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551" w:type="dxa"/>
            <w:shd w:val="clear" w:color="auto" w:fill="BFBFBF" w:themeFill="background1" w:themeFillShade="BF"/>
          </w:tcPr>
          <w:p w14:paraId="59C0D289" w14:textId="77777777" w:rsidR="00C0710E" w:rsidRPr="007A194E" w:rsidRDefault="00C0710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B92B0B" w14:paraId="263C21DE" w14:textId="77777777" w:rsidTr="008A23B7">
        <w:tc>
          <w:tcPr>
            <w:tcW w:w="1796" w:type="dxa"/>
          </w:tcPr>
          <w:p w14:paraId="6E9A0860" w14:textId="0CCC2BCF" w:rsidR="00B92B0B" w:rsidRDefault="008B113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post_</w:t>
            </w:r>
            <w:r w:rsidR="00B92B0B" w:rsidRPr="009A257E">
              <w:rPr>
                <w:rFonts w:ascii="TH SarabunPSK" w:hAnsi="TH SarabunPSK" w:cs="TH SarabunPSK"/>
                <w:sz w:val="32"/>
                <w:szCs w:val="32"/>
              </w:rPr>
              <w:t>job_id</w:t>
            </w:r>
            <w:proofErr w:type="spellEnd"/>
          </w:p>
        </w:tc>
        <w:tc>
          <w:tcPr>
            <w:tcW w:w="1979" w:type="dxa"/>
          </w:tcPr>
          <w:p w14:paraId="26403905" w14:textId="79A6B2DD" w:rsidR="00B92B0B" w:rsidRDefault="00B92B0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01D13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="007131D7">
              <w:rPr>
                <w:rFonts w:ascii="TH SarabunPSK" w:hAnsi="TH SarabunPSK" w:cs="TH SarabunPSK" w:hint="cs"/>
                <w:sz w:val="32"/>
                <w:szCs w:val="32"/>
                <w:cs/>
              </w:rPr>
              <w:t>โพสต์งาน</w:t>
            </w:r>
          </w:p>
        </w:tc>
        <w:tc>
          <w:tcPr>
            <w:tcW w:w="684" w:type="dxa"/>
          </w:tcPr>
          <w:p w14:paraId="08D84F1C" w14:textId="77777777" w:rsidR="00B92B0B" w:rsidRDefault="00B92B0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6D5F93ED" w14:textId="77777777" w:rsidR="00B92B0B" w:rsidRDefault="00B92B0B">
            <w:pPr>
              <w:tabs>
                <w:tab w:val="left" w:pos="86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38" w:type="dxa"/>
          </w:tcPr>
          <w:p w14:paraId="06BAD221" w14:textId="2F4ECAFD" w:rsidR="00B92B0B" w:rsidRDefault="002B7F9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926" w:type="dxa"/>
          </w:tcPr>
          <w:p w14:paraId="481BE62C" w14:textId="77777777" w:rsidR="00B92B0B" w:rsidRDefault="00B92B0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551" w:type="dxa"/>
          </w:tcPr>
          <w:p w14:paraId="715A09F0" w14:textId="56D177C1" w:rsidR="00B92B0B" w:rsidRDefault="0034437F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post_job</w:t>
            </w:r>
            <w:proofErr w:type="spellEnd"/>
          </w:p>
        </w:tc>
      </w:tr>
      <w:tr w:rsidR="00B92B0B" w14:paraId="023F07E3" w14:textId="77777777" w:rsidTr="008A23B7">
        <w:tc>
          <w:tcPr>
            <w:tcW w:w="1796" w:type="dxa"/>
          </w:tcPr>
          <w:p w14:paraId="6BEC07DB" w14:textId="5F1CF738" w:rsidR="00B92B0B" w:rsidRDefault="008B113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skill_id</w:t>
            </w:r>
            <w:proofErr w:type="spellEnd"/>
          </w:p>
        </w:tc>
        <w:tc>
          <w:tcPr>
            <w:tcW w:w="1979" w:type="dxa"/>
          </w:tcPr>
          <w:p w14:paraId="58F63DF7" w14:textId="5B556DCB" w:rsidR="00B92B0B" w:rsidRDefault="00FD2F7F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รหัสทักษะ</w:t>
            </w:r>
          </w:p>
        </w:tc>
        <w:tc>
          <w:tcPr>
            <w:tcW w:w="684" w:type="dxa"/>
          </w:tcPr>
          <w:p w14:paraId="79B40BA9" w14:textId="356CC9D3" w:rsidR="00B92B0B" w:rsidRDefault="00703A3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0B3057EC" w14:textId="25C2D05D" w:rsidR="00B92B0B" w:rsidRDefault="00703A3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38" w:type="dxa"/>
          </w:tcPr>
          <w:p w14:paraId="58A9A012" w14:textId="77777777" w:rsidR="00B92B0B" w:rsidRDefault="00B92B0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926" w:type="dxa"/>
          </w:tcPr>
          <w:p w14:paraId="7E6EBA3D" w14:textId="62E72EF8" w:rsidR="00B92B0B" w:rsidRDefault="0026582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PK, </w:t>
            </w:r>
            <w:r w:rsidR="005E472D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551" w:type="dxa"/>
          </w:tcPr>
          <w:p w14:paraId="78EB9EFB" w14:textId="2B6C6036" w:rsidR="00B92B0B" w:rsidRDefault="001B00F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skill</w:t>
            </w:r>
          </w:p>
        </w:tc>
      </w:tr>
      <w:tr w:rsidR="00B92B0B" w14:paraId="052A05C3" w14:textId="77777777" w:rsidTr="008A23B7">
        <w:tc>
          <w:tcPr>
            <w:tcW w:w="1796" w:type="dxa"/>
          </w:tcPr>
          <w:p w14:paraId="471E36F4" w14:textId="7F988056" w:rsidR="00B92B0B" w:rsidRDefault="008B113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subskill_id</w:t>
            </w:r>
            <w:proofErr w:type="spellEnd"/>
          </w:p>
        </w:tc>
        <w:tc>
          <w:tcPr>
            <w:tcW w:w="1979" w:type="dxa"/>
          </w:tcPr>
          <w:p w14:paraId="6D2EFDEA" w14:textId="37DB0F01" w:rsidR="00B92B0B" w:rsidRDefault="00260B5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รหัสทักษะ</w:t>
            </w:r>
            <w:r w:rsidR="007131D7">
              <w:rPr>
                <w:rFonts w:ascii="TH SarabunPSK" w:hAnsi="TH SarabunPSK" w:cs="TH SarabunPSK" w:hint="cs"/>
                <w:sz w:val="32"/>
                <w:szCs w:val="32"/>
                <w:cs/>
              </w:rPr>
              <w:t>ย่อย</w:t>
            </w:r>
          </w:p>
        </w:tc>
        <w:tc>
          <w:tcPr>
            <w:tcW w:w="684" w:type="dxa"/>
          </w:tcPr>
          <w:p w14:paraId="3ECFF198" w14:textId="1D47A623" w:rsidR="00B92B0B" w:rsidRDefault="00703A3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65824DD8" w14:textId="232F9847" w:rsidR="00B92B0B" w:rsidRDefault="00703A3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38" w:type="dxa"/>
          </w:tcPr>
          <w:p w14:paraId="52F14756" w14:textId="77777777" w:rsidR="00B92B0B" w:rsidRDefault="00B92B0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926" w:type="dxa"/>
          </w:tcPr>
          <w:p w14:paraId="0D4A8F5A" w14:textId="167B03BE" w:rsidR="00B92B0B" w:rsidRDefault="0026582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PK, FK</w:t>
            </w:r>
          </w:p>
        </w:tc>
        <w:tc>
          <w:tcPr>
            <w:tcW w:w="1551" w:type="dxa"/>
          </w:tcPr>
          <w:p w14:paraId="006A32C3" w14:textId="420CC700" w:rsidR="00B92B0B" w:rsidRDefault="001B00F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subskill</w:t>
            </w:r>
          </w:p>
        </w:tc>
      </w:tr>
    </w:tbl>
    <w:p w14:paraId="254267B7" w14:textId="77777777" w:rsidR="00B61D91" w:rsidRDefault="00B61D91" w:rsidP="00A819BC">
      <w:pPr>
        <w:pStyle w:val="ListParagraph"/>
        <w:spacing w:before="24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727A092" w14:textId="77777777" w:rsidR="00292634" w:rsidRDefault="00292634" w:rsidP="00A819BC">
      <w:pPr>
        <w:pStyle w:val="ListParagraph"/>
        <w:spacing w:before="240"/>
        <w:rPr>
          <w:rFonts w:ascii="TH SarabunPSK" w:hAnsi="TH SarabunPSK" w:cs="TH SarabunPSK"/>
          <w:b/>
          <w:bCs/>
          <w:sz w:val="32"/>
          <w:szCs w:val="32"/>
        </w:rPr>
      </w:pPr>
    </w:p>
    <w:p w14:paraId="5A3AE2B9" w14:textId="77777777" w:rsidR="00292634" w:rsidRDefault="00292634" w:rsidP="00A819BC">
      <w:pPr>
        <w:pStyle w:val="ListParagraph"/>
        <w:spacing w:before="240"/>
        <w:rPr>
          <w:rFonts w:ascii="TH SarabunPSK" w:hAnsi="TH SarabunPSK" w:cs="TH SarabunPSK"/>
          <w:b/>
          <w:bCs/>
          <w:sz w:val="32"/>
          <w:szCs w:val="32"/>
        </w:rPr>
      </w:pPr>
    </w:p>
    <w:p w14:paraId="71680C5A" w14:textId="77777777" w:rsidR="00292634" w:rsidRDefault="00292634" w:rsidP="00A819BC">
      <w:pPr>
        <w:pStyle w:val="ListParagraph"/>
        <w:spacing w:before="240"/>
        <w:rPr>
          <w:rFonts w:ascii="TH SarabunPSK" w:hAnsi="TH SarabunPSK" w:cs="TH SarabunPSK"/>
          <w:b/>
          <w:bCs/>
          <w:sz w:val="32"/>
          <w:szCs w:val="32"/>
        </w:rPr>
      </w:pPr>
    </w:p>
    <w:p w14:paraId="2F1D5FD3" w14:textId="77777777" w:rsidR="00292634" w:rsidRDefault="00292634" w:rsidP="00A819BC">
      <w:pPr>
        <w:pStyle w:val="ListParagraph"/>
        <w:spacing w:before="240"/>
        <w:rPr>
          <w:rFonts w:ascii="TH SarabunPSK" w:hAnsi="TH SarabunPSK" w:cs="TH SarabunPSK"/>
          <w:b/>
          <w:bCs/>
          <w:sz w:val="32"/>
          <w:szCs w:val="32"/>
        </w:rPr>
      </w:pPr>
    </w:p>
    <w:p w14:paraId="1F89A222" w14:textId="77777777" w:rsidR="00292634" w:rsidRDefault="00292634" w:rsidP="00A819BC">
      <w:pPr>
        <w:pStyle w:val="ListParagraph"/>
        <w:spacing w:before="240"/>
        <w:rPr>
          <w:rFonts w:ascii="TH SarabunPSK" w:hAnsi="TH SarabunPSK" w:cs="TH SarabunPSK"/>
          <w:b/>
          <w:bCs/>
          <w:sz w:val="32"/>
          <w:szCs w:val="32"/>
        </w:rPr>
      </w:pPr>
    </w:p>
    <w:p w14:paraId="7879FEAC" w14:textId="77777777" w:rsidR="00B65FF9" w:rsidRDefault="00B65FF9" w:rsidP="00A819BC">
      <w:pPr>
        <w:pStyle w:val="ListParagraph"/>
        <w:spacing w:before="240"/>
        <w:rPr>
          <w:rFonts w:ascii="TH SarabunPSK" w:hAnsi="TH SarabunPSK" w:cs="TH SarabunPSK"/>
          <w:b/>
          <w:bCs/>
          <w:sz w:val="32"/>
          <w:szCs w:val="32"/>
        </w:rPr>
      </w:pPr>
    </w:p>
    <w:p w14:paraId="597CEFE1" w14:textId="77777777" w:rsidR="00F33474" w:rsidRDefault="00F33474" w:rsidP="00A819BC">
      <w:pPr>
        <w:pStyle w:val="ListParagraph"/>
        <w:spacing w:before="240"/>
        <w:rPr>
          <w:rFonts w:ascii="TH SarabunPSK" w:hAnsi="TH SarabunPSK" w:cs="TH SarabunPSK"/>
          <w:b/>
          <w:bCs/>
          <w:sz w:val="32"/>
          <w:szCs w:val="32"/>
        </w:rPr>
      </w:pPr>
    </w:p>
    <w:p w14:paraId="05308138" w14:textId="77777777" w:rsidR="00B65FF9" w:rsidRDefault="00B65FF9" w:rsidP="00A819BC">
      <w:pPr>
        <w:pStyle w:val="ListParagraph"/>
        <w:spacing w:before="240"/>
        <w:rPr>
          <w:rFonts w:ascii="TH SarabunPSK" w:hAnsi="TH SarabunPSK" w:cs="TH SarabunPSK"/>
          <w:b/>
          <w:bCs/>
          <w:sz w:val="32"/>
          <w:szCs w:val="32"/>
        </w:rPr>
      </w:pPr>
    </w:p>
    <w:p w14:paraId="5432D362" w14:textId="77777777" w:rsidR="00292634" w:rsidRDefault="00292634" w:rsidP="00A819BC">
      <w:pPr>
        <w:pStyle w:val="ListParagraph"/>
        <w:spacing w:before="240"/>
        <w:rPr>
          <w:rFonts w:ascii="TH SarabunPSK" w:hAnsi="TH SarabunPSK" w:cs="TH SarabunPSK"/>
          <w:b/>
          <w:bCs/>
          <w:sz w:val="32"/>
          <w:szCs w:val="32"/>
        </w:rPr>
      </w:pPr>
    </w:p>
    <w:p w14:paraId="05C1F23C" w14:textId="3CFB16F9" w:rsidR="00D65D7E" w:rsidRDefault="007A5EE1" w:rsidP="007A5EE1">
      <w:pPr>
        <w:spacing w:before="240"/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1.9.12. </w:t>
      </w:r>
      <w:r w:rsidR="00D65D7E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="00506163"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</w:t>
      </w:r>
      <w:r w:rsidR="008C22AF" w:rsidRPr="00457FB3">
        <w:rPr>
          <w:rFonts w:ascii="TH SarabunPSK" w:hAnsi="TH SarabunPSK" w:cs="TH SarabunPSK" w:hint="cs"/>
          <w:b/>
          <w:bCs/>
          <w:sz w:val="32"/>
          <w:szCs w:val="32"/>
          <w:cs/>
        </w:rPr>
        <w:t>งาน</w:t>
      </w:r>
      <w:r w:rsidR="005C04ED" w:rsidRPr="00457FB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proofErr w:type="spellStart"/>
      <w:r w:rsidR="001C3DD7" w:rsidRPr="00457FB3">
        <w:rPr>
          <w:rFonts w:ascii="TH SarabunPSK" w:hAnsi="TH SarabunPSK" w:cs="TH SarabunPSK"/>
          <w:b/>
          <w:bCs/>
          <w:sz w:val="32"/>
          <w:szCs w:val="32"/>
        </w:rPr>
        <w:t>job</w:t>
      </w:r>
      <w:r w:rsidR="005C04ED" w:rsidRPr="005C04ED">
        <w:rPr>
          <w:rFonts w:ascii="TH SarabunPSK" w:hAnsi="TH SarabunPSK" w:cs="TH SarabunPSK"/>
          <w:b/>
          <w:bCs/>
          <w:sz w:val="32"/>
          <w:szCs w:val="32"/>
        </w:rPr>
        <w:t>_application</w:t>
      </w:r>
      <w:proofErr w:type="spellEnd"/>
      <w:r w:rsidR="00D97EB8">
        <w:rPr>
          <w:rFonts w:ascii="TH SarabunPSK" w:hAnsi="TH SarabunPSK" w:cs="TH SarabunPSK" w:hint="cs"/>
          <w:b/>
          <w:bCs/>
          <w:sz w:val="32"/>
          <w:szCs w:val="32"/>
        </w:rPr>
        <w:t>)</w:t>
      </w:r>
    </w:p>
    <w:p w14:paraId="6127BCBC" w14:textId="52B68E10" w:rsidR="00B62900" w:rsidRPr="00B62900" w:rsidRDefault="00B62900" w:rsidP="00B62900">
      <w:pPr>
        <w:spacing w:before="240"/>
        <w:rPr>
          <w:rFonts w:ascii="TH SarabunPSK" w:hAnsi="TH SarabunPSK" w:cs="TH SarabunPSK"/>
          <w:b/>
          <w:bCs/>
          <w:sz w:val="32"/>
          <w:szCs w:val="32"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 w:rsidR="007A5EE1">
        <w:rPr>
          <w:rFonts w:ascii="TH SarabunPSK" w:hAnsi="TH SarabunPSK" w:cs="TH SarabunPSK"/>
          <w:b/>
          <w:bCs/>
          <w:sz w:val="32"/>
          <w:szCs w:val="32"/>
        </w:rPr>
        <w:t xml:space="preserve"> 13 </w:t>
      </w:r>
      <w:r w:rsidR="007A5EE1" w:rsidRPr="007A5EE1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ตารางสมัครงาน (</w:t>
      </w:r>
      <w:proofErr w:type="spellStart"/>
      <w:r w:rsidR="007A5EE1" w:rsidRPr="007A5EE1">
        <w:rPr>
          <w:rFonts w:ascii="TH SarabunPSK" w:hAnsi="TH SarabunPSK" w:cs="TH SarabunPSK"/>
          <w:b/>
          <w:bCs/>
          <w:sz w:val="32"/>
          <w:szCs w:val="32"/>
        </w:rPr>
        <w:t>job_application</w:t>
      </w:r>
      <w:proofErr w:type="spellEnd"/>
      <w:r w:rsidR="007A5EE1" w:rsidRPr="007A5EE1">
        <w:rPr>
          <w:rFonts w:ascii="TH SarabunPSK" w:hAnsi="TH SarabunPSK" w:cs="TH SarabunPSK" w:hint="cs"/>
          <w:b/>
          <w:bCs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18"/>
        <w:gridCol w:w="1508"/>
        <w:gridCol w:w="1402"/>
        <w:gridCol w:w="1442"/>
        <w:gridCol w:w="675"/>
        <w:gridCol w:w="604"/>
        <w:gridCol w:w="1267"/>
      </w:tblGrid>
      <w:tr w:rsidR="00A02AA6" w14:paraId="479AEF26" w14:textId="77777777">
        <w:tc>
          <w:tcPr>
            <w:tcW w:w="1885" w:type="dxa"/>
            <w:shd w:val="clear" w:color="auto" w:fill="BFBFBF" w:themeFill="background1" w:themeFillShade="BF"/>
          </w:tcPr>
          <w:p w14:paraId="277C2A5C" w14:textId="77777777" w:rsidR="00A02AA6" w:rsidRPr="007A194E" w:rsidRDefault="00A02AA6" w:rsidP="00EF72A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620" w:type="dxa"/>
            <w:shd w:val="clear" w:color="auto" w:fill="BFBFBF" w:themeFill="background1" w:themeFillShade="BF"/>
          </w:tcPr>
          <w:p w14:paraId="6171CF9B" w14:textId="77777777" w:rsidR="00A02AA6" w:rsidRPr="007A194E" w:rsidRDefault="00A02AA6" w:rsidP="00EF72A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468" w:type="dxa"/>
            <w:shd w:val="clear" w:color="auto" w:fill="BFBFBF" w:themeFill="background1" w:themeFillShade="BF"/>
          </w:tcPr>
          <w:p w14:paraId="66365263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442" w:type="dxa"/>
            <w:shd w:val="clear" w:color="auto" w:fill="BFBFBF" w:themeFill="background1" w:themeFillShade="BF"/>
          </w:tcPr>
          <w:p w14:paraId="4D037B14" w14:textId="77777777" w:rsidR="00A02AA6" w:rsidRPr="007A194E" w:rsidRDefault="00A02AA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704" w:type="dxa"/>
            <w:shd w:val="clear" w:color="auto" w:fill="BFBFBF" w:themeFill="background1" w:themeFillShade="BF"/>
          </w:tcPr>
          <w:p w14:paraId="19958350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616" w:type="dxa"/>
            <w:shd w:val="clear" w:color="auto" w:fill="BFBFBF" w:themeFill="background1" w:themeFillShade="BF"/>
          </w:tcPr>
          <w:p w14:paraId="17DB4DC3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281" w:type="dxa"/>
            <w:shd w:val="clear" w:color="auto" w:fill="BFBFBF" w:themeFill="background1" w:themeFillShade="BF"/>
          </w:tcPr>
          <w:p w14:paraId="5342E012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A02AA6" w14:paraId="20117C06" w14:textId="77777777">
        <w:tc>
          <w:tcPr>
            <w:tcW w:w="1885" w:type="dxa"/>
          </w:tcPr>
          <w:p w14:paraId="1DD57221" w14:textId="4F9E1059" w:rsidR="00A02AA6" w:rsidRPr="00EF7C32" w:rsidRDefault="00584CE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job_app</w:t>
            </w:r>
            <w:r w:rsidR="00FE4B59">
              <w:rPr>
                <w:rFonts w:ascii="TH SarabunPSK" w:hAnsi="TH SarabunPSK" w:cs="TH SarabunPSK"/>
                <w:sz w:val="32"/>
                <w:szCs w:val="32"/>
              </w:rPr>
              <w:t>lication</w:t>
            </w:r>
            <w:r>
              <w:rPr>
                <w:rFonts w:ascii="TH SarabunPSK" w:hAnsi="TH SarabunPSK" w:cs="TH SarabunPSK"/>
                <w:sz w:val="32"/>
                <w:szCs w:val="32"/>
              </w:rPr>
              <w:t>_</w:t>
            </w:r>
            <w:r w:rsidR="00866427">
              <w:rPr>
                <w:rFonts w:ascii="TH SarabunPSK" w:hAnsi="TH SarabunPSK" w:cs="TH SarabunPSK"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1620" w:type="dxa"/>
          </w:tcPr>
          <w:p w14:paraId="20880FFE" w14:textId="63A1F693" w:rsidR="00A02AA6" w:rsidRPr="00EF7C32" w:rsidRDefault="00EF3C2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061D26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</w:t>
            </w:r>
            <w:r w:rsidR="00481911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</w:t>
            </w:r>
          </w:p>
        </w:tc>
        <w:tc>
          <w:tcPr>
            <w:tcW w:w="1468" w:type="dxa"/>
          </w:tcPr>
          <w:p w14:paraId="1EDA3900" w14:textId="446D186F" w:rsidR="00A02AA6" w:rsidRPr="00EF7C32" w:rsidRDefault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34C9718B" w14:textId="5CC262B7" w:rsidR="00A02AA6" w:rsidRPr="00EF7C32" w:rsidRDefault="007D149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04" w:type="dxa"/>
          </w:tcPr>
          <w:p w14:paraId="2F15B258" w14:textId="04DE53AB" w:rsidR="00A02AA6" w:rsidRPr="00EF7C32" w:rsidRDefault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6" w:type="dxa"/>
          </w:tcPr>
          <w:p w14:paraId="6E67B36E" w14:textId="325FA30E" w:rsidR="00A02AA6" w:rsidRPr="00EF7C32" w:rsidRDefault="00B30F6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81" w:type="dxa"/>
          </w:tcPr>
          <w:p w14:paraId="1B5B7E85" w14:textId="7F461A1E" w:rsidR="00A02AA6" w:rsidRPr="00EF7C32" w:rsidRDefault="0026721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06349C" w14:paraId="00CBB29B" w14:textId="77777777">
        <w:tc>
          <w:tcPr>
            <w:tcW w:w="1885" w:type="dxa"/>
          </w:tcPr>
          <w:p w14:paraId="107345C4" w14:textId="7DE61271" w:rsidR="0006349C" w:rsidRPr="00EF7C32" w:rsidRDefault="009E166A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</w:t>
            </w:r>
            <w:r w:rsidR="00FE788A">
              <w:rPr>
                <w:rFonts w:ascii="TH SarabunPSK" w:hAnsi="TH SarabunPSK" w:cs="TH SarabunPSK"/>
                <w:sz w:val="32"/>
                <w:szCs w:val="32"/>
              </w:rPr>
              <w:t>ost_job</w:t>
            </w:r>
            <w:r w:rsidR="0006349C">
              <w:rPr>
                <w:rFonts w:ascii="TH SarabunPSK" w:hAnsi="TH SarabunPSK" w:cs="TH SarabunPSK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620" w:type="dxa"/>
          </w:tcPr>
          <w:p w14:paraId="31482AA6" w14:textId="004F8BB2" w:rsidR="0006349C" w:rsidRPr="00EF7C32" w:rsidRDefault="0006349C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9E166A">
              <w:rPr>
                <w:rFonts w:ascii="TH SarabunPSK" w:hAnsi="TH SarabunPSK" w:cs="TH SarabunPSK" w:hint="cs"/>
                <w:sz w:val="32"/>
                <w:szCs w:val="32"/>
                <w:cs/>
              </w:rPr>
              <w:t>โพส</w:t>
            </w:r>
            <w:r w:rsidR="008E3977">
              <w:rPr>
                <w:rFonts w:ascii="TH SarabunPSK" w:hAnsi="TH SarabunPSK" w:cs="TH SarabunPSK" w:hint="cs"/>
                <w:sz w:val="32"/>
                <w:szCs w:val="32"/>
                <w:cs/>
              </w:rPr>
              <w:t>ต์</w:t>
            </w:r>
            <w:r w:rsidR="009E166A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</w:t>
            </w:r>
          </w:p>
        </w:tc>
        <w:tc>
          <w:tcPr>
            <w:tcW w:w="1468" w:type="dxa"/>
          </w:tcPr>
          <w:p w14:paraId="3898EFDB" w14:textId="0120E5FA" w:rsidR="0006349C" w:rsidRPr="00EF7C32" w:rsidRDefault="0006349C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5E367E52" w14:textId="4FE64A5C" w:rsidR="0006349C" w:rsidRPr="00EF7C32" w:rsidRDefault="0006349C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04" w:type="dxa"/>
          </w:tcPr>
          <w:p w14:paraId="6B9900DB" w14:textId="5312FAFB" w:rsidR="0006349C" w:rsidRPr="00EF7C32" w:rsidRDefault="0006349C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63CB8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6" w:type="dxa"/>
          </w:tcPr>
          <w:p w14:paraId="67C2AF11" w14:textId="61CD7506" w:rsidR="0006349C" w:rsidRPr="00EF7C32" w:rsidRDefault="0006349C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81" w:type="dxa"/>
          </w:tcPr>
          <w:p w14:paraId="32C31364" w14:textId="11270FAE" w:rsidR="0006349C" w:rsidRPr="00EF7C32" w:rsidRDefault="009E166A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post_job</w:t>
            </w:r>
            <w:proofErr w:type="spellEnd"/>
          </w:p>
        </w:tc>
      </w:tr>
      <w:tr w:rsidR="0006349C" w14:paraId="0D700009" w14:textId="77777777">
        <w:tc>
          <w:tcPr>
            <w:tcW w:w="1885" w:type="dxa"/>
          </w:tcPr>
          <w:p w14:paraId="3FFAE70A" w14:textId="7E5E6E16" w:rsidR="0006349C" w:rsidRPr="00EF7C32" w:rsidRDefault="002B7542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student</w:t>
            </w:r>
            <w:r w:rsidR="0006349C">
              <w:rPr>
                <w:rFonts w:ascii="TH SarabunPSK" w:hAnsi="TH SarabunPSK" w:cs="TH SarabunPSK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620" w:type="dxa"/>
          </w:tcPr>
          <w:p w14:paraId="177E4094" w14:textId="03F6709C" w:rsidR="0006349C" w:rsidRPr="00EF7C32" w:rsidRDefault="0006349C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0167C5">
              <w:rPr>
                <w:rFonts w:ascii="TH SarabunPSK" w:hAnsi="TH SarabunPSK" w:cs="TH SarabunPSK" w:hint="cs"/>
                <w:sz w:val="32"/>
                <w:szCs w:val="32"/>
                <w:cs/>
              </w:rPr>
              <w:t>นิสิต</w:t>
            </w:r>
          </w:p>
        </w:tc>
        <w:tc>
          <w:tcPr>
            <w:tcW w:w="1468" w:type="dxa"/>
          </w:tcPr>
          <w:p w14:paraId="61802E5A" w14:textId="243A895A" w:rsidR="0006349C" w:rsidRPr="00EF7C32" w:rsidRDefault="00475A79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0D7F2291" w14:textId="217D8193" w:rsidR="0006349C" w:rsidRPr="00EF7C32" w:rsidRDefault="0006349C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04" w:type="dxa"/>
          </w:tcPr>
          <w:p w14:paraId="615DCF6B" w14:textId="1A336280" w:rsidR="0006349C" w:rsidRPr="00EF7C32" w:rsidRDefault="0006349C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63CB8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6" w:type="dxa"/>
          </w:tcPr>
          <w:p w14:paraId="66EB254B" w14:textId="3B61DF14" w:rsidR="0006349C" w:rsidRPr="00EF7C32" w:rsidRDefault="0006349C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81" w:type="dxa"/>
          </w:tcPr>
          <w:p w14:paraId="66029DE3" w14:textId="0E62CC59" w:rsidR="0006349C" w:rsidRPr="00EF7C32" w:rsidRDefault="002B7542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student</w:t>
            </w:r>
          </w:p>
        </w:tc>
      </w:tr>
      <w:tr w:rsidR="0006349C" w14:paraId="440A02B6" w14:textId="77777777">
        <w:tc>
          <w:tcPr>
            <w:tcW w:w="1885" w:type="dxa"/>
          </w:tcPr>
          <w:p w14:paraId="247C42FE" w14:textId="1E2331EB" w:rsidR="0006349C" w:rsidRPr="00EF7C32" w:rsidRDefault="002B7542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GPA</w:t>
            </w:r>
          </w:p>
        </w:tc>
        <w:tc>
          <w:tcPr>
            <w:tcW w:w="1620" w:type="dxa"/>
          </w:tcPr>
          <w:p w14:paraId="4E22C6E4" w14:textId="59569067" w:rsidR="0006349C" w:rsidRPr="00EF7C32" w:rsidRDefault="000167C5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เกรด</w:t>
            </w:r>
            <w:r w:rsidR="00FC0326">
              <w:rPr>
                <w:rFonts w:ascii="TH SarabunPSK" w:hAnsi="TH SarabunPSK" w:cs="TH SarabunPSK" w:hint="cs"/>
                <w:sz w:val="32"/>
                <w:szCs w:val="32"/>
                <w:cs/>
              </w:rPr>
              <w:t>นิสิต</w:t>
            </w:r>
          </w:p>
        </w:tc>
        <w:tc>
          <w:tcPr>
            <w:tcW w:w="1468" w:type="dxa"/>
          </w:tcPr>
          <w:p w14:paraId="2734F0A5" w14:textId="4CDF1B51" w:rsidR="0006349C" w:rsidRPr="00EF7C32" w:rsidRDefault="00B92489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DECIMAL</w:t>
            </w:r>
          </w:p>
        </w:tc>
        <w:tc>
          <w:tcPr>
            <w:tcW w:w="1442" w:type="dxa"/>
          </w:tcPr>
          <w:p w14:paraId="3500BF49" w14:textId="3EC1820E" w:rsidR="0006349C" w:rsidRPr="00EF7C32" w:rsidRDefault="00073C41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7F5046">
              <w:rPr>
                <w:rFonts w:ascii="TH SarabunPSK" w:hAnsi="TH SarabunPSK" w:cs="TH SarabunPSK"/>
                <w:sz w:val="32"/>
                <w:szCs w:val="32"/>
              </w:rPr>
              <w:t>,2</w:t>
            </w:r>
          </w:p>
        </w:tc>
        <w:tc>
          <w:tcPr>
            <w:tcW w:w="704" w:type="dxa"/>
          </w:tcPr>
          <w:p w14:paraId="78B72916" w14:textId="405690E2" w:rsidR="0006349C" w:rsidRPr="00EF7C32" w:rsidRDefault="0006349C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63CB8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6" w:type="dxa"/>
          </w:tcPr>
          <w:p w14:paraId="25B01B78" w14:textId="1B5A889C" w:rsidR="0006349C" w:rsidRPr="00EF7C32" w:rsidRDefault="0026721D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81" w:type="dxa"/>
          </w:tcPr>
          <w:p w14:paraId="701A826A" w14:textId="3F64DC0C" w:rsidR="0006349C" w:rsidRPr="00EF7C32" w:rsidRDefault="0026721D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06349C" w14:paraId="251DB0A8" w14:textId="77777777">
        <w:tc>
          <w:tcPr>
            <w:tcW w:w="1885" w:type="dxa"/>
          </w:tcPr>
          <w:p w14:paraId="59CFC580" w14:textId="051684C4" w:rsidR="0006349C" w:rsidRPr="00EF7C32" w:rsidRDefault="00B1361C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stu_</w:t>
            </w:r>
            <w:r w:rsidR="00475A79">
              <w:rPr>
                <w:rFonts w:ascii="TH SarabunPSK" w:hAnsi="TH SarabunPSK" w:cs="TH SarabunPSK"/>
                <w:sz w:val="32"/>
                <w:szCs w:val="32"/>
              </w:rPr>
              <w:t>p</w:t>
            </w:r>
            <w:r w:rsidR="002B7542">
              <w:rPr>
                <w:rFonts w:ascii="TH SarabunPSK" w:hAnsi="TH SarabunPSK" w:cs="TH SarabunPSK"/>
                <w:sz w:val="32"/>
                <w:szCs w:val="32"/>
              </w:rPr>
              <w:t>hone_number</w:t>
            </w:r>
            <w:proofErr w:type="spellEnd"/>
          </w:p>
        </w:tc>
        <w:tc>
          <w:tcPr>
            <w:tcW w:w="1620" w:type="dxa"/>
          </w:tcPr>
          <w:p w14:paraId="12D898BE" w14:textId="062170D5" w:rsidR="0006349C" w:rsidRPr="00EF7C32" w:rsidRDefault="000167C5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เบอร์โทรศัพท์</w:t>
            </w:r>
            <w:r w:rsidR="00AA59F3">
              <w:rPr>
                <w:rFonts w:ascii="TH SarabunPSK" w:hAnsi="TH SarabunPSK" w:cs="TH SarabunPSK" w:hint="cs"/>
                <w:sz w:val="32"/>
                <w:szCs w:val="32"/>
                <w:cs/>
              </w:rPr>
              <w:t>นิสิต</w:t>
            </w:r>
          </w:p>
        </w:tc>
        <w:tc>
          <w:tcPr>
            <w:tcW w:w="1468" w:type="dxa"/>
          </w:tcPr>
          <w:p w14:paraId="1A687151" w14:textId="09817C07" w:rsidR="0006349C" w:rsidRPr="00EF7C32" w:rsidRDefault="00475A79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33CFDE0F" w14:textId="7BE82221" w:rsidR="0006349C" w:rsidRPr="00EF7C32" w:rsidRDefault="00475A79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04" w:type="dxa"/>
          </w:tcPr>
          <w:p w14:paraId="4886B0AD" w14:textId="5400F369" w:rsidR="0006349C" w:rsidRPr="00EF7C32" w:rsidRDefault="0006349C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63CB8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6" w:type="dxa"/>
          </w:tcPr>
          <w:p w14:paraId="7234C4C5" w14:textId="7B3790C0" w:rsidR="0006349C" w:rsidRPr="00EF7C32" w:rsidRDefault="0026721D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81" w:type="dxa"/>
          </w:tcPr>
          <w:p w14:paraId="6D6DB74B" w14:textId="1DB90BEA" w:rsidR="0006349C" w:rsidRPr="00EF7C32" w:rsidRDefault="0026721D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06349C" w14:paraId="63177BE1" w14:textId="77777777">
        <w:tc>
          <w:tcPr>
            <w:tcW w:w="1885" w:type="dxa"/>
          </w:tcPr>
          <w:p w14:paraId="7F0EF2F8" w14:textId="285DC531" w:rsidR="0006349C" w:rsidRDefault="00475A79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="002B7542">
              <w:rPr>
                <w:rFonts w:ascii="TH SarabunPSK" w:hAnsi="TH SarabunPSK" w:cs="TH SarabunPSK"/>
                <w:sz w:val="32"/>
                <w:szCs w:val="32"/>
              </w:rPr>
              <w:t>esume</w:t>
            </w:r>
          </w:p>
        </w:tc>
        <w:tc>
          <w:tcPr>
            <w:tcW w:w="1620" w:type="dxa"/>
          </w:tcPr>
          <w:p w14:paraId="7B8C2168" w14:textId="4F3AA654" w:rsidR="0006349C" w:rsidRPr="00EF7C32" w:rsidRDefault="000167C5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เรซูเม่</w:t>
            </w:r>
            <w:r w:rsidR="00FC0326">
              <w:rPr>
                <w:rFonts w:ascii="TH SarabunPSK" w:hAnsi="TH SarabunPSK" w:cs="TH SarabunPSK" w:hint="cs"/>
                <w:sz w:val="32"/>
                <w:szCs w:val="32"/>
                <w:cs/>
              </w:rPr>
              <w:t>นิสิต</w:t>
            </w:r>
          </w:p>
        </w:tc>
        <w:tc>
          <w:tcPr>
            <w:tcW w:w="1468" w:type="dxa"/>
          </w:tcPr>
          <w:p w14:paraId="49EA82CC" w14:textId="2DD81F3F" w:rsidR="0006349C" w:rsidRPr="00EF7C32" w:rsidRDefault="00806439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442" w:type="dxa"/>
          </w:tcPr>
          <w:p w14:paraId="44A8BB3A" w14:textId="62769A5C" w:rsidR="0006349C" w:rsidRPr="00EF7C32" w:rsidRDefault="00806439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704" w:type="dxa"/>
          </w:tcPr>
          <w:p w14:paraId="18238839" w14:textId="20D53469" w:rsidR="0006349C" w:rsidRPr="00EF7C32" w:rsidRDefault="00475A79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6" w:type="dxa"/>
          </w:tcPr>
          <w:p w14:paraId="262DB89E" w14:textId="3D8F5FF9" w:rsidR="0006349C" w:rsidRPr="00EF7C32" w:rsidRDefault="0026721D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81" w:type="dxa"/>
          </w:tcPr>
          <w:p w14:paraId="43104AEF" w14:textId="5F0AD4B7" w:rsidR="0006349C" w:rsidRPr="00EF7C32" w:rsidRDefault="0026721D" w:rsidP="0006349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0167C5" w14:paraId="169DA3ED" w14:textId="77777777">
        <w:tc>
          <w:tcPr>
            <w:tcW w:w="1885" w:type="dxa"/>
          </w:tcPr>
          <w:p w14:paraId="65E42792" w14:textId="58F1BE89" w:rsidR="000167C5" w:rsidRDefault="006D31F3" w:rsidP="00F3635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created</w:t>
            </w:r>
            <w:r w:rsidR="00430DFF">
              <w:rPr>
                <w:rFonts w:ascii="TH SarabunPSK" w:hAnsi="TH SarabunPSK" w:cs="TH SarabunPSK"/>
                <w:sz w:val="32"/>
                <w:szCs w:val="32"/>
              </w:rPr>
              <w:t>_at</w:t>
            </w:r>
            <w:proofErr w:type="spellEnd"/>
          </w:p>
        </w:tc>
        <w:tc>
          <w:tcPr>
            <w:tcW w:w="1620" w:type="dxa"/>
          </w:tcPr>
          <w:p w14:paraId="7CCF0592" w14:textId="42378BFB" w:rsidR="000167C5" w:rsidRDefault="000167C5" w:rsidP="00F3635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วัน/เวลาที่</w:t>
            </w:r>
            <w:r w:rsidR="00061E7C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สมัครงาน</w:t>
            </w:r>
          </w:p>
        </w:tc>
        <w:tc>
          <w:tcPr>
            <w:tcW w:w="1468" w:type="dxa"/>
          </w:tcPr>
          <w:p w14:paraId="2D15A3B5" w14:textId="2D3FB795" w:rsidR="000167C5" w:rsidRDefault="00806439" w:rsidP="00F3635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F4FD7">
              <w:rPr>
                <w:rFonts w:ascii="TH SarabunPSK" w:hAnsi="TH SarabunPSK" w:cs="TH SarabunPSK"/>
                <w:sz w:val="32"/>
                <w:szCs w:val="32"/>
              </w:rPr>
              <w:t>TIMESTAMP</w:t>
            </w:r>
          </w:p>
        </w:tc>
        <w:tc>
          <w:tcPr>
            <w:tcW w:w="1442" w:type="dxa"/>
          </w:tcPr>
          <w:p w14:paraId="4417DF46" w14:textId="77777777" w:rsidR="000167C5" w:rsidRDefault="002B7542" w:rsidP="00F3635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ปี/เดือน/วัน</w:t>
            </w:r>
          </w:p>
          <w:p w14:paraId="32361F5C" w14:textId="1ADF629A" w:rsidR="002B7542" w:rsidRDefault="002B7542" w:rsidP="00F3635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ชั่วโมง/นาที/วินาที</w:t>
            </w:r>
          </w:p>
        </w:tc>
        <w:tc>
          <w:tcPr>
            <w:tcW w:w="704" w:type="dxa"/>
          </w:tcPr>
          <w:p w14:paraId="615DE6A2" w14:textId="79F1ED03" w:rsidR="000167C5" w:rsidRPr="00B63CB8" w:rsidRDefault="002B7542" w:rsidP="00F3635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6" w:type="dxa"/>
          </w:tcPr>
          <w:p w14:paraId="6A65C95D" w14:textId="072F5E81" w:rsidR="000167C5" w:rsidRDefault="0032626C" w:rsidP="00F3635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81" w:type="dxa"/>
          </w:tcPr>
          <w:p w14:paraId="5DEADFEE" w14:textId="3F492F04" w:rsidR="000167C5" w:rsidRPr="00DD0AE7" w:rsidRDefault="0032626C" w:rsidP="00F3635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32A16218" w14:textId="67561CDB" w:rsidR="00CB0146" w:rsidRPr="00582BCC" w:rsidRDefault="007A5EE1" w:rsidP="007A5EE1">
      <w:pPr>
        <w:spacing w:before="240"/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1.9.13. </w:t>
      </w:r>
      <w:r w:rsidR="004D560E">
        <w:rPr>
          <w:rFonts w:ascii="TH SarabunPSK" w:hAnsi="TH SarabunPSK" w:cs="TH SarabunPSK" w:hint="cs"/>
          <w:b/>
          <w:bCs/>
          <w:sz w:val="32"/>
          <w:szCs w:val="32"/>
          <w:cs/>
        </w:rPr>
        <w:t>ต</w:t>
      </w:r>
      <w:r w:rsidR="00CB0146" w:rsidRPr="00582BCC">
        <w:rPr>
          <w:rFonts w:ascii="TH SarabunPSK" w:hAnsi="TH SarabunPSK" w:cs="TH SarabunPSK" w:hint="cs"/>
          <w:b/>
          <w:bCs/>
          <w:sz w:val="32"/>
          <w:szCs w:val="32"/>
          <w:cs/>
        </w:rPr>
        <w:t>าราง</w:t>
      </w:r>
      <w:r w:rsidR="0003205C">
        <w:rPr>
          <w:rFonts w:ascii="TH SarabunPSK" w:hAnsi="TH SarabunPSK" w:cs="TH SarabunPSK" w:hint="cs"/>
          <w:b/>
          <w:bCs/>
          <w:sz w:val="32"/>
          <w:szCs w:val="32"/>
          <w:cs/>
        </w:rPr>
        <w:t>ประเภทงาน (</w:t>
      </w:r>
      <w:proofErr w:type="spellStart"/>
      <w:r w:rsidR="0003205C">
        <w:rPr>
          <w:rFonts w:ascii="TH SarabunPSK" w:hAnsi="TH SarabunPSK" w:cs="TH SarabunPSK"/>
          <w:b/>
          <w:bCs/>
          <w:sz w:val="32"/>
          <w:szCs w:val="32"/>
        </w:rPr>
        <w:t>job_categor</w:t>
      </w:r>
      <w:r w:rsidR="009A5FDC">
        <w:rPr>
          <w:rFonts w:ascii="TH SarabunPSK" w:hAnsi="TH SarabunPSK" w:cs="TH SarabunPSK"/>
          <w:b/>
          <w:bCs/>
          <w:sz w:val="32"/>
          <w:szCs w:val="32"/>
        </w:rPr>
        <w:t>y</w:t>
      </w:r>
      <w:proofErr w:type="spellEnd"/>
      <w:r w:rsidR="0003205C">
        <w:rPr>
          <w:rFonts w:ascii="TH SarabunPSK" w:hAnsi="TH SarabunPSK" w:cs="TH SarabunPSK" w:hint="cs"/>
          <w:b/>
          <w:bCs/>
          <w:sz w:val="32"/>
          <w:szCs w:val="32"/>
        </w:rPr>
        <w:t>)</w:t>
      </w:r>
    </w:p>
    <w:p w14:paraId="05B58B20" w14:textId="12A38665" w:rsidR="00B62900" w:rsidRPr="00B62900" w:rsidRDefault="00B62900" w:rsidP="00B62900">
      <w:pPr>
        <w:spacing w:before="240"/>
        <w:rPr>
          <w:rFonts w:ascii="TH SarabunPSK" w:hAnsi="TH SarabunPSK" w:cs="TH SarabunPSK"/>
          <w:b/>
          <w:bCs/>
          <w:sz w:val="32"/>
          <w:szCs w:val="32"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 w:rsidR="009B08A8">
        <w:rPr>
          <w:rFonts w:ascii="TH SarabunPSK" w:hAnsi="TH SarabunPSK" w:cs="TH SarabunPSK"/>
          <w:b/>
          <w:bCs/>
          <w:sz w:val="32"/>
          <w:szCs w:val="32"/>
        </w:rPr>
        <w:t xml:space="preserve"> 14 </w:t>
      </w:r>
      <w:r w:rsidR="009B08A8" w:rsidRPr="007A5EE1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ตารางประเภทงาน (</w:t>
      </w:r>
      <w:proofErr w:type="spellStart"/>
      <w:r w:rsidR="009B08A8" w:rsidRPr="007A5EE1">
        <w:rPr>
          <w:rFonts w:ascii="TH SarabunPSK" w:hAnsi="TH SarabunPSK" w:cs="TH SarabunPSK"/>
          <w:b/>
          <w:bCs/>
          <w:sz w:val="32"/>
          <w:szCs w:val="32"/>
        </w:rPr>
        <w:t>job_category</w:t>
      </w:r>
      <w:proofErr w:type="spellEnd"/>
      <w:r w:rsidR="009B08A8" w:rsidRPr="007A5EE1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10"/>
        <w:gridCol w:w="1544"/>
        <w:gridCol w:w="1356"/>
        <w:gridCol w:w="1442"/>
        <w:gridCol w:w="684"/>
        <w:gridCol w:w="608"/>
        <w:gridCol w:w="1272"/>
      </w:tblGrid>
      <w:tr w:rsidR="008E054B" w:rsidRPr="00582BCC" w14:paraId="41C6321B" w14:textId="77777777">
        <w:tc>
          <w:tcPr>
            <w:tcW w:w="1885" w:type="dxa"/>
            <w:shd w:val="clear" w:color="auto" w:fill="BFBFBF" w:themeFill="background1" w:themeFillShade="BF"/>
          </w:tcPr>
          <w:p w14:paraId="743D1240" w14:textId="77777777" w:rsidR="00CB0146" w:rsidRPr="00582BCC" w:rsidRDefault="00CB0146" w:rsidP="00EF72A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82BC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620" w:type="dxa"/>
            <w:shd w:val="clear" w:color="auto" w:fill="BFBFBF" w:themeFill="background1" w:themeFillShade="BF"/>
          </w:tcPr>
          <w:p w14:paraId="65F211CA" w14:textId="77777777" w:rsidR="00CB0146" w:rsidRPr="00582BCC" w:rsidRDefault="00CB0146" w:rsidP="00EF72A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82BC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468" w:type="dxa"/>
            <w:shd w:val="clear" w:color="auto" w:fill="BFBFBF" w:themeFill="background1" w:themeFillShade="BF"/>
          </w:tcPr>
          <w:p w14:paraId="12A16BFF" w14:textId="77777777" w:rsidR="00CB0146" w:rsidRPr="00582BCC" w:rsidRDefault="00CB014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82BC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442" w:type="dxa"/>
            <w:shd w:val="clear" w:color="auto" w:fill="BFBFBF" w:themeFill="background1" w:themeFillShade="BF"/>
          </w:tcPr>
          <w:p w14:paraId="55B8C18B" w14:textId="77777777" w:rsidR="00CB0146" w:rsidRPr="00582BCC" w:rsidRDefault="00CB014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82BC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704" w:type="dxa"/>
            <w:shd w:val="clear" w:color="auto" w:fill="BFBFBF" w:themeFill="background1" w:themeFillShade="BF"/>
          </w:tcPr>
          <w:p w14:paraId="2BE5DC45" w14:textId="77777777" w:rsidR="00CB0146" w:rsidRPr="00582BCC" w:rsidRDefault="00CB014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82BC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616" w:type="dxa"/>
            <w:shd w:val="clear" w:color="auto" w:fill="BFBFBF" w:themeFill="background1" w:themeFillShade="BF"/>
          </w:tcPr>
          <w:p w14:paraId="2C4016B0" w14:textId="77777777" w:rsidR="00CB0146" w:rsidRPr="00582BCC" w:rsidRDefault="00CB014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82BC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281" w:type="dxa"/>
            <w:shd w:val="clear" w:color="auto" w:fill="BFBFBF" w:themeFill="background1" w:themeFillShade="BF"/>
          </w:tcPr>
          <w:p w14:paraId="31B32CB0" w14:textId="77777777" w:rsidR="00CB0146" w:rsidRPr="00582BCC" w:rsidRDefault="00CB014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82BC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8E054B" w:rsidRPr="00582BCC" w14:paraId="311222E4" w14:textId="77777777">
        <w:tc>
          <w:tcPr>
            <w:tcW w:w="1885" w:type="dxa"/>
          </w:tcPr>
          <w:p w14:paraId="6B7D0B4D" w14:textId="6F924714" w:rsidR="00CB0146" w:rsidRPr="00582BCC" w:rsidRDefault="00656F8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56F81">
              <w:rPr>
                <w:rFonts w:ascii="TH SarabunPSK" w:hAnsi="TH SarabunPSK" w:cs="TH SarabunPSK"/>
                <w:sz w:val="32"/>
                <w:szCs w:val="32"/>
              </w:rPr>
              <w:t>job_categor</w:t>
            </w:r>
            <w:r w:rsidR="00365546">
              <w:rPr>
                <w:rFonts w:ascii="TH SarabunPSK" w:hAnsi="TH SarabunPSK" w:cs="TH SarabunPSK"/>
                <w:sz w:val="32"/>
                <w:szCs w:val="32"/>
              </w:rPr>
              <w:t>y_</w:t>
            </w:r>
            <w:r w:rsidR="00CB0146" w:rsidRPr="00582BCC">
              <w:rPr>
                <w:rFonts w:ascii="TH SarabunPSK" w:hAnsi="TH SarabunPSK" w:cs="TH SarabunPSK"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1620" w:type="dxa"/>
          </w:tcPr>
          <w:p w14:paraId="37276C7A" w14:textId="24271E42" w:rsidR="00CB0146" w:rsidRPr="00582BCC" w:rsidRDefault="00CB014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82BCC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03205C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ประเภทงาน</w:t>
            </w:r>
            <w:r w:rsidR="008D7077">
              <w:rPr>
                <w:rFonts w:ascii="TH SarabunPSK" w:hAnsi="TH SarabunPSK" w:cs="TH SarabunPSK" w:hint="cs"/>
                <w:sz w:val="32"/>
                <w:szCs w:val="32"/>
                <w:cs/>
              </w:rPr>
              <w:t>ห</w:t>
            </w:r>
            <w:r w:rsidR="008D7077">
              <w:rPr>
                <w:rFonts w:hint="cs"/>
                <w:cs/>
              </w:rPr>
              <w:t>ลัก</w:t>
            </w:r>
          </w:p>
        </w:tc>
        <w:tc>
          <w:tcPr>
            <w:tcW w:w="1468" w:type="dxa"/>
          </w:tcPr>
          <w:p w14:paraId="7E79668C" w14:textId="74ED3750" w:rsidR="00CB0146" w:rsidRPr="00582BCC" w:rsidRDefault="00CB01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82BCC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12600E16" w14:textId="43F0E4F7" w:rsidR="00CB0146" w:rsidRPr="00582BCC" w:rsidRDefault="00EF638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04" w:type="dxa"/>
          </w:tcPr>
          <w:p w14:paraId="0A0913F9" w14:textId="77777777" w:rsidR="00CB0146" w:rsidRPr="00582BCC" w:rsidRDefault="00CB01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82BCC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6" w:type="dxa"/>
          </w:tcPr>
          <w:p w14:paraId="194FF0DB" w14:textId="77777777" w:rsidR="00CB0146" w:rsidRPr="00582BCC" w:rsidRDefault="00CB01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82BCC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81" w:type="dxa"/>
          </w:tcPr>
          <w:p w14:paraId="2AD7BA48" w14:textId="15CD6E5F" w:rsidR="00CB0146" w:rsidRPr="00582BCC" w:rsidRDefault="00347E3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8E054B" w:rsidRPr="00582BCC" w14:paraId="0A31BB18" w14:textId="77777777">
        <w:tc>
          <w:tcPr>
            <w:tcW w:w="1885" w:type="dxa"/>
          </w:tcPr>
          <w:p w14:paraId="1FD14A4A" w14:textId="540BFB1A" w:rsidR="00CB0146" w:rsidRPr="00582BCC" w:rsidRDefault="0068492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job_</w:t>
            </w:r>
            <w:r w:rsidR="00656F81"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="00430DFF">
              <w:rPr>
                <w:rFonts w:ascii="TH SarabunPSK" w:hAnsi="TH SarabunPSK" w:cs="TH SarabunPSK"/>
                <w:sz w:val="32"/>
                <w:szCs w:val="32"/>
              </w:rPr>
              <w:t>ategor</w:t>
            </w:r>
            <w:r w:rsidR="00CF312E">
              <w:rPr>
                <w:rFonts w:ascii="TH SarabunPSK" w:hAnsi="TH SarabunPSK" w:cs="TH SarabunPSK"/>
                <w:sz w:val="32"/>
                <w:szCs w:val="32"/>
              </w:rPr>
              <w:t>y</w:t>
            </w:r>
            <w:r w:rsidR="00430DFF">
              <w:rPr>
                <w:rFonts w:ascii="TH SarabunPSK" w:hAnsi="TH SarabunPSK" w:cs="TH SarabunPSK"/>
                <w:sz w:val="32"/>
                <w:szCs w:val="32"/>
              </w:rPr>
              <w:t>_name</w:t>
            </w:r>
            <w:proofErr w:type="spellEnd"/>
          </w:p>
        </w:tc>
        <w:tc>
          <w:tcPr>
            <w:tcW w:w="1620" w:type="dxa"/>
          </w:tcPr>
          <w:p w14:paraId="3B1BBAF8" w14:textId="1DE2CBBC" w:rsidR="00CB0146" w:rsidRPr="00582BCC" w:rsidRDefault="00CB01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82BCC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C631AA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ประเภทงาน</w:t>
            </w:r>
            <w:r w:rsidR="008D7077">
              <w:rPr>
                <w:rFonts w:ascii="TH SarabunPSK" w:hAnsi="TH SarabunPSK" w:cs="TH SarabunPSK" w:hint="cs"/>
                <w:sz w:val="32"/>
                <w:szCs w:val="32"/>
                <w:cs/>
              </w:rPr>
              <w:t>ห</w:t>
            </w:r>
            <w:r w:rsidR="008D7077" w:rsidRPr="0067791B"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</w:t>
            </w:r>
          </w:p>
        </w:tc>
        <w:tc>
          <w:tcPr>
            <w:tcW w:w="1468" w:type="dxa"/>
          </w:tcPr>
          <w:p w14:paraId="31E09DE0" w14:textId="77777777" w:rsidR="00CB0146" w:rsidRPr="00582BCC" w:rsidRDefault="00CB01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82BCC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111575CA" w14:textId="4CF8ADE3" w:rsidR="00CB0146" w:rsidRPr="00582BCC" w:rsidRDefault="00EF638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704" w:type="dxa"/>
          </w:tcPr>
          <w:p w14:paraId="7F5490EF" w14:textId="77777777" w:rsidR="00CB0146" w:rsidRPr="00582BCC" w:rsidRDefault="00CB01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82BCC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6" w:type="dxa"/>
          </w:tcPr>
          <w:p w14:paraId="6A4916C2" w14:textId="2C233930" w:rsidR="00CB0146" w:rsidRPr="00582BCC" w:rsidRDefault="00347E3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81" w:type="dxa"/>
          </w:tcPr>
          <w:p w14:paraId="10FB0D16" w14:textId="5E559F4E" w:rsidR="00CB0146" w:rsidRPr="00582BCC" w:rsidRDefault="00347E3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58E815F0" w14:textId="77777777" w:rsidR="003D75C2" w:rsidRDefault="003D75C2" w:rsidP="0091022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731204F" w14:textId="77777777" w:rsidR="003D75C2" w:rsidRDefault="003D75C2" w:rsidP="0091022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9A79612" w14:textId="77777777" w:rsidR="003D75C2" w:rsidRDefault="003D75C2" w:rsidP="0091022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49FF6A6" w14:textId="77777777" w:rsidR="003D75C2" w:rsidRDefault="003D75C2" w:rsidP="0091022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1F5BF03" w14:textId="77777777" w:rsidR="003D75C2" w:rsidRDefault="003D75C2" w:rsidP="0091022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5D21AB3" w14:textId="77777777" w:rsidR="003D75C2" w:rsidRDefault="003D75C2" w:rsidP="0091022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47E1755" w14:textId="77777777" w:rsidR="003D75C2" w:rsidRDefault="003D75C2" w:rsidP="0091022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839DFED" w14:textId="77777777" w:rsidR="003D75C2" w:rsidRDefault="003D75C2" w:rsidP="0091022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BD14FC4" w14:textId="77777777" w:rsidR="003D75C2" w:rsidRDefault="003D75C2" w:rsidP="0091022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41F67B2" w14:textId="77777777" w:rsidR="003D75C2" w:rsidRDefault="003D75C2" w:rsidP="0091022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0DB10EF" w14:textId="77777777" w:rsidR="0003406A" w:rsidRPr="00910220" w:rsidRDefault="0003406A" w:rsidP="0091022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58F54CF" w14:textId="071C2D29" w:rsidR="004B47CF" w:rsidRDefault="009B08A8" w:rsidP="009B08A8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1.9.14. </w:t>
      </w:r>
      <w:r w:rsidR="004B47CF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="0076785D">
        <w:rPr>
          <w:rFonts w:ascii="TH SarabunPSK" w:hAnsi="TH SarabunPSK" w:cs="TH SarabunPSK" w:hint="cs"/>
          <w:b/>
          <w:bCs/>
          <w:sz w:val="32"/>
          <w:szCs w:val="32"/>
          <w:cs/>
        </w:rPr>
        <w:t>สถานะการรับสมัครงาน (</w:t>
      </w:r>
      <w:proofErr w:type="spellStart"/>
      <w:r w:rsidR="0076785D">
        <w:rPr>
          <w:rFonts w:ascii="TH SarabunPSK" w:hAnsi="TH SarabunPSK" w:cs="TH SarabunPSK"/>
          <w:b/>
          <w:bCs/>
          <w:sz w:val="32"/>
          <w:szCs w:val="32"/>
        </w:rPr>
        <w:t>job_status</w:t>
      </w:r>
      <w:proofErr w:type="spellEnd"/>
      <w:r w:rsidR="0076785D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7AC94EE3" w14:textId="77777777" w:rsidR="00B62900" w:rsidRDefault="00B62900" w:rsidP="00B6290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23ADBA9" w14:textId="3F827497" w:rsidR="00B62900" w:rsidRPr="00B62900" w:rsidRDefault="00B62900" w:rsidP="00B62900">
      <w:pPr>
        <w:rPr>
          <w:rFonts w:ascii="TH SarabunPSK" w:hAnsi="TH SarabunPSK" w:cs="TH SarabunPSK"/>
          <w:b/>
          <w:bCs/>
          <w:sz w:val="32"/>
          <w:szCs w:val="32"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 w:rsidR="009B08A8">
        <w:rPr>
          <w:rFonts w:ascii="TH SarabunPSK" w:hAnsi="TH SarabunPSK" w:cs="TH SarabunPSK"/>
          <w:b/>
          <w:bCs/>
          <w:sz w:val="32"/>
          <w:szCs w:val="32"/>
        </w:rPr>
        <w:t xml:space="preserve"> 15 </w:t>
      </w:r>
      <w:r w:rsidR="009B08A8" w:rsidRPr="009B08A8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ตารางสถานะการรับสมัครงาน (</w:t>
      </w:r>
      <w:proofErr w:type="spellStart"/>
      <w:r w:rsidR="009B08A8" w:rsidRPr="009B08A8">
        <w:rPr>
          <w:rFonts w:ascii="TH SarabunPSK" w:hAnsi="TH SarabunPSK" w:cs="TH SarabunPSK"/>
          <w:b/>
          <w:bCs/>
          <w:sz w:val="32"/>
          <w:szCs w:val="32"/>
        </w:rPr>
        <w:t>job_status</w:t>
      </w:r>
      <w:proofErr w:type="spellEnd"/>
      <w:r w:rsidR="009B08A8" w:rsidRPr="009B08A8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2"/>
        <w:gridCol w:w="1365"/>
        <w:gridCol w:w="1389"/>
        <w:gridCol w:w="1900"/>
        <w:gridCol w:w="659"/>
        <w:gridCol w:w="590"/>
        <w:gridCol w:w="1251"/>
      </w:tblGrid>
      <w:tr w:rsidR="003A2B41" w14:paraId="2DD74363" w14:textId="77777777" w:rsidTr="00F70314">
        <w:tc>
          <w:tcPr>
            <w:tcW w:w="1860" w:type="dxa"/>
            <w:shd w:val="clear" w:color="auto" w:fill="BFBFBF" w:themeFill="background1" w:themeFillShade="BF"/>
          </w:tcPr>
          <w:p w14:paraId="109E0932" w14:textId="77777777" w:rsidR="00A02AA6" w:rsidRPr="007A194E" w:rsidRDefault="00A02AA6" w:rsidP="00EF72A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  <w:shd w:val="clear" w:color="auto" w:fill="BFBFBF" w:themeFill="background1" w:themeFillShade="BF"/>
          </w:tcPr>
          <w:p w14:paraId="19D37931" w14:textId="77777777" w:rsidR="00A02AA6" w:rsidRPr="007A194E" w:rsidRDefault="00A02AA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90" w:type="dxa"/>
            <w:shd w:val="clear" w:color="auto" w:fill="BFBFBF" w:themeFill="background1" w:themeFillShade="BF"/>
          </w:tcPr>
          <w:p w14:paraId="60DCFEDA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901" w:type="dxa"/>
            <w:shd w:val="clear" w:color="auto" w:fill="BFBFBF" w:themeFill="background1" w:themeFillShade="BF"/>
          </w:tcPr>
          <w:p w14:paraId="1929D7ED" w14:textId="77777777" w:rsidR="00A02AA6" w:rsidRPr="007A194E" w:rsidRDefault="00A02AA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659" w:type="dxa"/>
            <w:shd w:val="clear" w:color="auto" w:fill="BFBFBF" w:themeFill="background1" w:themeFillShade="BF"/>
          </w:tcPr>
          <w:p w14:paraId="754D53B2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590" w:type="dxa"/>
            <w:shd w:val="clear" w:color="auto" w:fill="BFBFBF" w:themeFill="background1" w:themeFillShade="BF"/>
          </w:tcPr>
          <w:p w14:paraId="3290C123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251" w:type="dxa"/>
            <w:shd w:val="clear" w:color="auto" w:fill="BFBFBF" w:themeFill="background1" w:themeFillShade="BF"/>
          </w:tcPr>
          <w:p w14:paraId="764E1DB9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3A2B41" w14:paraId="734DA333" w14:textId="77777777" w:rsidTr="00F70314">
        <w:tc>
          <w:tcPr>
            <w:tcW w:w="1860" w:type="dxa"/>
          </w:tcPr>
          <w:p w14:paraId="3640E623" w14:textId="1F0F0398" w:rsidR="00F70314" w:rsidRPr="00EF7C32" w:rsidRDefault="00973F73" w:rsidP="00F703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73F73">
              <w:rPr>
                <w:rFonts w:ascii="TH SarabunPSK" w:hAnsi="TH SarabunPSK" w:cs="TH SarabunPSK"/>
                <w:sz w:val="32"/>
                <w:szCs w:val="32"/>
              </w:rPr>
              <w:t>job_status_</w:t>
            </w:r>
            <w:r w:rsidR="00F70314">
              <w:rPr>
                <w:rFonts w:ascii="TH SarabunPSK" w:hAnsi="TH SarabunPSK" w:cs="TH SarabunPSK"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1365" w:type="dxa"/>
          </w:tcPr>
          <w:p w14:paraId="72C996E4" w14:textId="0F1E6332" w:rsidR="00F70314" w:rsidRPr="00EF7C32" w:rsidRDefault="003C4F0E" w:rsidP="00F703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757B2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รหัสสถานะการรับสมัครงาน</w:t>
            </w:r>
          </w:p>
        </w:tc>
        <w:tc>
          <w:tcPr>
            <w:tcW w:w="1390" w:type="dxa"/>
          </w:tcPr>
          <w:p w14:paraId="3AAEA24A" w14:textId="2D41A828" w:rsidR="00F70314" w:rsidRPr="00EF7C32" w:rsidRDefault="00F70314" w:rsidP="00F703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901" w:type="dxa"/>
          </w:tcPr>
          <w:p w14:paraId="5894B54B" w14:textId="7F10FFC3" w:rsidR="00F70314" w:rsidRPr="00EF7C32" w:rsidRDefault="00973F73" w:rsidP="00F703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59" w:type="dxa"/>
          </w:tcPr>
          <w:p w14:paraId="5BFBD1DD" w14:textId="0E6000F1" w:rsidR="00F70314" w:rsidRPr="00EF7C32" w:rsidRDefault="00F70314" w:rsidP="00F703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63CB8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90" w:type="dxa"/>
          </w:tcPr>
          <w:p w14:paraId="66AF0065" w14:textId="51D04A0B" w:rsidR="00F70314" w:rsidRPr="00EF7C32" w:rsidRDefault="00F70314" w:rsidP="00F703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51" w:type="dxa"/>
          </w:tcPr>
          <w:p w14:paraId="62AF1F38" w14:textId="7A75D55D" w:rsidR="00F70314" w:rsidRPr="00EF7C32" w:rsidRDefault="00F779E1" w:rsidP="00F703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3A2B41" w14:paraId="3320E1F0" w14:textId="77777777" w:rsidTr="00F70314">
        <w:tc>
          <w:tcPr>
            <w:tcW w:w="1860" w:type="dxa"/>
          </w:tcPr>
          <w:p w14:paraId="047ABF09" w14:textId="1DEEBBEF" w:rsidR="00F70314" w:rsidRPr="00EF7C32" w:rsidRDefault="002C084C" w:rsidP="00F703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j</w:t>
            </w:r>
            <w:r w:rsidR="005730BB">
              <w:rPr>
                <w:rFonts w:ascii="TH SarabunPSK" w:hAnsi="TH SarabunPSK" w:cs="TH SarabunPSK"/>
                <w:sz w:val="32"/>
                <w:szCs w:val="32"/>
              </w:rPr>
              <w:t>ob</w:t>
            </w:r>
            <w:r>
              <w:rPr>
                <w:rFonts w:ascii="TH SarabunPSK" w:hAnsi="TH SarabunPSK" w:cs="TH SarabunPSK"/>
                <w:sz w:val="32"/>
                <w:szCs w:val="32"/>
              </w:rPr>
              <w:t>_status_name</w:t>
            </w:r>
            <w:proofErr w:type="spellEnd"/>
          </w:p>
        </w:tc>
        <w:tc>
          <w:tcPr>
            <w:tcW w:w="1365" w:type="dxa"/>
          </w:tcPr>
          <w:p w14:paraId="73FF7822" w14:textId="7026B42B" w:rsidR="00F70314" w:rsidRPr="00EF7C32" w:rsidRDefault="000757B2" w:rsidP="00F703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57B2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ชื่อสถานะการรับสมัครงาน</w:t>
            </w:r>
          </w:p>
        </w:tc>
        <w:tc>
          <w:tcPr>
            <w:tcW w:w="1390" w:type="dxa"/>
          </w:tcPr>
          <w:p w14:paraId="2AB0B593" w14:textId="6938F97C" w:rsidR="00F70314" w:rsidRPr="00EF7C32" w:rsidRDefault="007C67FB" w:rsidP="00F703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82BCC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901" w:type="dxa"/>
          </w:tcPr>
          <w:p w14:paraId="5832A0BE" w14:textId="0CB31239" w:rsidR="00F70314" w:rsidRPr="00EF7C32" w:rsidRDefault="004426E1" w:rsidP="00F703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659" w:type="dxa"/>
          </w:tcPr>
          <w:p w14:paraId="294D78C9" w14:textId="1410CF62" w:rsidR="00F70314" w:rsidRPr="00EF7C32" w:rsidRDefault="00F70314" w:rsidP="00F703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63CB8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90" w:type="dxa"/>
          </w:tcPr>
          <w:p w14:paraId="1C1F6FBE" w14:textId="0232578F" w:rsidR="00F70314" w:rsidRPr="00EF7C32" w:rsidRDefault="00F779E1" w:rsidP="00F703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51" w:type="dxa"/>
          </w:tcPr>
          <w:p w14:paraId="7D0E92C1" w14:textId="15874A19" w:rsidR="00F70314" w:rsidRPr="00EF7C32" w:rsidRDefault="00F779E1" w:rsidP="00F703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5A072F" w14:paraId="7401298E" w14:textId="77777777" w:rsidTr="00F70314">
        <w:tc>
          <w:tcPr>
            <w:tcW w:w="1860" w:type="dxa"/>
          </w:tcPr>
          <w:p w14:paraId="55092E36" w14:textId="35577167" w:rsidR="005A072F" w:rsidRDefault="005A072F" w:rsidP="00F703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job_status_</w:t>
            </w:r>
            <w:r w:rsidR="004D5668">
              <w:rPr>
                <w:rFonts w:ascii="TH SarabunPSK" w:hAnsi="TH SarabunPSK" w:cs="TH SarabunPSK"/>
                <w:sz w:val="32"/>
                <w:szCs w:val="32"/>
              </w:rPr>
              <w:t>th</w:t>
            </w:r>
            <w:proofErr w:type="spellEnd"/>
          </w:p>
        </w:tc>
        <w:tc>
          <w:tcPr>
            <w:tcW w:w="1365" w:type="dxa"/>
          </w:tcPr>
          <w:p w14:paraId="5C3EA309" w14:textId="2BF13B0A" w:rsidR="005A072F" w:rsidRPr="000757B2" w:rsidRDefault="00137246" w:rsidP="00F70314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0757B2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ชื่อสถานะการรับสมัครงาน</w:t>
            </w:r>
            <w:r w:rsidR="00BE5847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ภาษาไทย</w:t>
            </w:r>
          </w:p>
        </w:tc>
        <w:tc>
          <w:tcPr>
            <w:tcW w:w="1390" w:type="dxa"/>
          </w:tcPr>
          <w:p w14:paraId="6A016CCE" w14:textId="49C7F532" w:rsidR="005A072F" w:rsidRDefault="007C67FB" w:rsidP="00F703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82BCC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901" w:type="dxa"/>
          </w:tcPr>
          <w:p w14:paraId="53B80130" w14:textId="25C502E3" w:rsidR="005A072F" w:rsidRDefault="004426E1" w:rsidP="00F703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659" w:type="dxa"/>
          </w:tcPr>
          <w:p w14:paraId="55126CEC" w14:textId="066FCEB4" w:rsidR="005A072F" w:rsidRPr="00B63CB8" w:rsidRDefault="004426E1" w:rsidP="00F703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90" w:type="dxa"/>
          </w:tcPr>
          <w:p w14:paraId="3EE97572" w14:textId="6055BE72" w:rsidR="005A072F" w:rsidRPr="00EF7C32" w:rsidRDefault="00F779E1" w:rsidP="00F703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51" w:type="dxa"/>
          </w:tcPr>
          <w:p w14:paraId="1D4B7CD8" w14:textId="54780FC7" w:rsidR="005A072F" w:rsidRPr="00EF7C32" w:rsidRDefault="00F779E1" w:rsidP="00F7031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19F6F36B" w14:textId="77777777" w:rsidR="003D75C2" w:rsidRDefault="003D75C2" w:rsidP="009B08A8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44661C4B" w14:textId="3F256DED" w:rsidR="005B01CD" w:rsidRPr="00F02429" w:rsidRDefault="009B08A8" w:rsidP="009B08A8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1.9.15</w:t>
      </w:r>
      <w:r w:rsidR="00054A8A" w:rsidRPr="00F0242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B01CD" w:rsidRPr="00F02429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="00C647D2">
        <w:rPr>
          <w:rFonts w:ascii="TH SarabunPSK" w:hAnsi="TH SarabunPSK" w:cs="TH SarabunPSK" w:hint="cs"/>
          <w:b/>
          <w:bCs/>
          <w:sz w:val="32"/>
          <w:szCs w:val="32"/>
          <w:cs/>
        </w:rPr>
        <w:t>ประเภทงานย่อย</w:t>
      </w:r>
      <w:r w:rsidR="005B01CD" w:rsidRPr="00F0242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proofErr w:type="spellStart"/>
      <w:r w:rsidR="005B01CD" w:rsidRPr="00F02429">
        <w:rPr>
          <w:rFonts w:ascii="TH SarabunPSK" w:hAnsi="TH SarabunPSK" w:cs="TH SarabunPSK"/>
          <w:b/>
          <w:bCs/>
          <w:sz w:val="32"/>
          <w:szCs w:val="32"/>
        </w:rPr>
        <w:t>job_s</w:t>
      </w:r>
      <w:r w:rsidR="00054A8A" w:rsidRPr="00F02429">
        <w:rPr>
          <w:rFonts w:ascii="TH SarabunPSK" w:hAnsi="TH SarabunPSK" w:cs="TH SarabunPSK"/>
          <w:b/>
          <w:bCs/>
          <w:sz w:val="32"/>
          <w:szCs w:val="32"/>
        </w:rPr>
        <w:t>ub</w:t>
      </w:r>
      <w:r w:rsidR="00F4437E" w:rsidRPr="00F02429">
        <w:rPr>
          <w:rFonts w:ascii="TH SarabunPSK" w:hAnsi="TH SarabunPSK" w:cs="TH SarabunPSK"/>
          <w:b/>
          <w:bCs/>
          <w:sz w:val="32"/>
          <w:szCs w:val="32"/>
        </w:rPr>
        <w:t>categor</w:t>
      </w:r>
      <w:r w:rsidR="00366FD7" w:rsidRPr="00F02429">
        <w:rPr>
          <w:rFonts w:ascii="TH SarabunPSK" w:hAnsi="TH SarabunPSK" w:cs="TH SarabunPSK"/>
          <w:b/>
          <w:bCs/>
          <w:sz w:val="32"/>
          <w:szCs w:val="32"/>
        </w:rPr>
        <w:t>y</w:t>
      </w:r>
      <w:proofErr w:type="spellEnd"/>
      <w:r w:rsidR="005B01CD" w:rsidRPr="00F02429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551199CB" w14:textId="77777777" w:rsidR="00B62900" w:rsidRDefault="00B62900" w:rsidP="00B6290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4738EF3" w14:textId="3F76B24A" w:rsidR="00B62900" w:rsidRPr="00B62900" w:rsidRDefault="00B62900" w:rsidP="00B62900">
      <w:pPr>
        <w:rPr>
          <w:rFonts w:ascii="TH SarabunPSK" w:hAnsi="TH SarabunPSK" w:cs="TH SarabunPSK"/>
          <w:b/>
          <w:bCs/>
          <w:sz w:val="32"/>
          <w:szCs w:val="32"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 w:rsidR="009B08A8">
        <w:rPr>
          <w:rFonts w:ascii="TH SarabunPSK" w:hAnsi="TH SarabunPSK" w:cs="TH SarabunPSK"/>
          <w:b/>
          <w:bCs/>
          <w:sz w:val="32"/>
          <w:szCs w:val="32"/>
        </w:rPr>
        <w:t xml:space="preserve"> 16 </w:t>
      </w:r>
      <w:r w:rsidR="009B08A8" w:rsidRPr="009B08A8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ตารางประเภทงานย่อย (</w:t>
      </w:r>
      <w:proofErr w:type="spellStart"/>
      <w:r w:rsidR="009B08A8" w:rsidRPr="009B08A8">
        <w:rPr>
          <w:rFonts w:ascii="TH SarabunPSK" w:hAnsi="TH SarabunPSK" w:cs="TH SarabunPSK"/>
          <w:b/>
          <w:bCs/>
          <w:sz w:val="32"/>
          <w:szCs w:val="32"/>
        </w:rPr>
        <w:t>job_subcategory</w:t>
      </w:r>
      <w:proofErr w:type="spellEnd"/>
      <w:r w:rsidR="009B08A8" w:rsidRPr="009B08A8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85"/>
        <w:gridCol w:w="1710"/>
        <w:gridCol w:w="1310"/>
        <w:gridCol w:w="1210"/>
        <w:gridCol w:w="720"/>
        <w:gridCol w:w="540"/>
        <w:gridCol w:w="1641"/>
      </w:tblGrid>
      <w:tr w:rsidR="00C76386" w14:paraId="01162E60" w14:textId="77777777" w:rsidTr="00325379">
        <w:tc>
          <w:tcPr>
            <w:tcW w:w="1885" w:type="dxa"/>
            <w:shd w:val="clear" w:color="auto" w:fill="BFBFBF" w:themeFill="background1" w:themeFillShade="BF"/>
          </w:tcPr>
          <w:p w14:paraId="1C585479" w14:textId="77777777" w:rsidR="005B01CD" w:rsidRPr="007A194E" w:rsidRDefault="005B01CD" w:rsidP="00C753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14:paraId="03AD56AA" w14:textId="77777777" w:rsidR="005B01CD" w:rsidRPr="007A194E" w:rsidRDefault="005B01CD" w:rsidP="00C753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10" w:type="dxa"/>
            <w:shd w:val="clear" w:color="auto" w:fill="BFBFBF" w:themeFill="background1" w:themeFillShade="BF"/>
          </w:tcPr>
          <w:p w14:paraId="2BE26DC8" w14:textId="77777777" w:rsidR="005B01CD" w:rsidRPr="007A194E" w:rsidRDefault="005B01CD" w:rsidP="00C753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210" w:type="dxa"/>
            <w:shd w:val="clear" w:color="auto" w:fill="BFBFBF" w:themeFill="background1" w:themeFillShade="BF"/>
          </w:tcPr>
          <w:p w14:paraId="289A6A13" w14:textId="77777777" w:rsidR="005B01CD" w:rsidRPr="007A194E" w:rsidRDefault="005B01CD" w:rsidP="00C753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720" w:type="dxa"/>
            <w:shd w:val="clear" w:color="auto" w:fill="BFBFBF" w:themeFill="background1" w:themeFillShade="BF"/>
          </w:tcPr>
          <w:p w14:paraId="46E41B44" w14:textId="77777777" w:rsidR="005B01CD" w:rsidRPr="007A194E" w:rsidRDefault="005B01CD" w:rsidP="00C753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540" w:type="dxa"/>
            <w:shd w:val="clear" w:color="auto" w:fill="BFBFBF" w:themeFill="background1" w:themeFillShade="BF"/>
          </w:tcPr>
          <w:p w14:paraId="37F6DAAB" w14:textId="77777777" w:rsidR="005B01CD" w:rsidRPr="007A194E" w:rsidRDefault="005B01CD" w:rsidP="00C753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641" w:type="dxa"/>
            <w:shd w:val="clear" w:color="auto" w:fill="BFBFBF" w:themeFill="background1" w:themeFillShade="BF"/>
          </w:tcPr>
          <w:p w14:paraId="142F993B" w14:textId="77777777" w:rsidR="005B01CD" w:rsidRPr="007A194E" w:rsidRDefault="005B01CD" w:rsidP="00C753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5C54FF" w14:paraId="3A0C897F" w14:textId="77777777" w:rsidTr="00325379">
        <w:tc>
          <w:tcPr>
            <w:tcW w:w="1885" w:type="dxa"/>
          </w:tcPr>
          <w:p w14:paraId="4AFDC65B" w14:textId="336117EA" w:rsidR="005B01CD" w:rsidRPr="00EF7C32" w:rsidRDefault="005B01CD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73F73">
              <w:rPr>
                <w:rFonts w:ascii="TH SarabunPSK" w:hAnsi="TH SarabunPSK" w:cs="TH SarabunPSK"/>
                <w:sz w:val="32"/>
                <w:szCs w:val="32"/>
              </w:rPr>
              <w:t>job_s</w:t>
            </w:r>
            <w:r w:rsidR="00F4437E">
              <w:rPr>
                <w:rFonts w:ascii="TH SarabunPSK" w:hAnsi="TH SarabunPSK" w:cs="TH SarabunPSK"/>
                <w:sz w:val="32"/>
                <w:szCs w:val="32"/>
              </w:rPr>
              <w:t>ub</w:t>
            </w:r>
            <w:r w:rsidR="00F51D87">
              <w:rPr>
                <w:rFonts w:ascii="TH SarabunPSK" w:hAnsi="TH SarabunPSK" w:cs="TH SarabunPSK"/>
                <w:sz w:val="32"/>
                <w:szCs w:val="32"/>
              </w:rPr>
              <w:t>cate</w:t>
            </w:r>
            <w:r w:rsidR="00F7020C">
              <w:rPr>
                <w:rFonts w:ascii="TH SarabunPSK" w:hAnsi="TH SarabunPSK" w:cs="TH SarabunPSK"/>
                <w:sz w:val="32"/>
                <w:szCs w:val="32"/>
              </w:rPr>
              <w:t>gory</w:t>
            </w:r>
            <w:r w:rsidRPr="00973F73">
              <w:rPr>
                <w:rFonts w:ascii="TH SarabunPSK" w:hAnsi="TH SarabunPSK" w:cs="TH SarabunPSK"/>
                <w:sz w:val="32"/>
                <w:szCs w:val="32"/>
              </w:rPr>
              <w:t>_</w:t>
            </w:r>
            <w:r>
              <w:rPr>
                <w:rFonts w:ascii="TH SarabunPSK" w:hAnsi="TH SarabunPSK" w:cs="TH SarabunPSK"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1710" w:type="dxa"/>
          </w:tcPr>
          <w:p w14:paraId="04AF74B8" w14:textId="03D5468A" w:rsidR="005B01CD" w:rsidRPr="005C54FF" w:rsidRDefault="005B01CD" w:rsidP="00C7532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C54FF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รหัส</w:t>
            </w:r>
            <w:r w:rsidR="008D7077" w:rsidRPr="005C54FF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ประเภทงานย่อย</w:t>
            </w:r>
          </w:p>
        </w:tc>
        <w:tc>
          <w:tcPr>
            <w:tcW w:w="1310" w:type="dxa"/>
          </w:tcPr>
          <w:p w14:paraId="5A1D65BF" w14:textId="77777777" w:rsidR="005B01CD" w:rsidRPr="00EF7C32" w:rsidRDefault="005B01CD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210" w:type="dxa"/>
          </w:tcPr>
          <w:p w14:paraId="34D5455A" w14:textId="77777777" w:rsidR="005B01CD" w:rsidRPr="00EF7C32" w:rsidRDefault="005B01CD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20" w:type="dxa"/>
          </w:tcPr>
          <w:p w14:paraId="74D255EC" w14:textId="77777777" w:rsidR="005B01CD" w:rsidRPr="00EF7C32" w:rsidRDefault="005B01CD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63CB8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40" w:type="dxa"/>
          </w:tcPr>
          <w:p w14:paraId="443742D5" w14:textId="77777777" w:rsidR="005B01CD" w:rsidRPr="00EF7C32" w:rsidRDefault="005B01CD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41" w:type="dxa"/>
          </w:tcPr>
          <w:p w14:paraId="170BC836" w14:textId="32A4413F" w:rsidR="005B01CD" w:rsidRPr="00EF7C32" w:rsidRDefault="0019578B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5C54FF" w14:paraId="3F1A35F6" w14:textId="77777777" w:rsidTr="00325379">
        <w:tc>
          <w:tcPr>
            <w:tcW w:w="1885" w:type="dxa"/>
          </w:tcPr>
          <w:p w14:paraId="0E03AABA" w14:textId="1C46717A" w:rsidR="005B01CD" w:rsidRPr="00EF7C32" w:rsidRDefault="005B01CD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job</w:t>
            </w:r>
            <w:r w:rsidR="00C433C2" w:rsidRPr="00973F73">
              <w:rPr>
                <w:rFonts w:ascii="TH SarabunPSK" w:hAnsi="TH SarabunPSK" w:cs="TH SarabunPSK"/>
                <w:sz w:val="32"/>
                <w:szCs w:val="32"/>
              </w:rPr>
              <w:t>_s</w:t>
            </w:r>
            <w:r w:rsidR="00C433C2">
              <w:rPr>
                <w:rFonts w:ascii="TH SarabunPSK" w:hAnsi="TH SarabunPSK" w:cs="TH SarabunPSK"/>
                <w:sz w:val="32"/>
                <w:szCs w:val="32"/>
              </w:rPr>
              <w:t>ubcategory</w:t>
            </w:r>
            <w:r w:rsidR="00C433C2" w:rsidRPr="00973F73">
              <w:rPr>
                <w:rFonts w:ascii="TH SarabunPSK" w:hAnsi="TH SarabunPSK" w:cs="TH SarabunPSK"/>
                <w:sz w:val="32"/>
                <w:szCs w:val="32"/>
              </w:rPr>
              <w:t>_</w:t>
            </w:r>
            <w:r w:rsidR="008428F9">
              <w:rPr>
                <w:rFonts w:ascii="TH SarabunPSK" w:hAnsi="TH SarabunPSK" w:cs="TH SarabunPSK"/>
                <w:sz w:val="32"/>
                <w:szCs w:val="32"/>
              </w:rPr>
              <w:t>name</w:t>
            </w:r>
            <w:proofErr w:type="spellEnd"/>
          </w:p>
        </w:tc>
        <w:tc>
          <w:tcPr>
            <w:tcW w:w="1710" w:type="dxa"/>
          </w:tcPr>
          <w:p w14:paraId="3DB95007" w14:textId="6B04F55E" w:rsidR="005B01CD" w:rsidRPr="005C54FF" w:rsidRDefault="006F3217" w:rsidP="00C7532A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ชื่อประเภทงานย่อย</w:t>
            </w:r>
          </w:p>
        </w:tc>
        <w:tc>
          <w:tcPr>
            <w:tcW w:w="1310" w:type="dxa"/>
          </w:tcPr>
          <w:p w14:paraId="093FE7B3" w14:textId="54C2EE98" w:rsidR="005B01CD" w:rsidRPr="00EF7C32" w:rsidRDefault="006F3217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210" w:type="dxa"/>
          </w:tcPr>
          <w:p w14:paraId="73A8789E" w14:textId="2FD034EF" w:rsidR="005B01CD" w:rsidRPr="00EF7C32" w:rsidRDefault="006F3217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720" w:type="dxa"/>
          </w:tcPr>
          <w:p w14:paraId="21284740" w14:textId="77777777" w:rsidR="005B01CD" w:rsidRPr="00EF7C32" w:rsidRDefault="005B01CD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63CB8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40" w:type="dxa"/>
          </w:tcPr>
          <w:p w14:paraId="214233D9" w14:textId="6267CE9F" w:rsidR="005B01CD" w:rsidRPr="00EF7C32" w:rsidRDefault="0019578B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641" w:type="dxa"/>
          </w:tcPr>
          <w:p w14:paraId="03CBDE42" w14:textId="03D53623" w:rsidR="005B01CD" w:rsidRPr="00EF7C32" w:rsidRDefault="00FA2493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1E48D4" w14:paraId="6EA876DD" w14:textId="77777777" w:rsidTr="00325379">
        <w:tc>
          <w:tcPr>
            <w:tcW w:w="1885" w:type="dxa"/>
          </w:tcPr>
          <w:p w14:paraId="3E851B78" w14:textId="5AAE9A51" w:rsidR="001E48D4" w:rsidRDefault="001E48D4" w:rsidP="001E48D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job_category_id</w:t>
            </w:r>
            <w:proofErr w:type="spellEnd"/>
          </w:p>
        </w:tc>
        <w:tc>
          <w:tcPr>
            <w:tcW w:w="1710" w:type="dxa"/>
          </w:tcPr>
          <w:p w14:paraId="137B9C91" w14:textId="5C52AEE5" w:rsidR="001E48D4" w:rsidRPr="005C54FF" w:rsidRDefault="001E48D4" w:rsidP="001E48D4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5C54FF">
              <w:rPr>
                <w:rFonts w:ascii="TH SarabunPSK" w:hAnsi="TH SarabunPSK" w:cs="TH SarabunPSK"/>
                <w:sz w:val="32"/>
                <w:szCs w:val="32"/>
                <w:cs/>
              </w:rPr>
              <w:t>รหัสประเภทงานหลัก</w:t>
            </w:r>
          </w:p>
        </w:tc>
        <w:tc>
          <w:tcPr>
            <w:tcW w:w="1310" w:type="dxa"/>
          </w:tcPr>
          <w:p w14:paraId="08323594" w14:textId="28C65042" w:rsidR="001E48D4" w:rsidRDefault="006F3217" w:rsidP="001E48D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210" w:type="dxa"/>
          </w:tcPr>
          <w:p w14:paraId="093E2C83" w14:textId="2316EB7D" w:rsidR="001E48D4" w:rsidRDefault="006F3217" w:rsidP="001E48D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20" w:type="dxa"/>
          </w:tcPr>
          <w:p w14:paraId="313E447B" w14:textId="5E8849B3" w:rsidR="001E48D4" w:rsidRPr="00B63CB8" w:rsidRDefault="001E48D4" w:rsidP="001E48D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40" w:type="dxa"/>
          </w:tcPr>
          <w:p w14:paraId="3CD5E093" w14:textId="4271320C" w:rsidR="001E48D4" w:rsidRPr="00EF7C32" w:rsidRDefault="002809A2" w:rsidP="001E48D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41" w:type="dxa"/>
          </w:tcPr>
          <w:p w14:paraId="74154296" w14:textId="5CCEC7D6" w:rsidR="001E48D4" w:rsidRPr="00EF7C32" w:rsidRDefault="00FA2493" w:rsidP="001E48D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job_category</w:t>
            </w:r>
            <w:proofErr w:type="spellEnd"/>
          </w:p>
        </w:tc>
      </w:tr>
    </w:tbl>
    <w:p w14:paraId="1D4902E7" w14:textId="77777777" w:rsidR="003D75C2" w:rsidRDefault="003D75C2" w:rsidP="003D75C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6C69109" w14:textId="77777777" w:rsidR="003D75C2" w:rsidRDefault="003D75C2" w:rsidP="003D75C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2845D94" w14:textId="77777777" w:rsidR="003D75C2" w:rsidRDefault="003D75C2" w:rsidP="003D75C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19723CC" w14:textId="77777777" w:rsidR="003D75C2" w:rsidRDefault="003D75C2" w:rsidP="003D75C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CC7FC8B" w14:textId="77777777" w:rsidR="003D75C2" w:rsidRDefault="003D75C2" w:rsidP="003D75C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AE9C802" w14:textId="77777777" w:rsidR="003D75C2" w:rsidRDefault="003D75C2" w:rsidP="003D75C2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50D26FBE" w14:textId="77777777" w:rsidR="00A02AA6" w:rsidRPr="00054A8A" w:rsidRDefault="00A02AA6" w:rsidP="003D75C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C5BA747" w14:textId="4E51F96E" w:rsidR="00133D0F" w:rsidRPr="00054A8A" w:rsidRDefault="00C47FAF" w:rsidP="00315922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1.9.16</w:t>
      </w:r>
      <w:r w:rsidR="00C90EE0">
        <w:rPr>
          <w:rFonts w:ascii="TH SarabunPSK" w:hAnsi="TH SarabunPSK" w:cs="TH SarabunPSK"/>
          <w:b/>
          <w:bCs/>
          <w:sz w:val="32"/>
          <w:szCs w:val="32"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33D0F" w:rsidRPr="00054A8A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ตารางใบสมัครที่อนุมัติ (</w:t>
      </w:r>
      <w:proofErr w:type="spellStart"/>
      <w:r w:rsidR="00133D0F" w:rsidRPr="00054A8A">
        <w:rPr>
          <w:rFonts w:ascii="TH SarabunPSK" w:hAnsi="TH SarabunPSK" w:cs="TH SarabunPSK"/>
          <w:b/>
          <w:bCs/>
          <w:sz w:val="32"/>
          <w:szCs w:val="32"/>
        </w:rPr>
        <w:t>accepted_application</w:t>
      </w:r>
      <w:proofErr w:type="spellEnd"/>
      <w:r w:rsidR="00133D0F" w:rsidRPr="00054A8A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36A60E3B" w14:textId="77777777" w:rsidR="00094109" w:rsidRDefault="00094109" w:rsidP="00315922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5CAD9DFF" w14:textId="71044B45" w:rsidR="00C90EE0" w:rsidRPr="00054A8A" w:rsidRDefault="00094109" w:rsidP="00094109">
      <w:pPr>
        <w:rPr>
          <w:rFonts w:ascii="TH SarabunPSK" w:hAnsi="TH SarabunPSK" w:cs="TH SarabunPSK"/>
          <w:b/>
          <w:bCs/>
          <w:sz w:val="32"/>
          <w:szCs w:val="32"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17 </w:t>
      </w:r>
      <w:r w:rsidRPr="00054A8A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ตารางใบสมัครที่อนุมัติ (</w:t>
      </w:r>
      <w:proofErr w:type="spellStart"/>
      <w:r w:rsidRPr="00054A8A">
        <w:rPr>
          <w:rFonts w:ascii="TH SarabunPSK" w:hAnsi="TH SarabunPSK" w:cs="TH SarabunPSK"/>
          <w:b/>
          <w:bCs/>
          <w:sz w:val="32"/>
          <w:szCs w:val="32"/>
        </w:rPr>
        <w:t>accepted_application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8"/>
        <w:gridCol w:w="1278"/>
        <w:gridCol w:w="1235"/>
        <w:gridCol w:w="1349"/>
        <w:gridCol w:w="606"/>
        <w:gridCol w:w="561"/>
        <w:gridCol w:w="1589"/>
      </w:tblGrid>
      <w:tr w:rsidR="00A02AA6" w14:paraId="37C188B9" w14:textId="77777777" w:rsidTr="00387EF9">
        <w:tc>
          <w:tcPr>
            <w:tcW w:w="1947" w:type="dxa"/>
            <w:shd w:val="clear" w:color="auto" w:fill="BFBFBF" w:themeFill="background1" w:themeFillShade="BF"/>
          </w:tcPr>
          <w:p w14:paraId="3F4F3FC3" w14:textId="77777777" w:rsidR="00A02AA6" w:rsidRPr="007A194E" w:rsidRDefault="00A02AA6" w:rsidP="00EF72A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454" w:type="dxa"/>
            <w:shd w:val="clear" w:color="auto" w:fill="BFBFBF" w:themeFill="background1" w:themeFillShade="BF"/>
          </w:tcPr>
          <w:p w14:paraId="5E4DDF80" w14:textId="77777777" w:rsidR="00A02AA6" w:rsidRPr="007A194E" w:rsidRDefault="00A02AA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71" w:type="dxa"/>
            <w:shd w:val="clear" w:color="auto" w:fill="BFBFBF" w:themeFill="background1" w:themeFillShade="BF"/>
          </w:tcPr>
          <w:p w14:paraId="6C840C29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442" w:type="dxa"/>
            <w:shd w:val="clear" w:color="auto" w:fill="BFBFBF" w:themeFill="background1" w:themeFillShade="BF"/>
          </w:tcPr>
          <w:p w14:paraId="20D378DB" w14:textId="77777777" w:rsidR="00A02AA6" w:rsidRPr="007A194E" w:rsidRDefault="00A02AA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661" w:type="dxa"/>
            <w:shd w:val="clear" w:color="auto" w:fill="BFBFBF" w:themeFill="background1" w:themeFillShade="BF"/>
          </w:tcPr>
          <w:p w14:paraId="6BD03C0D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598" w:type="dxa"/>
            <w:shd w:val="clear" w:color="auto" w:fill="BFBFBF" w:themeFill="background1" w:themeFillShade="BF"/>
          </w:tcPr>
          <w:p w14:paraId="2E9CBE67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543" w:type="dxa"/>
            <w:shd w:val="clear" w:color="auto" w:fill="BFBFBF" w:themeFill="background1" w:themeFillShade="BF"/>
          </w:tcPr>
          <w:p w14:paraId="4E413CAD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B81C67" w14:paraId="797921FF" w14:textId="77777777" w:rsidTr="00387EF9">
        <w:tc>
          <w:tcPr>
            <w:tcW w:w="1947" w:type="dxa"/>
          </w:tcPr>
          <w:p w14:paraId="16A6ECD0" w14:textId="47DB3AFC" w:rsidR="00B81C67" w:rsidRPr="002B45EC" w:rsidRDefault="00294346" w:rsidP="00B81C6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294346">
              <w:rPr>
                <w:rFonts w:ascii="TH SarabunPSK" w:hAnsi="TH SarabunPSK" w:cs="TH SarabunPSK"/>
                <w:sz w:val="32"/>
                <w:szCs w:val="32"/>
              </w:rPr>
              <w:t>accepted_application_id</w:t>
            </w:r>
            <w:proofErr w:type="spellEnd"/>
          </w:p>
        </w:tc>
        <w:tc>
          <w:tcPr>
            <w:tcW w:w="1454" w:type="dxa"/>
          </w:tcPr>
          <w:p w14:paraId="1CD7A59B" w14:textId="7D57FCFA" w:rsidR="00B81C67" w:rsidRPr="00EF7C32" w:rsidRDefault="00B81C67" w:rsidP="00B81C6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150618">
              <w:rPr>
                <w:rFonts w:ascii="TH SarabunPSK" w:hAnsi="TH SarabunPSK" w:cs="TH SarabunPSK" w:hint="cs"/>
                <w:sz w:val="32"/>
                <w:szCs w:val="32"/>
                <w:cs/>
              </w:rPr>
              <w:t>ใบสมัครที่อนุมัติ</w:t>
            </w:r>
          </w:p>
        </w:tc>
        <w:tc>
          <w:tcPr>
            <w:tcW w:w="1371" w:type="dxa"/>
          </w:tcPr>
          <w:p w14:paraId="17F8EE13" w14:textId="1DD560DE" w:rsidR="00B81C67" w:rsidRPr="00EF7C32" w:rsidRDefault="00B81C67" w:rsidP="00B81C6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43D1FC4F" w14:textId="5DDCF2A8" w:rsidR="00B81C67" w:rsidRPr="00EF7C32" w:rsidRDefault="00B81C67" w:rsidP="00B81C6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61" w:type="dxa"/>
          </w:tcPr>
          <w:p w14:paraId="69C93F62" w14:textId="54495966" w:rsidR="00B81C67" w:rsidRPr="00EF7C32" w:rsidRDefault="00B81C67" w:rsidP="00B81C6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DB6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98" w:type="dxa"/>
          </w:tcPr>
          <w:p w14:paraId="689186E3" w14:textId="4C43A6C1" w:rsidR="00B81C67" w:rsidRPr="00EF7C32" w:rsidRDefault="00B81C67" w:rsidP="00B81C6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543" w:type="dxa"/>
          </w:tcPr>
          <w:p w14:paraId="31F0AF12" w14:textId="0A8232FB" w:rsidR="00B81C67" w:rsidRPr="00EF7C32" w:rsidRDefault="00D1576F" w:rsidP="00B81C6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81C67" w14:paraId="7D328381" w14:textId="77777777" w:rsidTr="00387EF9">
        <w:tc>
          <w:tcPr>
            <w:tcW w:w="1947" w:type="dxa"/>
          </w:tcPr>
          <w:p w14:paraId="371A3962" w14:textId="6F19243E" w:rsidR="00B81C67" w:rsidRPr="00104815" w:rsidRDefault="00633181" w:rsidP="00B81C6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j</w:t>
            </w:r>
            <w:r w:rsidR="006773A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ob</w:t>
            </w:r>
            <w:r w:rsidR="00211274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_</w:t>
            </w:r>
            <w:r w:rsidR="006E28E1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app</w:t>
            </w:r>
            <w:r w:rsidR="00294346" w:rsidRPr="00294346">
              <w:rPr>
                <w:rFonts w:ascii="TH SarabunPSK" w:hAnsi="TH SarabunPSK" w:cs="TH SarabunPSK"/>
                <w:sz w:val="32"/>
                <w:szCs w:val="32"/>
              </w:rPr>
              <w:t>lication</w:t>
            </w:r>
            <w:r w:rsidR="00B81C67" w:rsidRPr="00104815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454" w:type="dxa"/>
          </w:tcPr>
          <w:p w14:paraId="04184749" w14:textId="07746FC7" w:rsidR="00B81C67" w:rsidRPr="00104815" w:rsidRDefault="00B81C67" w:rsidP="00B81C6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723E7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รหัส</w:t>
            </w:r>
            <w:r w:rsidR="00723E71" w:rsidRPr="00723E7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ใบสมัคร</w:t>
            </w:r>
            <w:r w:rsidRPr="00723E7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งาน</w:t>
            </w:r>
          </w:p>
        </w:tc>
        <w:tc>
          <w:tcPr>
            <w:tcW w:w="1371" w:type="dxa"/>
          </w:tcPr>
          <w:p w14:paraId="32737777" w14:textId="65F98762" w:rsidR="00B81C67" w:rsidRPr="00EF7C32" w:rsidRDefault="00B81C67" w:rsidP="00B81C6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12BACFB3" w14:textId="006A5A1F" w:rsidR="00B81C67" w:rsidRPr="00EF7C32" w:rsidRDefault="00B81C67" w:rsidP="00B81C6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61" w:type="dxa"/>
          </w:tcPr>
          <w:p w14:paraId="23BEB3BC" w14:textId="1CF7878E" w:rsidR="00B81C67" w:rsidRPr="00EF7C32" w:rsidRDefault="00B81C67" w:rsidP="00B81C6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DB6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98" w:type="dxa"/>
          </w:tcPr>
          <w:p w14:paraId="6602057E" w14:textId="06E5DA70" w:rsidR="00B81C67" w:rsidRPr="00EF7C32" w:rsidRDefault="00B81C67" w:rsidP="00B81C6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543" w:type="dxa"/>
          </w:tcPr>
          <w:p w14:paraId="76999693" w14:textId="66DFDB1A" w:rsidR="00B81C67" w:rsidRPr="00EF7C32" w:rsidRDefault="00B21BB5" w:rsidP="00B81C6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job_app</w:t>
            </w:r>
            <w:r w:rsidR="00A8137C">
              <w:rPr>
                <w:rFonts w:ascii="TH SarabunPSK" w:hAnsi="TH SarabunPSK" w:cs="TH SarabunPSK"/>
                <w:sz w:val="32"/>
                <w:szCs w:val="32"/>
              </w:rPr>
              <w:t>lication</w:t>
            </w:r>
            <w:proofErr w:type="spellEnd"/>
          </w:p>
        </w:tc>
      </w:tr>
      <w:tr w:rsidR="00B81C67" w14:paraId="131EFD43" w14:textId="77777777" w:rsidTr="00387EF9">
        <w:tc>
          <w:tcPr>
            <w:tcW w:w="1947" w:type="dxa"/>
          </w:tcPr>
          <w:p w14:paraId="76672338" w14:textId="61097E38" w:rsidR="00B81C67" w:rsidRPr="00EF7C32" w:rsidRDefault="00633181" w:rsidP="00B81C6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</w:t>
            </w:r>
            <w:r w:rsidR="006E28E1">
              <w:rPr>
                <w:rFonts w:ascii="TH SarabunPSK" w:hAnsi="TH SarabunPSK" w:cs="TH SarabunPSK"/>
                <w:sz w:val="32"/>
                <w:szCs w:val="32"/>
              </w:rPr>
              <w:t>ost_job</w:t>
            </w:r>
            <w:r w:rsidR="00B81C67" w:rsidRPr="00C21CE4">
              <w:rPr>
                <w:rFonts w:ascii="TH SarabunPSK" w:hAnsi="TH SarabunPSK" w:cs="TH SarabunPSK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454" w:type="dxa"/>
          </w:tcPr>
          <w:p w14:paraId="6DBF10E7" w14:textId="6D32C03D" w:rsidR="00B81C67" w:rsidRPr="00EF7C32" w:rsidRDefault="00B81C67" w:rsidP="00B81C6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BF43BA" w:rsidRPr="00BF43BA">
              <w:rPr>
                <w:rFonts w:ascii="TH SarabunPSK" w:hAnsi="TH SarabunPSK" w:cs="TH SarabunPSK"/>
                <w:sz w:val="32"/>
                <w:szCs w:val="32"/>
                <w:cs/>
              </w:rPr>
              <w:t>โพส</w:t>
            </w:r>
            <w:r w:rsidR="00BF43BA">
              <w:rPr>
                <w:rFonts w:ascii="TH SarabunPSK" w:hAnsi="TH SarabunPSK" w:cs="TH SarabunPSK" w:hint="cs"/>
                <w:sz w:val="32"/>
                <w:szCs w:val="32"/>
                <w:cs/>
              </w:rPr>
              <w:t>ต์</w:t>
            </w:r>
            <w:r w:rsidR="00BF43BA" w:rsidRPr="00BF43BA">
              <w:rPr>
                <w:rFonts w:ascii="TH SarabunPSK" w:hAnsi="TH SarabunPSK" w:cs="TH SarabunPSK"/>
                <w:sz w:val="32"/>
                <w:szCs w:val="32"/>
                <w:cs/>
              </w:rPr>
              <w:t>งาน</w:t>
            </w:r>
          </w:p>
        </w:tc>
        <w:tc>
          <w:tcPr>
            <w:tcW w:w="1371" w:type="dxa"/>
          </w:tcPr>
          <w:p w14:paraId="55F86DF8" w14:textId="11F2AC36" w:rsidR="00B81C67" w:rsidRPr="00EF7C32" w:rsidRDefault="00B81C67" w:rsidP="00B81C6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369FAD45" w14:textId="0164B59E" w:rsidR="00B81C67" w:rsidRPr="00EF7C32" w:rsidRDefault="00B81C67" w:rsidP="00B81C6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61" w:type="dxa"/>
          </w:tcPr>
          <w:p w14:paraId="26C6F24E" w14:textId="5F1822D5" w:rsidR="00B81C67" w:rsidRPr="00EF7C32" w:rsidRDefault="00B81C67" w:rsidP="00B81C6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DB6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98" w:type="dxa"/>
          </w:tcPr>
          <w:p w14:paraId="394A63B1" w14:textId="27CC788C" w:rsidR="00B81C67" w:rsidRPr="00EF7C32" w:rsidRDefault="00B81C67" w:rsidP="00B81C6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543" w:type="dxa"/>
          </w:tcPr>
          <w:p w14:paraId="75DF5078" w14:textId="0F8244E5" w:rsidR="00B81C67" w:rsidRPr="00EF7C32" w:rsidRDefault="002229C4" w:rsidP="00B81C6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</w:t>
            </w:r>
            <w:r w:rsidR="00457450">
              <w:rPr>
                <w:rFonts w:ascii="TH SarabunPSK" w:hAnsi="TH SarabunPSK" w:cs="TH SarabunPSK"/>
                <w:sz w:val="32"/>
                <w:szCs w:val="32"/>
              </w:rPr>
              <w:t>ost_job</w:t>
            </w:r>
            <w:proofErr w:type="spellEnd"/>
          </w:p>
        </w:tc>
      </w:tr>
      <w:tr w:rsidR="00B81C67" w14:paraId="68D85BB9" w14:textId="77777777" w:rsidTr="00387EF9">
        <w:tc>
          <w:tcPr>
            <w:tcW w:w="1947" w:type="dxa"/>
          </w:tcPr>
          <w:p w14:paraId="033DA452" w14:textId="5E19EA05" w:rsidR="00B81C67" w:rsidRPr="00EF7C32" w:rsidRDefault="001700AE" w:rsidP="00B81C6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student</w:t>
            </w:r>
            <w:r w:rsidR="00B81C67" w:rsidRPr="00AB60ED">
              <w:rPr>
                <w:rFonts w:ascii="TH SarabunPSK" w:hAnsi="TH SarabunPSK" w:cs="TH SarabunPSK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454" w:type="dxa"/>
          </w:tcPr>
          <w:p w14:paraId="6ED5808E" w14:textId="5C4D770B" w:rsidR="00B81C67" w:rsidRPr="00EF7C32" w:rsidRDefault="00B81C67" w:rsidP="00B81C6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816AC7">
              <w:rPr>
                <w:rFonts w:ascii="TH SarabunPSK" w:hAnsi="TH SarabunPSK" w:cs="TH SarabunPSK" w:hint="cs"/>
                <w:sz w:val="32"/>
                <w:szCs w:val="32"/>
                <w:cs/>
              </w:rPr>
              <w:t>นิสิต</w:t>
            </w:r>
          </w:p>
        </w:tc>
        <w:tc>
          <w:tcPr>
            <w:tcW w:w="1371" w:type="dxa"/>
          </w:tcPr>
          <w:p w14:paraId="0FB1AC38" w14:textId="59B3483B" w:rsidR="00B81C67" w:rsidRPr="00EF7C32" w:rsidRDefault="00EA2A12" w:rsidP="00B81C6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2E28A8A7" w14:textId="5749CB42" w:rsidR="00B81C67" w:rsidRPr="00EF7C32" w:rsidRDefault="00B81C67" w:rsidP="00B81C6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61" w:type="dxa"/>
          </w:tcPr>
          <w:p w14:paraId="68DACD02" w14:textId="3BFD33D3" w:rsidR="00B81C67" w:rsidRPr="00EF7C32" w:rsidRDefault="00B81C67" w:rsidP="00B81C6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1DB6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98" w:type="dxa"/>
          </w:tcPr>
          <w:p w14:paraId="2CF7A45D" w14:textId="34AD877F" w:rsidR="00B81C67" w:rsidRPr="00EF7C32" w:rsidRDefault="00B81C67" w:rsidP="00B81C6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543" w:type="dxa"/>
          </w:tcPr>
          <w:p w14:paraId="33694712" w14:textId="1399B35A" w:rsidR="00B81C67" w:rsidRPr="00EF7C32" w:rsidRDefault="002229C4" w:rsidP="00B81C6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</w:t>
            </w:r>
            <w:r w:rsidR="00633181">
              <w:rPr>
                <w:rFonts w:ascii="TH SarabunPSK" w:hAnsi="TH SarabunPSK" w:cs="TH SarabunPSK"/>
                <w:sz w:val="32"/>
                <w:szCs w:val="32"/>
              </w:rPr>
              <w:t>tude</w:t>
            </w:r>
            <w:r w:rsidR="00457450">
              <w:rPr>
                <w:rFonts w:ascii="TH SarabunPSK" w:hAnsi="TH SarabunPSK" w:cs="TH SarabunPSK"/>
                <w:sz w:val="32"/>
                <w:szCs w:val="32"/>
              </w:rPr>
              <w:t>nt</w:t>
            </w:r>
          </w:p>
        </w:tc>
      </w:tr>
      <w:tr w:rsidR="00387EF9" w14:paraId="5D697C9E" w14:textId="77777777" w:rsidTr="00387EF9">
        <w:tc>
          <w:tcPr>
            <w:tcW w:w="1947" w:type="dxa"/>
          </w:tcPr>
          <w:p w14:paraId="12CDDF41" w14:textId="09AEDE78" w:rsidR="00387EF9" w:rsidRDefault="00387EF9" w:rsidP="00387E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accept_status_id</w:t>
            </w:r>
            <w:proofErr w:type="spellEnd"/>
          </w:p>
        </w:tc>
        <w:tc>
          <w:tcPr>
            <w:tcW w:w="1454" w:type="dxa"/>
          </w:tcPr>
          <w:p w14:paraId="7EFA6FAA" w14:textId="149958BE" w:rsidR="00387EF9" w:rsidRDefault="00387EF9" w:rsidP="00387E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1537E">
              <w:rPr>
                <w:rFonts w:ascii="TH SarabunPSK" w:hAnsi="TH SarabunPSK" w:cs="TH SarabunPSK"/>
                <w:sz w:val="32"/>
                <w:szCs w:val="32"/>
                <w:cs/>
              </w:rPr>
              <w:t>รหัสสถานะการตอบรับใบสมัครงาน</w:t>
            </w:r>
          </w:p>
        </w:tc>
        <w:tc>
          <w:tcPr>
            <w:tcW w:w="1371" w:type="dxa"/>
          </w:tcPr>
          <w:p w14:paraId="689ACFA8" w14:textId="23274728" w:rsidR="00387EF9" w:rsidRDefault="00387EF9" w:rsidP="00387E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161D4676" w14:textId="397ADE36" w:rsidR="00387EF9" w:rsidRDefault="00EA2A12" w:rsidP="00387E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61" w:type="dxa"/>
          </w:tcPr>
          <w:p w14:paraId="7C24DBF4" w14:textId="1F134EE4" w:rsidR="00387EF9" w:rsidRPr="00611DB6" w:rsidRDefault="00387EF9" w:rsidP="00387E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98" w:type="dxa"/>
          </w:tcPr>
          <w:p w14:paraId="2D171D99" w14:textId="42C63979" w:rsidR="00387EF9" w:rsidRDefault="00387EF9" w:rsidP="00387E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543" w:type="dxa"/>
          </w:tcPr>
          <w:p w14:paraId="6AD73718" w14:textId="4997BD16" w:rsidR="00387EF9" w:rsidRDefault="00387EF9" w:rsidP="00387E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accept_status</w:t>
            </w:r>
            <w:proofErr w:type="spellEnd"/>
          </w:p>
        </w:tc>
      </w:tr>
      <w:tr w:rsidR="00387EF9" w14:paraId="641678A0" w14:textId="77777777" w:rsidTr="00387EF9">
        <w:tc>
          <w:tcPr>
            <w:tcW w:w="1947" w:type="dxa"/>
          </w:tcPr>
          <w:p w14:paraId="2A70C0CC" w14:textId="6720BA61" w:rsidR="00387EF9" w:rsidRDefault="00387EF9" w:rsidP="00387E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="00943F58">
              <w:rPr>
                <w:rFonts w:ascii="TH SarabunPSK" w:hAnsi="TH SarabunPSK" w:cs="TH SarabunPSK"/>
                <w:sz w:val="32"/>
                <w:szCs w:val="32"/>
              </w:rPr>
              <w:t>rea</w:t>
            </w:r>
            <w:r>
              <w:rPr>
                <w:rFonts w:ascii="TH SarabunPSK" w:hAnsi="TH SarabunPSK" w:cs="TH SarabunPSK"/>
                <w:sz w:val="32"/>
                <w:szCs w:val="32"/>
              </w:rPr>
              <w:t>ted_at</w:t>
            </w:r>
            <w:proofErr w:type="spellEnd"/>
          </w:p>
        </w:tc>
        <w:tc>
          <w:tcPr>
            <w:tcW w:w="1454" w:type="dxa"/>
          </w:tcPr>
          <w:p w14:paraId="42A126EE" w14:textId="558777C8" w:rsidR="00387EF9" w:rsidRPr="00B1537E" w:rsidRDefault="00387EF9" w:rsidP="00387E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43BFD">
              <w:rPr>
                <w:rFonts w:ascii="TH SarabunPSK" w:hAnsi="TH SarabunPSK" w:cs="TH SarabunPSK"/>
                <w:sz w:val="32"/>
                <w:szCs w:val="32"/>
                <w:cs/>
              </w:rPr>
              <w:t>วัน/เวลาที่อนุมัติใบสมัครงาน</w:t>
            </w:r>
          </w:p>
        </w:tc>
        <w:tc>
          <w:tcPr>
            <w:tcW w:w="1371" w:type="dxa"/>
          </w:tcPr>
          <w:p w14:paraId="3B5F439D" w14:textId="490B2A31" w:rsidR="00387EF9" w:rsidRDefault="00387EF9" w:rsidP="00387E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TIMESTAMP</w:t>
            </w:r>
          </w:p>
        </w:tc>
        <w:tc>
          <w:tcPr>
            <w:tcW w:w="1442" w:type="dxa"/>
          </w:tcPr>
          <w:p w14:paraId="4C5E8147" w14:textId="77777777" w:rsidR="00387EF9" w:rsidRDefault="00387EF9" w:rsidP="00387E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ปี/เดือน/วัน</w:t>
            </w:r>
          </w:p>
          <w:p w14:paraId="50B1BEFE" w14:textId="609254B6" w:rsidR="00387EF9" w:rsidRDefault="00387EF9" w:rsidP="00387E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ชั่วโมง/นาที/วินาที</w:t>
            </w:r>
          </w:p>
        </w:tc>
        <w:tc>
          <w:tcPr>
            <w:tcW w:w="661" w:type="dxa"/>
          </w:tcPr>
          <w:p w14:paraId="4DF8F1C3" w14:textId="68C8B4BD" w:rsidR="00387EF9" w:rsidRDefault="00387EF9" w:rsidP="00387E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98" w:type="dxa"/>
          </w:tcPr>
          <w:p w14:paraId="625F975C" w14:textId="6D385F8E" w:rsidR="00387EF9" w:rsidRDefault="009E1BC4" w:rsidP="00387E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543" w:type="dxa"/>
          </w:tcPr>
          <w:p w14:paraId="083E963E" w14:textId="26B6BAD5" w:rsidR="00387EF9" w:rsidRDefault="009E1BC4" w:rsidP="00387E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5548BF38" w14:textId="77777777" w:rsidR="00574594" w:rsidRDefault="00574594" w:rsidP="0035413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A601F0A" w14:textId="34A685F4" w:rsidR="006C0140" w:rsidRPr="00054A8A" w:rsidRDefault="00094109" w:rsidP="006C0140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1.9.</w:t>
      </w:r>
      <w:r w:rsidR="006C0140">
        <w:rPr>
          <w:rFonts w:ascii="TH SarabunPSK" w:hAnsi="TH SarabunPSK" w:cs="TH SarabunPSK"/>
          <w:b/>
          <w:bCs/>
          <w:sz w:val="32"/>
          <w:szCs w:val="32"/>
        </w:rPr>
        <w:t>1</w:t>
      </w:r>
      <w:r w:rsidR="00F02429">
        <w:rPr>
          <w:rFonts w:ascii="TH SarabunPSK" w:hAnsi="TH SarabunPSK" w:cs="TH SarabunPSK"/>
          <w:b/>
          <w:bCs/>
          <w:sz w:val="32"/>
          <w:szCs w:val="32"/>
        </w:rPr>
        <w:t>7</w:t>
      </w:r>
      <w:r w:rsidR="006C0140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="006C0140" w:rsidRPr="00054A8A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="00CE4D39">
        <w:rPr>
          <w:rFonts w:ascii="TH SarabunPSK" w:hAnsi="TH SarabunPSK" w:cs="TH SarabunPSK" w:hint="cs"/>
          <w:b/>
          <w:bCs/>
          <w:sz w:val="32"/>
          <w:szCs w:val="32"/>
          <w:cs/>
        </w:rPr>
        <w:t>รายชื่อนิสิตที่ได้รับการอนุมัติ</w:t>
      </w:r>
      <w:r w:rsidR="004049B6">
        <w:rPr>
          <w:rFonts w:ascii="TH SarabunPSK" w:hAnsi="TH SarabunPSK" w:cs="TH SarabunPSK" w:hint="cs"/>
          <w:b/>
          <w:bCs/>
          <w:sz w:val="32"/>
          <w:szCs w:val="32"/>
          <w:cs/>
        </w:rPr>
        <w:t>งาน</w:t>
      </w:r>
      <w:r w:rsidR="006C0140" w:rsidRPr="00054A8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proofErr w:type="spellStart"/>
      <w:r w:rsidR="006C0140" w:rsidRPr="00054A8A">
        <w:rPr>
          <w:rFonts w:ascii="TH SarabunPSK" w:hAnsi="TH SarabunPSK" w:cs="TH SarabunPSK"/>
          <w:b/>
          <w:bCs/>
          <w:sz w:val="32"/>
          <w:szCs w:val="32"/>
        </w:rPr>
        <w:t>accept</w:t>
      </w:r>
      <w:r w:rsidR="006C0140">
        <w:rPr>
          <w:rFonts w:ascii="TH SarabunPSK" w:hAnsi="TH SarabunPSK" w:cs="TH SarabunPSK"/>
          <w:b/>
          <w:bCs/>
          <w:sz w:val="32"/>
          <w:szCs w:val="32"/>
        </w:rPr>
        <w:t>ed</w:t>
      </w:r>
      <w:r w:rsidR="006C0140" w:rsidRPr="00054A8A">
        <w:rPr>
          <w:rFonts w:ascii="TH SarabunPSK" w:hAnsi="TH SarabunPSK" w:cs="TH SarabunPSK"/>
          <w:b/>
          <w:bCs/>
          <w:sz w:val="32"/>
          <w:szCs w:val="32"/>
        </w:rPr>
        <w:t>_st</w:t>
      </w:r>
      <w:r w:rsidR="006C0140">
        <w:rPr>
          <w:rFonts w:ascii="TH SarabunPSK" w:hAnsi="TH SarabunPSK" w:cs="TH SarabunPSK"/>
          <w:b/>
          <w:bCs/>
          <w:sz w:val="32"/>
          <w:szCs w:val="32"/>
        </w:rPr>
        <w:t>udent</w:t>
      </w:r>
      <w:proofErr w:type="spellEnd"/>
      <w:r w:rsidR="006C0140" w:rsidRPr="00054A8A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5838FD4E" w14:textId="77777777" w:rsidR="00094109" w:rsidRDefault="00094109" w:rsidP="006C0140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21567281" w14:textId="19034D8F" w:rsidR="00094109" w:rsidRPr="00054A8A" w:rsidRDefault="00094109" w:rsidP="00094109">
      <w:pPr>
        <w:rPr>
          <w:rFonts w:ascii="TH SarabunPSK" w:hAnsi="TH SarabunPSK" w:cs="TH SarabunPSK"/>
          <w:b/>
          <w:bCs/>
          <w:sz w:val="32"/>
          <w:szCs w:val="32"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18 </w:t>
      </w:r>
      <w:r w:rsidRPr="00054A8A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รายชื่อนิสิตที่ได้รับการอนุมัติงาน</w:t>
      </w:r>
      <w:r w:rsidRPr="00054A8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proofErr w:type="spellStart"/>
      <w:r w:rsidRPr="00054A8A">
        <w:rPr>
          <w:rFonts w:ascii="TH SarabunPSK" w:hAnsi="TH SarabunPSK" w:cs="TH SarabunPSK"/>
          <w:b/>
          <w:bCs/>
          <w:sz w:val="32"/>
          <w:szCs w:val="32"/>
        </w:rPr>
        <w:t>accept</w:t>
      </w:r>
      <w:r>
        <w:rPr>
          <w:rFonts w:ascii="TH SarabunPSK" w:hAnsi="TH SarabunPSK" w:cs="TH SarabunPSK"/>
          <w:b/>
          <w:bCs/>
          <w:sz w:val="32"/>
          <w:szCs w:val="32"/>
        </w:rPr>
        <w:t>ed</w:t>
      </w:r>
      <w:r w:rsidRPr="00054A8A">
        <w:rPr>
          <w:rFonts w:ascii="TH SarabunPSK" w:hAnsi="TH SarabunPSK" w:cs="TH SarabunPSK"/>
          <w:b/>
          <w:bCs/>
          <w:sz w:val="32"/>
          <w:szCs w:val="32"/>
        </w:rPr>
        <w:t>_st</w:t>
      </w:r>
      <w:r>
        <w:rPr>
          <w:rFonts w:ascii="TH SarabunPSK" w:hAnsi="TH SarabunPSK" w:cs="TH SarabunPSK"/>
          <w:b/>
          <w:bCs/>
          <w:sz w:val="32"/>
          <w:szCs w:val="32"/>
        </w:rPr>
        <w:t>udent</w:t>
      </w:r>
      <w:proofErr w:type="spellEnd"/>
      <w:r w:rsidRPr="00054A8A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1365"/>
        <w:gridCol w:w="1235"/>
        <w:gridCol w:w="1442"/>
        <w:gridCol w:w="638"/>
        <w:gridCol w:w="744"/>
        <w:gridCol w:w="1341"/>
      </w:tblGrid>
      <w:tr w:rsidR="006C0140" w14:paraId="1C8CF4CE" w14:textId="77777777">
        <w:tc>
          <w:tcPr>
            <w:tcW w:w="2022" w:type="dxa"/>
            <w:shd w:val="clear" w:color="auto" w:fill="BFBFBF" w:themeFill="background1" w:themeFillShade="BF"/>
          </w:tcPr>
          <w:p w14:paraId="3493B845" w14:textId="77777777" w:rsidR="006C0140" w:rsidRPr="007A194E" w:rsidRDefault="006C014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  <w:shd w:val="clear" w:color="auto" w:fill="BFBFBF" w:themeFill="background1" w:themeFillShade="BF"/>
          </w:tcPr>
          <w:p w14:paraId="22110FA7" w14:textId="77777777" w:rsidR="006C0140" w:rsidRPr="007A194E" w:rsidRDefault="006C014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18" w:type="dxa"/>
            <w:shd w:val="clear" w:color="auto" w:fill="BFBFBF" w:themeFill="background1" w:themeFillShade="BF"/>
          </w:tcPr>
          <w:p w14:paraId="03923251" w14:textId="77777777" w:rsidR="006C0140" w:rsidRPr="007A194E" w:rsidRDefault="006C014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442" w:type="dxa"/>
            <w:shd w:val="clear" w:color="auto" w:fill="BFBFBF" w:themeFill="background1" w:themeFillShade="BF"/>
          </w:tcPr>
          <w:p w14:paraId="1AA10D31" w14:textId="77777777" w:rsidR="006C0140" w:rsidRPr="007A194E" w:rsidRDefault="006C014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638" w:type="dxa"/>
            <w:shd w:val="clear" w:color="auto" w:fill="BFBFBF" w:themeFill="background1" w:themeFillShade="BF"/>
          </w:tcPr>
          <w:p w14:paraId="2F83DA62" w14:textId="77777777" w:rsidR="006C0140" w:rsidRPr="007A194E" w:rsidRDefault="006C014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836" w:type="dxa"/>
            <w:shd w:val="clear" w:color="auto" w:fill="BFBFBF" w:themeFill="background1" w:themeFillShade="BF"/>
          </w:tcPr>
          <w:p w14:paraId="705DA350" w14:textId="77777777" w:rsidR="006C0140" w:rsidRPr="007A194E" w:rsidRDefault="006C014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14:paraId="534F195D" w14:textId="77777777" w:rsidR="006C0140" w:rsidRPr="007A194E" w:rsidRDefault="006C014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6C0140" w14:paraId="0C104EFE" w14:textId="77777777">
        <w:tc>
          <w:tcPr>
            <w:tcW w:w="2022" w:type="dxa"/>
          </w:tcPr>
          <w:p w14:paraId="66984B84" w14:textId="1A6E11EC" w:rsidR="006C0140" w:rsidRPr="00EF7C32" w:rsidRDefault="006C014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77704">
              <w:rPr>
                <w:rFonts w:ascii="TH SarabunPSK" w:hAnsi="TH SarabunPSK" w:cs="TH SarabunPSK"/>
                <w:sz w:val="32"/>
                <w:szCs w:val="32"/>
              </w:rPr>
              <w:t>accept</w:t>
            </w:r>
            <w:r w:rsidR="00C9504D">
              <w:rPr>
                <w:rFonts w:ascii="TH SarabunPSK" w:hAnsi="TH SarabunPSK" w:cs="TH SarabunPSK"/>
                <w:sz w:val="32"/>
                <w:szCs w:val="32"/>
              </w:rPr>
              <w:t>ed</w:t>
            </w:r>
            <w:r w:rsidRPr="00377704">
              <w:rPr>
                <w:rFonts w:ascii="TH SarabunPSK" w:hAnsi="TH SarabunPSK" w:cs="TH SarabunPSK"/>
                <w:sz w:val="32"/>
                <w:szCs w:val="32"/>
              </w:rPr>
              <w:t>_st</w:t>
            </w:r>
            <w:r w:rsidR="00A73B58">
              <w:rPr>
                <w:rFonts w:ascii="TH SarabunPSK" w:hAnsi="TH SarabunPSK" w:cs="TH SarabunPSK"/>
                <w:sz w:val="32"/>
                <w:szCs w:val="32"/>
              </w:rPr>
              <w:t>udent</w:t>
            </w:r>
            <w:r>
              <w:rPr>
                <w:rFonts w:ascii="TH SarabunPSK" w:hAnsi="TH SarabunPSK" w:cs="TH SarabunPSK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365" w:type="dxa"/>
          </w:tcPr>
          <w:p w14:paraId="7B95E822" w14:textId="00D8729F" w:rsidR="006C0140" w:rsidRPr="00EF7C32" w:rsidRDefault="006C014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481FED" w:rsidRPr="00481FED">
              <w:rPr>
                <w:rFonts w:ascii="TH SarabunPSK" w:hAnsi="TH SarabunPSK" w:cs="TH SarabunPSK" w:hint="cs"/>
                <w:sz w:val="32"/>
                <w:szCs w:val="32"/>
                <w:cs/>
              </w:rPr>
              <w:t>นิสิตที่ได้รับการอนุมัติ</w:t>
            </w:r>
            <w:r w:rsidR="004049B6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</w:t>
            </w:r>
          </w:p>
        </w:tc>
        <w:tc>
          <w:tcPr>
            <w:tcW w:w="1318" w:type="dxa"/>
          </w:tcPr>
          <w:p w14:paraId="40F750BF" w14:textId="77777777" w:rsidR="006C0140" w:rsidRPr="00EF7C32" w:rsidRDefault="006C014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478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6AE1748B" w14:textId="77777777" w:rsidR="006C0140" w:rsidRPr="00EF7C32" w:rsidRDefault="006C014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38" w:type="dxa"/>
          </w:tcPr>
          <w:p w14:paraId="6640EB6F" w14:textId="77777777" w:rsidR="006C0140" w:rsidRPr="00EF7C32" w:rsidRDefault="006C014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E4F04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836" w:type="dxa"/>
          </w:tcPr>
          <w:p w14:paraId="6394F3BD" w14:textId="77777777" w:rsidR="006C0140" w:rsidRPr="00EF7C32" w:rsidRDefault="006C014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95" w:type="dxa"/>
          </w:tcPr>
          <w:p w14:paraId="64578182" w14:textId="592FFF2A" w:rsidR="006C0140" w:rsidRPr="00EF7C32" w:rsidRDefault="005F779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6C0140" w14:paraId="6176F6F2" w14:textId="77777777">
        <w:tc>
          <w:tcPr>
            <w:tcW w:w="2022" w:type="dxa"/>
          </w:tcPr>
          <w:p w14:paraId="68B315ED" w14:textId="2B62AC92" w:rsidR="006C0140" w:rsidRPr="00EF7C32" w:rsidRDefault="002572D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post_job_id</w:t>
            </w:r>
            <w:proofErr w:type="spellEnd"/>
          </w:p>
        </w:tc>
        <w:tc>
          <w:tcPr>
            <w:tcW w:w="1365" w:type="dxa"/>
          </w:tcPr>
          <w:p w14:paraId="395D1305" w14:textId="48FCCCB1" w:rsidR="006C0140" w:rsidRPr="00EF7C32" w:rsidRDefault="002B732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รหัสโพสต์งาน</w:t>
            </w:r>
          </w:p>
        </w:tc>
        <w:tc>
          <w:tcPr>
            <w:tcW w:w="1318" w:type="dxa"/>
          </w:tcPr>
          <w:p w14:paraId="42AF6C33" w14:textId="4E0EEEEA" w:rsidR="006C0140" w:rsidRPr="00EF7C32" w:rsidRDefault="003F63A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5ED6C202" w14:textId="75B1E2BD" w:rsidR="006C0140" w:rsidRPr="00EF7C32" w:rsidRDefault="00BB57F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38" w:type="dxa"/>
          </w:tcPr>
          <w:p w14:paraId="6FDDACA0" w14:textId="77777777" w:rsidR="006C0140" w:rsidRPr="00EF7C32" w:rsidRDefault="006C014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E4F04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836" w:type="dxa"/>
          </w:tcPr>
          <w:p w14:paraId="26347787" w14:textId="3B95391B" w:rsidR="006C0140" w:rsidRPr="00EF7C32" w:rsidRDefault="00C7040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95" w:type="dxa"/>
          </w:tcPr>
          <w:p w14:paraId="45DA4431" w14:textId="101FCF41" w:rsidR="006C0140" w:rsidRPr="00EF7C32" w:rsidRDefault="001E238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post_job</w:t>
            </w:r>
            <w:proofErr w:type="spellEnd"/>
          </w:p>
        </w:tc>
      </w:tr>
      <w:tr w:rsidR="002572D8" w14:paraId="5975E447" w14:textId="77777777">
        <w:tc>
          <w:tcPr>
            <w:tcW w:w="2022" w:type="dxa"/>
          </w:tcPr>
          <w:p w14:paraId="7631FFED" w14:textId="0CD54A44" w:rsidR="002572D8" w:rsidRDefault="00006A25" w:rsidP="002572D8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student_id</w:t>
            </w:r>
            <w:proofErr w:type="spellEnd"/>
          </w:p>
        </w:tc>
        <w:tc>
          <w:tcPr>
            <w:tcW w:w="1365" w:type="dxa"/>
          </w:tcPr>
          <w:p w14:paraId="7734250D" w14:textId="472C2F6A" w:rsidR="002572D8" w:rsidRDefault="002B7327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รหัสนิสิต</w:t>
            </w:r>
          </w:p>
        </w:tc>
        <w:tc>
          <w:tcPr>
            <w:tcW w:w="1318" w:type="dxa"/>
          </w:tcPr>
          <w:p w14:paraId="267E4A9A" w14:textId="1E489123" w:rsidR="002572D8" w:rsidRDefault="003F63A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5600B88E" w14:textId="41ADC22E" w:rsidR="002572D8" w:rsidRDefault="00FC637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38" w:type="dxa"/>
          </w:tcPr>
          <w:p w14:paraId="74B50BC8" w14:textId="4EB23CD6" w:rsidR="002572D8" w:rsidRPr="009E4F04" w:rsidRDefault="00C7040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836" w:type="dxa"/>
          </w:tcPr>
          <w:p w14:paraId="6091DC95" w14:textId="6AB28907" w:rsidR="002572D8" w:rsidRPr="00EF7C32" w:rsidRDefault="00C7040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95" w:type="dxa"/>
          </w:tcPr>
          <w:p w14:paraId="56C833BE" w14:textId="27310C5A" w:rsidR="002572D8" w:rsidRPr="00EF7C32" w:rsidRDefault="00C8719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student</w:t>
            </w:r>
          </w:p>
        </w:tc>
      </w:tr>
      <w:tr w:rsidR="00006A25" w14:paraId="03A3C068" w14:textId="77777777">
        <w:tc>
          <w:tcPr>
            <w:tcW w:w="2022" w:type="dxa"/>
          </w:tcPr>
          <w:p w14:paraId="0769B37C" w14:textId="237FD112" w:rsidR="00006A25" w:rsidRDefault="00006A25" w:rsidP="002572D8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salary</w:t>
            </w:r>
          </w:p>
        </w:tc>
        <w:tc>
          <w:tcPr>
            <w:tcW w:w="1365" w:type="dxa"/>
          </w:tcPr>
          <w:p w14:paraId="7D174032" w14:textId="05CB2410" w:rsidR="00006A25" w:rsidRDefault="00746FB9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ผลตอบแทน</w:t>
            </w:r>
          </w:p>
        </w:tc>
        <w:tc>
          <w:tcPr>
            <w:tcW w:w="1318" w:type="dxa"/>
          </w:tcPr>
          <w:p w14:paraId="0006C3CE" w14:textId="49DEEDC0" w:rsidR="00006A25" w:rsidRDefault="00006A2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1E92547C" w14:textId="78AD596F" w:rsidR="00006A25" w:rsidRDefault="00FC637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38" w:type="dxa"/>
          </w:tcPr>
          <w:p w14:paraId="6EBFD7B0" w14:textId="15AA2AD0" w:rsidR="00006A25" w:rsidRPr="009E4F04" w:rsidRDefault="00C7040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Yes</w:t>
            </w:r>
          </w:p>
        </w:tc>
        <w:tc>
          <w:tcPr>
            <w:tcW w:w="836" w:type="dxa"/>
          </w:tcPr>
          <w:p w14:paraId="50C25CB8" w14:textId="01D0DD99" w:rsidR="00006A25" w:rsidRPr="00EF7C32" w:rsidRDefault="005F779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395" w:type="dxa"/>
          </w:tcPr>
          <w:p w14:paraId="4B6BDA55" w14:textId="215CD7D5" w:rsidR="00006A25" w:rsidRPr="00EF7C32" w:rsidRDefault="005F779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12D95E65" w14:textId="5F471888" w:rsidR="00C13644" w:rsidRPr="00054A8A" w:rsidRDefault="00345365" w:rsidP="00054A8A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1.9.</w:t>
      </w:r>
      <w:r w:rsidR="00054A8A">
        <w:rPr>
          <w:rFonts w:ascii="TH SarabunPSK" w:hAnsi="TH SarabunPSK" w:cs="TH SarabunPSK"/>
          <w:b/>
          <w:bCs/>
          <w:sz w:val="32"/>
          <w:szCs w:val="32"/>
        </w:rPr>
        <w:t>1</w:t>
      </w:r>
      <w:r w:rsidR="00F02429">
        <w:rPr>
          <w:rFonts w:ascii="TH SarabunPSK" w:hAnsi="TH SarabunPSK" w:cs="TH SarabunPSK"/>
          <w:b/>
          <w:bCs/>
          <w:sz w:val="32"/>
          <w:szCs w:val="32"/>
        </w:rPr>
        <w:t>8</w:t>
      </w:r>
      <w:r w:rsidR="00054A8A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="00C13644" w:rsidRPr="00054A8A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="003811A2" w:rsidRPr="00054A8A">
        <w:rPr>
          <w:rFonts w:ascii="TH SarabunPSK" w:hAnsi="TH SarabunPSK" w:cs="TH SarabunPSK" w:hint="cs"/>
          <w:b/>
          <w:bCs/>
          <w:sz w:val="32"/>
          <w:szCs w:val="32"/>
          <w:cs/>
        </w:rPr>
        <w:t>สถานะการตอบรับใบสมัครงาน</w:t>
      </w:r>
      <w:r w:rsidR="00E04BD3" w:rsidRPr="00054A8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496114" w:rsidRPr="00054A8A">
        <w:rPr>
          <w:rFonts w:ascii="TH SarabunPSK" w:hAnsi="TH SarabunPSK" w:cs="TH SarabunPSK" w:hint="cs"/>
          <w:b/>
          <w:bCs/>
          <w:sz w:val="32"/>
          <w:szCs w:val="32"/>
          <w:cs/>
        </w:rPr>
        <w:t>(</w:t>
      </w:r>
      <w:proofErr w:type="spellStart"/>
      <w:r w:rsidR="003811A2" w:rsidRPr="00054A8A">
        <w:rPr>
          <w:rFonts w:ascii="TH SarabunPSK" w:hAnsi="TH SarabunPSK" w:cs="TH SarabunPSK"/>
          <w:b/>
          <w:bCs/>
          <w:sz w:val="32"/>
          <w:szCs w:val="32"/>
        </w:rPr>
        <w:t>accept_status</w:t>
      </w:r>
      <w:proofErr w:type="spellEnd"/>
      <w:r w:rsidR="00496114" w:rsidRPr="00054A8A">
        <w:rPr>
          <w:rFonts w:ascii="TH SarabunPSK" w:hAnsi="TH SarabunPSK" w:cs="TH SarabunPSK" w:hint="cs"/>
          <w:b/>
          <w:bCs/>
          <w:sz w:val="32"/>
          <w:szCs w:val="32"/>
        </w:rPr>
        <w:t>)</w:t>
      </w:r>
    </w:p>
    <w:p w14:paraId="2B91D4CB" w14:textId="77777777" w:rsidR="00345365" w:rsidRDefault="00345365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149D49E3" w14:textId="5A89C13B" w:rsidR="00345365" w:rsidRPr="00054A8A" w:rsidRDefault="00345365" w:rsidP="00345365">
      <w:pPr>
        <w:rPr>
          <w:rFonts w:ascii="TH SarabunPSK" w:hAnsi="TH SarabunPSK" w:cs="TH SarabunPSK"/>
          <w:b/>
          <w:bCs/>
          <w:sz w:val="32"/>
          <w:szCs w:val="32"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19 </w:t>
      </w:r>
      <w:r w:rsidRPr="00054A8A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ตารางสถานะการตอบรับใบสมัครงาน (</w:t>
      </w:r>
      <w:proofErr w:type="spellStart"/>
      <w:r w:rsidRPr="00054A8A">
        <w:rPr>
          <w:rFonts w:ascii="TH SarabunPSK" w:hAnsi="TH SarabunPSK" w:cs="TH SarabunPSK"/>
          <w:b/>
          <w:bCs/>
          <w:sz w:val="32"/>
          <w:szCs w:val="32"/>
        </w:rPr>
        <w:t>accept_status</w:t>
      </w:r>
      <w:proofErr w:type="spellEnd"/>
      <w:r w:rsidRPr="00054A8A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2"/>
        <w:gridCol w:w="1365"/>
        <w:gridCol w:w="1318"/>
        <w:gridCol w:w="1442"/>
        <w:gridCol w:w="638"/>
        <w:gridCol w:w="836"/>
        <w:gridCol w:w="1395"/>
      </w:tblGrid>
      <w:tr w:rsidR="00A02AA6" w14:paraId="6F5ACCA0" w14:textId="77777777" w:rsidTr="00EE45C9">
        <w:tc>
          <w:tcPr>
            <w:tcW w:w="2022" w:type="dxa"/>
            <w:shd w:val="clear" w:color="auto" w:fill="BFBFBF" w:themeFill="background1" w:themeFillShade="BF"/>
          </w:tcPr>
          <w:p w14:paraId="341E6E4B" w14:textId="77777777" w:rsidR="00A02AA6" w:rsidRPr="007A194E" w:rsidRDefault="00A02AA6" w:rsidP="00EF72A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  <w:shd w:val="clear" w:color="auto" w:fill="BFBFBF" w:themeFill="background1" w:themeFillShade="BF"/>
          </w:tcPr>
          <w:p w14:paraId="0E79F45D" w14:textId="77777777" w:rsidR="00A02AA6" w:rsidRPr="007A194E" w:rsidRDefault="00A02AA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18" w:type="dxa"/>
            <w:shd w:val="clear" w:color="auto" w:fill="BFBFBF" w:themeFill="background1" w:themeFillShade="BF"/>
          </w:tcPr>
          <w:p w14:paraId="77A04157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442" w:type="dxa"/>
            <w:shd w:val="clear" w:color="auto" w:fill="BFBFBF" w:themeFill="background1" w:themeFillShade="BF"/>
          </w:tcPr>
          <w:p w14:paraId="59F7913A" w14:textId="77777777" w:rsidR="00A02AA6" w:rsidRPr="007A194E" w:rsidRDefault="00A02AA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638" w:type="dxa"/>
            <w:shd w:val="clear" w:color="auto" w:fill="BFBFBF" w:themeFill="background1" w:themeFillShade="BF"/>
          </w:tcPr>
          <w:p w14:paraId="098B4A32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836" w:type="dxa"/>
            <w:shd w:val="clear" w:color="auto" w:fill="BFBFBF" w:themeFill="background1" w:themeFillShade="BF"/>
          </w:tcPr>
          <w:p w14:paraId="3FAA17C3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14:paraId="7B5E6522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CB3B80" w14:paraId="3686E4BF" w14:textId="77777777" w:rsidTr="00EE45C9">
        <w:tc>
          <w:tcPr>
            <w:tcW w:w="2022" w:type="dxa"/>
          </w:tcPr>
          <w:p w14:paraId="0968F8F6" w14:textId="1DF94B54" w:rsidR="00CB3B80" w:rsidRPr="00EF7C32" w:rsidRDefault="00377704" w:rsidP="00CB3B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77704">
              <w:rPr>
                <w:rFonts w:ascii="TH SarabunPSK" w:hAnsi="TH SarabunPSK" w:cs="TH SarabunPSK"/>
                <w:sz w:val="32"/>
                <w:szCs w:val="32"/>
              </w:rPr>
              <w:t>accept_status</w:t>
            </w:r>
            <w:r>
              <w:rPr>
                <w:rFonts w:ascii="TH SarabunPSK" w:hAnsi="TH SarabunPSK" w:cs="TH SarabunPSK"/>
                <w:sz w:val="32"/>
                <w:szCs w:val="32"/>
              </w:rPr>
              <w:t>_</w:t>
            </w:r>
            <w:r w:rsidR="00CB3B80">
              <w:rPr>
                <w:rFonts w:ascii="TH SarabunPSK" w:hAnsi="TH SarabunPSK" w:cs="TH SarabunPSK"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1365" w:type="dxa"/>
          </w:tcPr>
          <w:p w14:paraId="1B2398F6" w14:textId="7B5BE3DD" w:rsidR="00CB3B80" w:rsidRPr="00EF7C32" w:rsidRDefault="00CB3B80" w:rsidP="00CB3B8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454A37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สถานะการตอบรับ</w:t>
            </w:r>
            <w:r w:rsidR="0061199A">
              <w:rPr>
                <w:rFonts w:ascii="TH SarabunPSK" w:hAnsi="TH SarabunPSK" w:cs="TH SarabunPSK" w:hint="cs"/>
                <w:sz w:val="32"/>
                <w:szCs w:val="32"/>
                <w:cs/>
              </w:rPr>
              <w:t>ใบ</w:t>
            </w:r>
            <w:r w:rsidR="00454A37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สมัครงาน</w:t>
            </w:r>
          </w:p>
        </w:tc>
        <w:tc>
          <w:tcPr>
            <w:tcW w:w="1318" w:type="dxa"/>
          </w:tcPr>
          <w:p w14:paraId="3FAFD38F" w14:textId="0DBEEE34" w:rsidR="00CB3B80" w:rsidRPr="00EF7C32" w:rsidRDefault="00CB3B80" w:rsidP="00CB3B8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478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5753E5A5" w14:textId="13FA8879" w:rsidR="00CB3B80" w:rsidRPr="00EF7C32" w:rsidRDefault="00377704" w:rsidP="00CB3B8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38" w:type="dxa"/>
          </w:tcPr>
          <w:p w14:paraId="489DDCD5" w14:textId="4483995A" w:rsidR="00CB3B80" w:rsidRPr="00EF7C32" w:rsidRDefault="00CB3B80" w:rsidP="00CB3B8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E4F04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836" w:type="dxa"/>
          </w:tcPr>
          <w:p w14:paraId="6B2DB4D0" w14:textId="1CBCC73F" w:rsidR="00CB3B80" w:rsidRPr="00EF7C32" w:rsidRDefault="00CB3B80" w:rsidP="00CB3B8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95" w:type="dxa"/>
          </w:tcPr>
          <w:p w14:paraId="537E7CCF" w14:textId="614203F6" w:rsidR="00CB3B80" w:rsidRPr="00EF7C32" w:rsidRDefault="00CE3D5D" w:rsidP="00CB3B8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CB3B80" w14:paraId="4599E19A" w14:textId="77777777" w:rsidTr="00EE45C9">
        <w:tc>
          <w:tcPr>
            <w:tcW w:w="2022" w:type="dxa"/>
          </w:tcPr>
          <w:p w14:paraId="70023B2A" w14:textId="5ACA0C4B" w:rsidR="00CB3B80" w:rsidRPr="00EF7C32" w:rsidRDefault="00825E32" w:rsidP="00CB3B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</w:t>
            </w:r>
            <w:r w:rsidR="00EE45C9">
              <w:rPr>
                <w:rFonts w:ascii="TH SarabunPSK" w:hAnsi="TH SarabunPSK" w:cs="TH SarabunPSK"/>
                <w:sz w:val="32"/>
                <w:szCs w:val="32"/>
              </w:rPr>
              <w:t>cc</w:t>
            </w:r>
            <w:r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="00EE45C9">
              <w:rPr>
                <w:rFonts w:ascii="TH SarabunPSK" w:hAnsi="TH SarabunPSK" w:cs="TH SarabunPSK"/>
                <w:sz w:val="32"/>
                <w:szCs w:val="32"/>
              </w:rPr>
              <w:t>pt</w:t>
            </w:r>
            <w:r>
              <w:rPr>
                <w:rFonts w:ascii="TH SarabunPSK" w:hAnsi="TH SarabunPSK" w:cs="TH SarabunPSK"/>
                <w:sz w:val="32"/>
                <w:szCs w:val="32"/>
              </w:rPr>
              <w:t>_</w:t>
            </w:r>
            <w:r w:rsidR="0079093C">
              <w:rPr>
                <w:rFonts w:ascii="TH SarabunPSK" w:hAnsi="TH SarabunPSK" w:cs="TH SarabunPSK"/>
                <w:sz w:val="32"/>
                <w:szCs w:val="32"/>
              </w:rPr>
              <w:t>status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>_</w:t>
            </w:r>
            <w:r w:rsidR="0079093C">
              <w:rPr>
                <w:rFonts w:ascii="TH SarabunPSK" w:hAnsi="TH SarabunPSK" w:cs="TH SarabunPSK"/>
                <w:sz w:val="32"/>
                <w:szCs w:val="32"/>
              </w:rPr>
              <w:t xml:space="preserve"> name</w:t>
            </w:r>
          </w:p>
        </w:tc>
        <w:tc>
          <w:tcPr>
            <w:tcW w:w="1365" w:type="dxa"/>
          </w:tcPr>
          <w:p w14:paraId="20A4BAE9" w14:textId="62612A89" w:rsidR="00CB3B80" w:rsidRPr="00EF7C32" w:rsidRDefault="00454A37" w:rsidP="00CB3B8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ชื่อสถานะการตอบรับ</w:t>
            </w:r>
            <w:r w:rsidR="0061199A">
              <w:rPr>
                <w:rFonts w:ascii="TH SarabunPSK" w:hAnsi="TH SarabunPSK" w:cs="TH SarabunPSK" w:hint="cs"/>
                <w:sz w:val="32"/>
                <w:szCs w:val="32"/>
                <w:cs/>
              </w:rPr>
              <w:t>ใบ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สมัครงาน</w:t>
            </w:r>
          </w:p>
        </w:tc>
        <w:tc>
          <w:tcPr>
            <w:tcW w:w="1318" w:type="dxa"/>
          </w:tcPr>
          <w:p w14:paraId="6AA351D6" w14:textId="6E9F85EE" w:rsidR="00CB3B80" w:rsidRPr="00EF7C32" w:rsidRDefault="00825E32" w:rsidP="00CB3B8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ENUM</w:t>
            </w:r>
          </w:p>
        </w:tc>
        <w:tc>
          <w:tcPr>
            <w:tcW w:w="1442" w:type="dxa"/>
          </w:tcPr>
          <w:p w14:paraId="16876CBD" w14:textId="266003C7" w:rsidR="00CB3B80" w:rsidRPr="00EF7C32" w:rsidRDefault="006C7920" w:rsidP="00CB3B8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‘Acce</w:t>
            </w:r>
            <w:r w:rsidR="00EC1D41">
              <w:rPr>
                <w:rFonts w:ascii="TH SarabunPSK" w:hAnsi="TH SarabunPSK" w:cs="TH SarabunPSK"/>
                <w:sz w:val="32"/>
                <w:szCs w:val="32"/>
              </w:rPr>
              <w:t>pted</w:t>
            </w:r>
            <w:r>
              <w:rPr>
                <w:rFonts w:ascii="TH SarabunPSK" w:hAnsi="TH SarabunPSK" w:cs="TH SarabunPSK"/>
                <w:sz w:val="32"/>
                <w:szCs w:val="32"/>
              </w:rPr>
              <w:t>’</w:t>
            </w:r>
            <w:r w:rsidR="00EC1D41">
              <w:rPr>
                <w:rFonts w:ascii="TH SarabunPSK" w:hAnsi="TH SarabunPSK" w:cs="TH SarabunPSK"/>
                <w:sz w:val="32"/>
                <w:szCs w:val="32"/>
              </w:rPr>
              <w:t>, ‘Rejected</w:t>
            </w:r>
            <w:proofErr w:type="gramStart"/>
            <w:r w:rsidR="00EC1D41">
              <w:rPr>
                <w:rFonts w:ascii="TH SarabunPSK" w:hAnsi="TH SarabunPSK" w:cs="TH SarabunPSK"/>
                <w:sz w:val="32"/>
                <w:szCs w:val="32"/>
              </w:rPr>
              <w:t>’, ‘</w:t>
            </w:r>
            <w:proofErr w:type="gramEnd"/>
            <w:r w:rsidR="00EC1D41">
              <w:rPr>
                <w:rFonts w:ascii="TH SarabunPSK" w:hAnsi="TH SarabunPSK" w:cs="TH SarabunPSK"/>
                <w:sz w:val="32"/>
                <w:szCs w:val="32"/>
              </w:rPr>
              <w:t>Pen</w:t>
            </w:r>
            <w:r w:rsidR="003E191F">
              <w:rPr>
                <w:rFonts w:ascii="TH SarabunPSK" w:hAnsi="TH SarabunPSK" w:cs="TH SarabunPSK"/>
                <w:sz w:val="32"/>
                <w:szCs w:val="32"/>
              </w:rPr>
              <w:t>ding</w:t>
            </w:r>
            <w:r w:rsidR="00EC1D41">
              <w:rPr>
                <w:rFonts w:ascii="TH SarabunPSK" w:hAnsi="TH SarabunPSK" w:cs="TH SarabunPSK"/>
                <w:sz w:val="32"/>
                <w:szCs w:val="32"/>
              </w:rPr>
              <w:t>’</w:t>
            </w:r>
          </w:p>
        </w:tc>
        <w:tc>
          <w:tcPr>
            <w:tcW w:w="638" w:type="dxa"/>
          </w:tcPr>
          <w:p w14:paraId="64635B03" w14:textId="079EEBEA" w:rsidR="00CB3B80" w:rsidRPr="00EF7C32" w:rsidRDefault="00CB3B80" w:rsidP="00CB3B8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E4F04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836" w:type="dxa"/>
          </w:tcPr>
          <w:p w14:paraId="52A75F73" w14:textId="72DA20F0" w:rsidR="00CB3B80" w:rsidRPr="00EF7C32" w:rsidRDefault="00CE3D5D" w:rsidP="00CB3B8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395" w:type="dxa"/>
          </w:tcPr>
          <w:p w14:paraId="7A05A50D" w14:textId="718E1575" w:rsidR="00CB3B80" w:rsidRPr="00EF7C32" w:rsidRDefault="00CE3D5D" w:rsidP="00CB3B8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3CB962CA" w14:textId="77777777" w:rsidR="00574594" w:rsidRPr="00454A37" w:rsidRDefault="00574594" w:rsidP="00454A3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DF33C19" w14:textId="77777777" w:rsidR="003D75C2" w:rsidRDefault="003D75C2" w:rsidP="00454A3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29D53F2" w14:textId="77777777" w:rsidR="003D75C2" w:rsidRDefault="003D75C2" w:rsidP="00454A3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38D3AC8" w14:textId="77777777" w:rsidR="003D75C2" w:rsidRDefault="003D75C2" w:rsidP="00454A3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C3D8365" w14:textId="77777777" w:rsidR="003D75C2" w:rsidRDefault="003D75C2" w:rsidP="00454A3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78CAC96" w14:textId="77777777" w:rsidR="003D75C2" w:rsidRDefault="003D75C2" w:rsidP="00454A3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4D87BE5" w14:textId="77777777" w:rsidR="003D75C2" w:rsidRDefault="003D75C2" w:rsidP="00454A3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CBFAB99" w14:textId="77777777" w:rsidR="003D75C2" w:rsidRDefault="003D75C2" w:rsidP="00454A3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5504AB2" w14:textId="77777777" w:rsidR="003D75C2" w:rsidRDefault="003D75C2" w:rsidP="00454A3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1A3F0A9" w14:textId="77777777" w:rsidR="003D75C2" w:rsidRDefault="003D75C2" w:rsidP="00454A3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5896CF5" w14:textId="77777777" w:rsidR="003D75C2" w:rsidRDefault="003D75C2" w:rsidP="00454A3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BA5CFD2" w14:textId="77777777" w:rsidR="003D75C2" w:rsidRDefault="003D75C2" w:rsidP="00454A3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B43983A" w14:textId="77777777" w:rsidR="003D75C2" w:rsidRDefault="003D75C2" w:rsidP="00454A3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917555B" w14:textId="77777777" w:rsidR="003D75C2" w:rsidRDefault="003D75C2" w:rsidP="00454A3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8F5E17C" w14:textId="77777777" w:rsidR="003D75C2" w:rsidRDefault="003D75C2" w:rsidP="00454A3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2E9C92A" w14:textId="77777777" w:rsidR="003D75C2" w:rsidRDefault="003D75C2" w:rsidP="00454A3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522F40D" w14:textId="77777777" w:rsidR="003D75C2" w:rsidRDefault="003D75C2" w:rsidP="00454A3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218903E" w14:textId="77777777" w:rsidR="003D75C2" w:rsidRDefault="003D75C2" w:rsidP="00454A3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C2C351E" w14:textId="77777777" w:rsidR="003D75C2" w:rsidRDefault="003D75C2" w:rsidP="00454A3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7082C97" w14:textId="77777777" w:rsidR="003D75C2" w:rsidRDefault="003D75C2" w:rsidP="00454A3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F552AC6" w14:textId="77777777" w:rsidR="003D75C2" w:rsidRPr="00454A37" w:rsidRDefault="003D75C2" w:rsidP="00454A37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5569EE0E" w14:textId="6046B38B" w:rsidR="00356214" w:rsidRPr="00054A8A" w:rsidRDefault="00345365" w:rsidP="00054A8A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1.9.</w:t>
      </w:r>
      <w:r w:rsidR="00054A8A">
        <w:rPr>
          <w:rFonts w:ascii="TH SarabunPSK" w:hAnsi="TH SarabunPSK" w:cs="TH SarabunPSK"/>
          <w:b/>
          <w:bCs/>
          <w:sz w:val="32"/>
          <w:szCs w:val="32"/>
        </w:rPr>
        <w:t>1</w:t>
      </w:r>
      <w:r w:rsidR="00F02429">
        <w:rPr>
          <w:rFonts w:ascii="TH SarabunPSK" w:hAnsi="TH SarabunPSK" w:cs="TH SarabunPSK"/>
          <w:b/>
          <w:bCs/>
          <w:sz w:val="32"/>
          <w:szCs w:val="32"/>
        </w:rPr>
        <w:t>9</w:t>
      </w:r>
      <w:r w:rsidR="00054A8A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="00356214" w:rsidRPr="00054A8A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="00454A37" w:rsidRPr="00054A8A">
        <w:rPr>
          <w:rFonts w:ascii="TH SarabunPSK" w:hAnsi="TH SarabunPSK" w:cs="TH SarabunPSK" w:hint="cs"/>
          <w:b/>
          <w:bCs/>
          <w:sz w:val="32"/>
          <w:szCs w:val="32"/>
          <w:cs/>
        </w:rPr>
        <w:t>การแจ้งเตือน</w:t>
      </w:r>
      <w:r w:rsidR="009B47FC" w:rsidRPr="00054A8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r w:rsidR="00BD471B" w:rsidRPr="00054A8A">
        <w:rPr>
          <w:rFonts w:ascii="TH SarabunPSK" w:hAnsi="TH SarabunPSK" w:cs="TH SarabunPSK"/>
          <w:b/>
          <w:bCs/>
          <w:sz w:val="32"/>
          <w:szCs w:val="32"/>
        </w:rPr>
        <w:t>no</w:t>
      </w:r>
      <w:r w:rsidR="00540933" w:rsidRPr="00054A8A">
        <w:rPr>
          <w:rFonts w:ascii="TH SarabunPSK" w:hAnsi="TH SarabunPSK" w:cs="TH SarabunPSK"/>
          <w:b/>
          <w:bCs/>
          <w:sz w:val="32"/>
          <w:szCs w:val="32"/>
        </w:rPr>
        <w:t>tification</w:t>
      </w:r>
      <w:r w:rsidR="009B47FC" w:rsidRPr="00054A8A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475D8576" w14:textId="77777777" w:rsidR="00345365" w:rsidRDefault="00345365" w:rsidP="00054A8A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280EA86B" w14:textId="279617BF" w:rsidR="00345365" w:rsidRPr="00054A8A" w:rsidRDefault="00345365" w:rsidP="00345365">
      <w:pPr>
        <w:rPr>
          <w:rFonts w:ascii="TH SarabunPSK" w:hAnsi="TH SarabunPSK" w:cs="TH SarabunPSK"/>
          <w:b/>
          <w:bCs/>
          <w:sz w:val="32"/>
          <w:szCs w:val="32"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20 </w:t>
      </w:r>
      <w:r w:rsidRPr="00054A8A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ตารางการแจ้งเตือน (</w:t>
      </w:r>
      <w:r w:rsidRPr="00054A8A">
        <w:rPr>
          <w:rFonts w:ascii="TH SarabunPSK" w:hAnsi="TH SarabunPSK" w:cs="TH SarabunPSK"/>
          <w:b/>
          <w:bCs/>
          <w:sz w:val="32"/>
          <w:szCs w:val="32"/>
        </w:rPr>
        <w:t>notification</w:t>
      </w:r>
      <w:r w:rsidRPr="00054A8A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35"/>
        <w:gridCol w:w="1440"/>
        <w:gridCol w:w="1112"/>
        <w:gridCol w:w="2552"/>
        <w:gridCol w:w="638"/>
        <w:gridCol w:w="589"/>
        <w:gridCol w:w="1250"/>
      </w:tblGrid>
      <w:tr w:rsidR="000057C6" w14:paraId="58D72AB8" w14:textId="77777777" w:rsidTr="00312091">
        <w:tc>
          <w:tcPr>
            <w:tcW w:w="1435" w:type="dxa"/>
            <w:shd w:val="clear" w:color="auto" w:fill="BFBFBF" w:themeFill="background1" w:themeFillShade="BF"/>
          </w:tcPr>
          <w:p w14:paraId="4C7E5FD9" w14:textId="77777777" w:rsidR="00A02AA6" w:rsidRPr="007A194E" w:rsidRDefault="00A02AA6" w:rsidP="00EF72A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440" w:type="dxa"/>
            <w:shd w:val="clear" w:color="auto" w:fill="BFBFBF" w:themeFill="background1" w:themeFillShade="BF"/>
          </w:tcPr>
          <w:p w14:paraId="272FF082" w14:textId="77777777" w:rsidR="00A02AA6" w:rsidRPr="007A194E" w:rsidRDefault="00A02AA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112" w:type="dxa"/>
            <w:shd w:val="clear" w:color="auto" w:fill="BFBFBF" w:themeFill="background1" w:themeFillShade="BF"/>
          </w:tcPr>
          <w:p w14:paraId="752A7B8C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2552" w:type="dxa"/>
            <w:shd w:val="clear" w:color="auto" w:fill="BFBFBF" w:themeFill="background1" w:themeFillShade="BF"/>
          </w:tcPr>
          <w:p w14:paraId="79D29F45" w14:textId="77777777" w:rsidR="00A02AA6" w:rsidRPr="007A194E" w:rsidRDefault="00A02AA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638" w:type="dxa"/>
            <w:shd w:val="clear" w:color="auto" w:fill="BFBFBF" w:themeFill="background1" w:themeFillShade="BF"/>
          </w:tcPr>
          <w:p w14:paraId="20350C2F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589" w:type="dxa"/>
            <w:shd w:val="clear" w:color="auto" w:fill="BFBFBF" w:themeFill="background1" w:themeFillShade="BF"/>
          </w:tcPr>
          <w:p w14:paraId="2E213321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250" w:type="dxa"/>
            <w:shd w:val="clear" w:color="auto" w:fill="BFBFBF" w:themeFill="background1" w:themeFillShade="BF"/>
          </w:tcPr>
          <w:p w14:paraId="4AB33A7A" w14:textId="77777777" w:rsidR="00A02AA6" w:rsidRPr="007A194E" w:rsidRDefault="00A02AA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A02AA6" w14:paraId="6E7FC9C6" w14:textId="77777777" w:rsidTr="00312091">
        <w:tc>
          <w:tcPr>
            <w:tcW w:w="1435" w:type="dxa"/>
          </w:tcPr>
          <w:p w14:paraId="518EAADC" w14:textId="72DD6C99" w:rsidR="00A02AA6" w:rsidRPr="00EF7C32" w:rsidRDefault="0031209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12091">
              <w:rPr>
                <w:rFonts w:ascii="TH SarabunPSK" w:hAnsi="TH SarabunPSK" w:cs="TH SarabunPSK"/>
                <w:sz w:val="32"/>
                <w:szCs w:val="32"/>
              </w:rPr>
              <w:t>notification_id</w:t>
            </w:r>
            <w:proofErr w:type="spellEnd"/>
          </w:p>
        </w:tc>
        <w:tc>
          <w:tcPr>
            <w:tcW w:w="1440" w:type="dxa"/>
          </w:tcPr>
          <w:p w14:paraId="693DA7D7" w14:textId="0D4415FE" w:rsidR="00A02AA6" w:rsidRPr="00EF7C32" w:rsidRDefault="00433D3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AE0270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การแจ้งเตือน</w:t>
            </w:r>
          </w:p>
        </w:tc>
        <w:tc>
          <w:tcPr>
            <w:tcW w:w="1112" w:type="dxa"/>
          </w:tcPr>
          <w:p w14:paraId="7D5CCED9" w14:textId="3D725E53" w:rsidR="00A02AA6" w:rsidRPr="00EF7C32" w:rsidRDefault="001610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DF4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2552" w:type="dxa"/>
          </w:tcPr>
          <w:p w14:paraId="6C7862AD" w14:textId="05376462" w:rsidR="00A02AA6" w:rsidRPr="00EF7C32" w:rsidRDefault="00D715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38" w:type="dxa"/>
          </w:tcPr>
          <w:p w14:paraId="616E6CD3" w14:textId="173B9A95" w:rsidR="00A02AA6" w:rsidRPr="00EF7C32" w:rsidRDefault="001610E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89" w:type="dxa"/>
          </w:tcPr>
          <w:p w14:paraId="6451BCBB" w14:textId="7504B49E" w:rsidR="00A02AA6" w:rsidRPr="00EF7C32" w:rsidRDefault="00844CF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50" w:type="dxa"/>
          </w:tcPr>
          <w:p w14:paraId="2EC24939" w14:textId="4BCDCCFA" w:rsidR="00A02AA6" w:rsidRPr="00EF7C32" w:rsidRDefault="00D727E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A02AA6" w14:paraId="1B868B73" w14:textId="77777777" w:rsidTr="00312091">
        <w:tc>
          <w:tcPr>
            <w:tcW w:w="1435" w:type="dxa"/>
          </w:tcPr>
          <w:p w14:paraId="376CA85E" w14:textId="3A73E1E5" w:rsidR="00A02AA6" w:rsidRPr="00EF7C32" w:rsidRDefault="004A4B5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u</w:t>
            </w:r>
            <w:r w:rsidR="00744086">
              <w:rPr>
                <w:rFonts w:ascii="TH SarabunPSK" w:hAnsi="TH SarabunPSK" w:cs="TH SarabunPSK"/>
                <w:sz w:val="32"/>
                <w:szCs w:val="32"/>
              </w:rPr>
              <w:t>ser_id</w:t>
            </w:r>
            <w:proofErr w:type="spellEnd"/>
          </w:p>
        </w:tc>
        <w:tc>
          <w:tcPr>
            <w:tcW w:w="1440" w:type="dxa"/>
          </w:tcPr>
          <w:p w14:paraId="5E83E64E" w14:textId="619833A4" w:rsidR="00A02AA6" w:rsidRPr="00EF7C32" w:rsidRDefault="00AE027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112" w:type="dxa"/>
          </w:tcPr>
          <w:p w14:paraId="0527151B" w14:textId="36AD8C9D" w:rsidR="00A02AA6" w:rsidRPr="00312091" w:rsidRDefault="00312091">
            <w:pPr>
              <w:rPr>
                <w:rFonts w:ascii="TH SarabunPSK" w:hAnsi="TH SarabunPSK" w:cs="TH SarabunPSK"/>
                <w:vanish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>
              <w:rPr>
                <w:rFonts w:ascii="TH SarabunPSK" w:hAnsi="TH SarabunPSK" w:cs="TH SarabunPSK"/>
                <w:vanish/>
                <w:sz w:val="32"/>
                <w:szCs w:val="32"/>
              </w:rPr>
              <w:t>CHCcccc</w:t>
            </w:r>
          </w:p>
        </w:tc>
        <w:tc>
          <w:tcPr>
            <w:tcW w:w="2552" w:type="dxa"/>
          </w:tcPr>
          <w:p w14:paraId="47616D52" w14:textId="14C136C7" w:rsidR="00A02AA6" w:rsidRPr="00EF7C32" w:rsidRDefault="00D715B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005ECB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638" w:type="dxa"/>
          </w:tcPr>
          <w:p w14:paraId="7FABCBAF" w14:textId="5DBDDD0B" w:rsidR="00A02AA6" w:rsidRPr="00EF7C32" w:rsidRDefault="00D727E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89" w:type="dxa"/>
          </w:tcPr>
          <w:p w14:paraId="7CB2042A" w14:textId="1BC703BA" w:rsidR="00A02AA6" w:rsidRPr="00EF7C32" w:rsidRDefault="00062DA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</w:t>
            </w:r>
            <w:r w:rsidR="00FA5EAB">
              <w:rPr>
                <w:rFonts w:ascii="TH SarabunPSK" w:hAnsi="TH SarabunPSK" w:cs="TH SarabunPSK"/>
                <w:sz w:val="32"/>
                <w:szCs w:val="32"/>
              </w:rPr>
              <w:t>K</w:t>
            </w:r>
          </w:p>
        </w:tc>
        <w:tc>
          <w:tcPr>
            <w:tcW w:w="1250" w:type="dxa"/>
          </w:tcPr>
          <w:p w14:paraId="5456A862" w14:textId="30420838" w:rsidR="00A02AA6" w:rsidRPr="00EF7C32" w:rsidRDefault="00942B4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</w:t>
            </w:r>
          </w:p>
        </w:tc>
      </w:tr>
      <w:tr w:rsidR="00CA0CB3" w14:paraId="4519DCCC" w14:textId="77777777" w:rsidTr="00312091">
        <w:tc>
          <w:tcPr>
            <w:tcW w:w="1435" w:type="dxa"/>
          </w:tcPr>
          <w:p w14:paraId="0FC011C9" w14:textId="3FEEB234" w:rsidR="00CD72B3" w:rsidRDefault="004A4B53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role_id</w:t>
            </w:r>
            <w:proofErr w:type="spellEnd"/>
          </w:p>
        </w:tc>
        <w:tc>
          <w:tcPr>
            <w:tcW w:w="1440" w:type="dxa"/>
          </w:tcPr>
          <w:p w14:paraId="56770304" w14:textId="70CB492B" w:rsidR="00CD72B3" w:rsidRDefault="00AE0270" w:rsidP="00046A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รหัสบทบาท</w:t>
            </w:r>
          </w:p>
        </w:tc>
        <w:tc>
          <w:tcPr>
            <w:tcW w:w="1112" w:type="dxa"/>
          </w:tcPr>
          <w:p w14:paraId="2EBB96BB" w14:textId="1AA800AD" w:rsidR="00CD72B3" w:rsidRPr="00D715B7" w:rsidRDefault="00312091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="00005ECB">
              <w:rPr>
                <w:rFonts w:ascii="TH SarabunPSK" w:hAnsi="TH SarabunPSK" w:cs="TH SarabunPSK"/>
                <w:sz w:val="32"/>
                <w:szCs w:val="32"/>
              </w:rPr>
              <w:t>NT</w:t>
            </w:r>
          </w:p>
        </w:tc>
        <w:tc>
          <w:tcPr>
            <w:tcW w:w="2552" w:type="dxa"/>
          </w:tcPr>
          <w:p w14:paraId="6D925B73" w14:textId="1F4C5BAF" w:rsidR="00CD72B3" w:rsidRDefault="00312091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38" w:type="dxa"/>
          </w:tcPr>
          <w:p w14:paraId="22CB2A9D" w14:textId="36D95CE7" w:rsidR="00CD72B3" w:rsidRDefault="00D727E0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89" w:type="dxa"/>
          </w:tcPr>
          <w:p w14:paraId="672E88CC" w14:textId="21D7160B" w:rsidR="00CD72B3" w:rsidRDefault="00942B45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50" w:type="dxa"/>
          </w:tcPr>
          <w:p w14:paraId="7F42EA0C" w14:textId="42C3A8E1" w:rsidR="00CD72B3" w:rsidRPr="00EF7C32" w:rsidRDefault="00AE0270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role</w:t>
            </w:r>
          </w:p>
        </w:tc>
      </w:tr>
      <w:tr w:rsidR="00CA0CB3" w14:paraId="5B006843" w14:textId="77777777" w:rsidTr="00312091">
        <w:tc>
          <w:tcPr>
            <w:tcW w:w="1435" w:type="dxa"/>
          </w:tcPr>
          <w:p w14:paraId="3E28ECA3" w14:textId="77777777" w:rsidR="00073E54" w:rsidRDefault="004A4B53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event</w:t>
            </w:r>
          </w:p>
          <w:p w14:paraId="63021ABA" w14:textId="30BF839D" w:rsidR="004A4B53" w:rsidRDefault="004A4B53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_type</w:t>
            </w:r>
          </w:p>
        </w:tc>
        <w:tc>
          <w:tcPr>
            <w:tcW w:w="1440" w:type="dxa"/>
          </w:tcPr>
          <w:p w14:paraId="62C83479" w14:textId="639F132B" w:rsidR="004A4B53" w:rsidRDefault="00AE0270" w:rsidP="00046A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ประเภทการแจ้งเตือน</w:t>
            </w:r>
          </w:p>
        </w:tc>
        <w:tc>
          <w:tcPr>
            <w:tcW w:w="1112" w:type="dxa"/>
          </w:tcPr>
          <w:p w14:paraId="3591FD2B" w14:textId="620A9F73" w:rsidR="004A4B53" w:rsidRPr="00D715B7" w:rsidRDefault="00005ECB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ENUM</w:t>
            </w:r>
          </w:p>
        </w:tc>
        <w:tc>
          <w:tcPr>
            <w:tcW w:w="2552" w:type="dxa"/>
          </w:tcPr>
          <w:p w14:paraId="3CAA3416" w14:textId="67B37973" w:rsidR="004A4B53" w:rsidRDefault="00005ECB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‘</w:t>
            </w:r>
            <w:proofErr w:type="spellStart"/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job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_acc</w:t>
            </w:r>
            <w:r w:rsidR="007F77CE">
              <w:rPr>
                <w:rFonts w:ascii="TH SarabunPSK" w:hAnsi="TH SarabunPSK" w:cs="TH SarabunPSK"/>
                <w:sz w:val="32"/>
                <w:szCs w:val="32"/>
              </w:rPr>
              <w:t>epted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>’</w:t>
            </w:r>
            <w:r w:rsidR="008C7E99">
              <w:rPr>
                <w:rFonts w:ascii="TH SarabunPSK" w:hAnsi="TH SarabunPSK" w:cs="TH SarabunPSK"/>
                <w:sz w:val="32"/>
                <w:szCs w:val="32"/>
              </w:rPr>
              <w:t>, ‘</w:t>
            </w:r>
            <w:proofErr w:type="spellStart"/>
            <w:r w:rsidR="008C7E99">
              <w:rPr>
                <w:rFonts w:ascii="TH SarabunPSK" w:hAnsi="TH SarabunPSK" w:cs="TH SarabunPSK"/>
                <w:sz w:val="32"/>
                <w:szCs w:val="32"/>
              </w:rPr>
              <w:t>job_application</w:t>
            </w:r>
            <w:proofErr w:type="spellEnd"/>
            <w:r w:rsidR="008C7E99">
              <w:rPr>
                <w:rFonts w:ascii="TH SarabunPSK" w:hAnsi="TH SarabunPSK" w:cs="TH SarabunPSK"/>
                <w:sz w:val="32"/>
                <w:szCs w:val="32"/>
              </w:rPr>
              <w:t>’, ‘</w:t>
            </w:r>
            <w:proofErr w:type="spellStart"/>
            <w:r w:rsidR="008C7E99">
              <w:rPr>
                <w:rFonts w:ascii="TH SarabunPSK" w:hAnsi="TH SarabunPSK" w:cs="TH SarabunPSK"/>
                <w:sz w:val="32"/>
                <w:szCs w:val="32"/>
              </w:rPr>
              <w:t>post_ex</w:t>
            </w:r>
            <w:r w:rsidR="00D94C03">
              <w:rPr>
                <w:rFonts w:ascii="TH SarabunPSK" w:hAnsi="TH SarabunPSK" w:cs="TH SarabunPSK"/>
                <w:sz w:val="32"/>
                <w:szCs w:val="32"/>
              </w:rPr>
              <w:t>pire</w:t>
            </w:r>
            <w:proofErr w:type="spellEnd"/>
            <w:r w:rsidR="008C7E99">
              <w:rPr>
                <w:rFonts w:ascii="TH SarabunPSK" w:hAnsi="TH SarabunPSK" w:cs="TH SarabunPSK"/>
                <w:sz w:val="32"/>
                <w:szCs w:val="32"/>
              </w:rPr>
              <w:t>’</w:t>
            </w:r>
            <w:r w:rsidR="00D94C03">
              <w:rPr>
                <w:rFonts w:ascii="TH SarabunPSK" w:hAnsi="TH SarabunPSK" w:cs="TH SarabunPSK"/>
                <w:sz w:val="32"/>
                <w:szCs w:val="32"/>
              </w:rPr>
              <w:t>, ‘</w:t>
            </w:r>
            <w:r w:rsidR="00B65C04">
              <w:rPr>
                <w:rFonts w:ascii="TH SarabunPSK" w:hAnsi="TH SarabunPSK" w:cs="TH SarabunPSK"/>
                <w:sz w:val="32"/>
                <w:szCs w:val="32"/>
              </w:rPr>
              <w:t>report</w:t>
            </w:r>
            <w:r w:rsidR="00D94C03">
              <w:rPr>
                <w:rFonts w:ascii="TH SarabunPSK" w:hAnsi="TH SarabunPSK" w:cs="TH SarabunPSK"/>
                <w:sz w:val="32"/>
                <w:szCs w:val="32"/>
              </w:rPr>
              <w:t>’</w:t>
            </w:r>
            <w:r w:rsidR="00350CF4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="00ED4180">
              <w:rPr>
                <w:rFonts w:ascii="TH SarabunPSK" w:hAnsi="TH SarabunPSK" w:cs="TH SarabunPSK"/>
                <w:sz w:val="32"/>
                <w:szCs w:val="32"/>
              </w:rPr>
              <w:t>‘</w:t>
            </w:r>
            <w:proofErr w:type="spellStart"/>
            <w:r w:rsidR="008A1289">
              <w:rPr>
                <w:rFonts w:ascii="TH SarabunPSK" w:hAnsi="TH SarabunPSK" w:cs="TH SarabunPSK"/>
                <w:sz w:val="32"/>
                <w:szCs w:val="32"/>
              </w:rPr>
              <w:t>salary</w:t>
            </w:r>
            <w:r w:rsidR="00D64C84">
              <w:rPr>
                <w:rFonts w:ascii="TH SarabunPSK" w:hAnsi="TH SarabunPSK" w:cs="TH SarabunPSK"/>
                <w:sz w:val="32"/>
                <w:szCs w:val="32"/>
              </w:rPr>
              <w:t>_paid</w:t>
            </w:r>
            <w:proofErr w:type="spellEnd"/>
            <w:r w:rsidR="00ED4180">
              <w:rPr>
                <w:rFonts w:ascii="TH SarabunPSK" w:hAnsi="TH SarabunPSK" w:cs="TH SarabunPSK"/>
                <w:sz w:val="32"/>
                <w:szCs w:val="32"/>
              </w:rPr>
              <w:t>’</w:t>
            </w:r>
          </w:p>
        </w:tc>
        <w:tc>
          <w:tcPr>
            <w:tcW w:w="638" w:type="dxa"/>
          </w:tcPr>
          <w:p w14:paraId="689D052F" w14:textId="59A1BD66" w:rsidR="004A4B53" w:rsidRDefault="00B65C04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89" w:type="dxa"/>
          </w:tcPr>
          <w:p w14:paraId="6ADCCA11" w14:textId="1FC2DB6F" w:rsidR="004A4B53" w:rsidRDefault="00D727E0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50" w:type="dxa"/>
          </w:tcPr>
          <w:p w14:paraId="3340E0E4" w14:textId="313D8277" w:rsidR="004A4B53" w:rsidRPr="00EF7C32" w:rsidRDefault="00D727E0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CA0CB3" w14:paraId="245F7F16" w14:textId="77777777" w:rsidTr="00312091">
        <w:tc>
          <w:tcPr>
            <w:tcW w:w="1435" w:type="dxa"/>
          </w:tcPr>
          <w:p w14:paraId="7137E712" w14:textId="77777777" w:rsidR="00073E54" w:rsidRDefault="003B062A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="00F461B8">
              <w:rPr>
                <w:rFonts w:ascii="TH SarabunPSK" w:hAnsi="TH SarabunPSK" w:cs="TH SarabunPSK"/>
                <w:sz w:val="32"/>
                <w:szCs w:val="32"/>
              </w:rPr>
              <w:t>efer</w:t>
            </w:r>
            <w:r w:rsidR="008F0B55">
              <w:rPr>
                <w:rFonts w:ascii="TH SarabunPSK" w:hAnsi="TH SarabunPSK" w:cs="TH SarabunPSK"/>
                <w:sz w:val="32"/>
                <w:szCs w:val="32"/>
              </w:rPr>
              <w:t>ence</w:t>
            </w:r>
          </w:p>
          <w:p w14:paraId="2F0FD542" w14:textId="562F5760" w:rsidR="00AE0270" w:rsidRDefault="008F0B55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_table</w:t>
            </w:r>
          </w:p>
        </w:tc>
        <w:tc>
          <w:tcPr>
            <w:tcW w:w="1440" w:type="dxa"/>
          </w:tcPr>
          <w:p w14:paraId="0D751168" w14:textId="65BF7AD9" w:rsidR="00AE0270" w:rsidRDefault="00AE0270" w:rsidP="00046A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ตารางอ้างอิง</w:t>
            </w:r>
          </w:p>
        </w:tc>
        <w:tc>
          <w:tcPr>
            <w:tcW w:w="1112" w:type="dxa"/>
          </w:tcPr>
          <w:p w14:paraId="5F2980BF" w14:textId="637DE07C" w:rsidR="00AE0270" w:rsidRDefault="003B062A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ENUM</w:t>
            </w:r>
          </w:p>
        </w:tc>
        <w:tc>
          <w:tcPr>
            <w:tcW w:w="2552" w:type="dxa"/>
          </w:tcPr>
          <w:p w14:paraId="563D018B" w14:textId="4176D694" w:rsidR="00AE0270" w:rsidRDefault="00F840EC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‘</w:t>
            </w:r>
            <w:proofErr w:type="spellStart"/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proofErr w:type="gramEnd"/>
            <w:r>
              <w:rPr>
                <w:rFonts w:ascii="TH SarabunPSK" w:hAnsi="TH SarabunPSK" w:cs="TH SarabunPSK"/>
                <w:sz w:val="32"/>
                <w:szCs w:val="32"/>
              </w:rPr>
              <w:t>_</w:t>
            </w:r>
            <w:r w:rsidR="00CA0CB3">
              <w:rPr>
                <w:rFonts w:ascii="TH SarabunPSK" w:hAnsi="TH SarabunPSK" w:cs="TH SarabunPSK"/>
                <w:sz w:val="32"/>
                <w:szCs w:val="32"/>
              </w:rPr>
              <w:t>job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>’, ‘</w:t>
            </w:r>
            <w:proofErr w:type="spellStart"/>
            <w:r w:rsidR="00CA0CB3">
              <w:rPr>
                <w:rFonts w:ascii="TH SarabunPSK" w:hAnsi="TH SarabunPSK" w:cs="TH SarabunPSK"/>
                <w:sz w:val="32"/>
                <w:szCs w:val="32"/>
              </w:rPr>
              <w:t>accepte</w:t>
            </w:r>
            <w:r w:rsidR="008F6B03">
              <w:rPr>
                <w:rFonts w:ascii="TH SarabunPSK" w:hAnsi="TH SarabunPSK" w:cs="TH SarabunPSK"/>
                <w:sz w:val="32"/>
                <w:szCs w:val="32"/>
              </w:rPr>
              <w:t>d</w:t>
            </w:r>
            <w:r>
              <w:rPr>
                <w:rFonts w:ascii="TH SarabunPSK" w:hAnsi="TH SarabunPSK" w:cs="TH SarabunPSK"/>
                <w:sz w:val="32"/>
                <w:szCs w:val="32"/>
              </w:rPr>
              <w:t>_application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>’, ‘</w:t>
            </w:r>
            <w:proofErr w:type="spellStart"/>
            <w:r w:rsidR="000D6C07">
              <w:rPr>
                <w:rFonts w:ascii="TH SarabunPSK" w:hAnsi="TH SarabunPSK" w:cs="TH SarabunPSK"/>
                <w:sz w:val="32"/>
                <w:szCs w:val="32"/>
              </w:rPr>
              <w:t>job_application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>’, ‘report’</w:t>
            </w:r>
            <w:r w:rsidR="003522A1">
              <w:rPr>
                <w:rFonts w:ascii="TH SarabunPSK" w:hAnsi="TH SarabunPSK" w:cs="TH SarabunPSK"/>
                <w:sz w:val="32"/>
                <w:szCs w:val="32"/>
              </w:rPr>
              <w:t>, ‘</w:t>
            </w:r>
            <w:proofErr w:type="spellStart"/>
            <w:r w:rsidR="00CF27B0">
              <w:rPr>
                <w:rFonts w:ascii="TH SarabunPSK" w:hAnsi="TH SarabunPSK" w:cs="TH SarabunPSK"/>
                <w:sz w:val="32"/>
                <w:szCs w:val="32"/>
              </w:rPr>
              <w:t>accepted_student</w:t>
            </w:r>
            <w:proofErr w:type="spellEnd"/>
            <w:r w:rsidR="003522A1">
              <w:rPr>
                <w:rFonts w:ascii="TH SarabunPSK" w:hAnsi="TH SarabunPSK" w:cs="TH SarabunPSK"/>
                <w:sz w:val="32"/>
                <w:szCs w:val="32"/>
              </w:rPr>
              <w:t>’</w:t>
            </w:r>
          </w:p>
        </w:tc>
        <w:tc>
          <w:tcPr>
            <w:tcW w:w="638" w:type="dxa"/>
          </w:tcPr>
          <w:p w14:paraId="7D710962" w14:textId="1F7D47B3" w:rsidR="00AE0270" w:rsidRDefault="00ED47FB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89" w:type="dxa"/>
          </w:tcPr>
          <w:p w14:paraId="7481F746" w14:textId="116900C0" w:rsidR="00AE0270" w:rsidRDefault="00D727E0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50" w:type="dxa"/>
          </w:tcPr>
          <w:p w14:paraId="38F8303E" w14:textId="10D3CEE5" w:rsidR="00AE0270" w:rsidRPr="00EF7C32" w:rsidRDefault="00D727E0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CA0CB3" w14:paraId="36B9E6E2" w14:textId="77777777" w:rsidTr="00312091">
        <w:tc>
          <w:tcPr>
            <w:tcW w:w="1435" w:type="dxa"/>
          </w:tcPr>
          <w:p w14:paraId="47DAD238" w14:textId="77777777" w:rsidR="00073E54" w:rsidRDefault="003B062A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="008F0B55">
              <w:rPr>
                <w:rFonts w:ascii="TH SarabunPSK" w:hAnsi="TH SarabunPSK" w:cs="TH SarabunPSK"/>
                <w:sz w:val="32"/>
                <w:szCs w:val="32"/>
              </w:rPr>
              <w:t>eference</w:t>
            </w:r>
          </w:p>
          <w:p w14:paraId="11752C93" w14:textId="08A89EA5" w:rsidR="00AE0270" w:rsidRDefault="008F0B55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_id</w:t>
            </w:r>
          </w:p>
        </w:tc>
        <w:tc>
          <w:tcPr>
            <w:tcW w:w="1440" w:type="dxa"/>
          </w:tcPr>
          <w:p w14:paraId="573BCF74" w14:textId="0AEE1E6C" w:rsidR="00AE0270" w:rsidRDefault="00AE0270" w:rsidP="00046A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รหัสอ้างอิง</w:t>
            </w:r>
          </w:p>
        </w:tc>
        <w:tc>
          <w:tcPr>
            <w:tcW w:w="1112" w:type="dxa"/>
          </w:tcPr>
          <w:p w14:paraId="2C927CFE" w14:textId="5E9819E5" w:rsidR="00AE0270" w:rsidRDefault="003B062A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2552" w:type="dxa"/>
          </w:tcPr>
          <w:p w14:paraId="0AD1ECAD" w14:textId="1826BA53" w:rsidR="00AE0270" w:rsidRDefault="00C75E5C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38" w:type="dxa"/>
          </w:tcPr>
          <w:p w14:paraId="32715881" w14:textId="0901B2B1" w:rsidR="00AE0270" w:rsidRDefault="00ED47FB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89" w:type="dxa"/>
          </w:tcPr>
          <w:p w14:paraId="415D146C" w14:textId="066326B0" w:rsidR="00AE0270" w:rsidRDefault="002E779E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50" w:type="dxa"/>
          </w:tcPr>
          <w:p w14:paraId="2AE5389F" w14:textId="13B0B999" w:rsidR="00AE0270" w:rsidRPr="00EF7C32" w:rsidRDefault="002E779E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CA0CB3" w14:paraId="4515E8C6" w14:textId="77777777" w:rsidTr="00312091">
        <w:tc>
          <w:tcPr>
            <w:tcW w:w="1435" w:type="dxa"/>
          </w:tcPr>
          <w:p w14:paraId="387F3EE1" w14:textId="3CA70A19" w:rsidR="00AE0270" w:rsidRDefault="003B062A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</w:t>
            </w:r>
            <w:r w:rsidR="008F0B55">
              <w:rPr>
                <w:rFonts w:ascii="TH SarabunPSK" w:hAnsi="TH SarabunPSK" w:cs="TH SarabunPSK"/>
                <w:sz w:val="32"/>
                <w:szCs w:val="32"/>
              </w:rPr>
              <w:t>essage</w:t>
            </w:r>
          </w:p>
        </w:tc>
        <w:tc>
          <w:tcPr>
            <w:tcW w:w="1440" w:type="dxa"/>
          </w:tcPr>
          <w:p w14:paraId="049C20CC" w14:textId="797BC0BE" w:rsidR="00AE0270" w:rsidRDefault="00AE0270" w:rsidP="00046A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ข้อความแจ้งเตือน</w:t>
            </w:r>
          </w:p>
        </w:tc>
        <w:tc>
          <w:tcPr>
            <w:tcW w:w="1112" w:type="dxa"/>
          </w:tcPr>
          <w:p w14:paraId="74A2EA87" w14:textId="1BD48257" w:rsidR="00AE0270" w:rsidRDefault="003B062A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2552" w:type="dxa"/>
          </w:tcPr>
          <w:p w14:paraId="290C34A1" w14:textId="3C07E435" w:rsidR="00AE0270" w:rsidRDefault="00C75E5C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638" w:type="dxa"/>
          </w:tcPr>
          <w:p w14:paraId="544BDA6E" w14:textId="69EA2E9F" w:rsidR="00AE0270" w:rsidRDefault="00ED47FB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89" w:type="dxa"/>
          </w:tcPr>
          <w:p w14:paraId="7D0794E9" w14:textId="24CFF186" w:rsidR="00AE0270" w:rsidRDefault="002E779E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50" w:type="dxa"/>
          </w:tcPr>
          <w:p w14:paraId="26E89E84" w14:textId="58717560" w:rsidR="00AE0270" w:rsidRPr="00EF7C32" w:rsidRDefault="002E779E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CA0CB3" w14:paraId="385B0A75" w14:textId="77777777" w:rsidTr="00312091">
        <w:tc>
          <w:tcPr>
            <w:tcW w:w="1435" w:type="dxa"/>
          </w:tcPr>
          <w:p w14:paraId="00DCF48E" w14:textId="76B70A03" w:rsidR="00AE0270" w:rsidRDefault="003B062A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status</w:t>
            </w:r>
          </w:p>
        </w:tc>
        <w:tc>
          <w:tcPr>
            <w:tcW w:w="1440" w:type="dxa"/>
          </w:tcPr>
          <w:p w14:paraId="379E8BBB" w14:textId="6B6B9B3F" w:rsidR="00AE0270" w:rsidRDefault="00ED7285" w:rsidP="00046A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สถานะแจ้ง</w:t>
            </w:r>
            <w:r w:rsidR="00660A24">
              <w:rPr>
                <w:rFonts w:ascii="TH SarabunPSK" w:hAnsi="TH SarabunPSK" w:cs="TH SarabunPSK" w:hint="cs"/>
                <w:sz w:val="32"/>
                <w:szCs w:val="32"/>
                <w:cs/>
              </w:rPr>
              <w:t>เตือน</w:t>
            </w:r>
          </w:p>
        </w:tc>
        <w:tc>
          <w:tcPr>
            <w:tcW w:w="1112" w:type="dxa"/>
          </w:tcPr>
          <w:p w14:paraId="58635BDA" w14:textId="2947A46F" w:rsidR="00AE0270" w:rsidRDefault="003B062A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ENUM</w:t>
            </w:r>
          </w:p>
        </w:tc>
        <w:tc>
          <w:tcPr>
            <w:tcW w:w="2552" w:type="dxa"/>
          </w:tcPr>
          <w:p w14:paraId="76C7941B" w14:textId="11313029" w:rsidR="00AE0270" w:rsidRDefault="007E43A8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‘</w:t>
            </w:r>
            <w:r w:rsidR="00C75E5C">
              <w:rPr>
                <w:rFonts w:ascii="TH SarabunPSK" w:hAnsi="TH SarabunPSK" w:cs="TH SarabunPSK"/>
                <w:sz w:val="32"/>
                <w:szCs w:val="32"/>
              </w:rPr>
              <w:t>unread</w:t>
            </w:r>
            <w:r>
              <w:rPr>
                <w:rFonts w:ascii="TH SarabunPSK" w:hAnsi="TH SarabunPSK" w:cs="TH SarabunPSK"/>
                <w:sz w:val="32"/>
                <w:szCs w:val="32"/>
              </w:rPr>
              <w:t>’</w:t>
            </w:r>
            <w:r w:rsidR="00C75E5C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>
              <w:rPr>
                <w:rFonts w:ascii="TH SarabunPSK" w:hAnsi="TH SarabunPSK" w:cs="TH SarabunPSK"/>
                <w:sz w:val="32"/>
                <w:szCs w:val="32"/>
              </w:rPr>
              <w:t>‘</w:t>
            </w:r>
            <w:r w:rsidR="00C75E5C">
              <w:rPr>
                <w:rFonts w:ascii="TH SarabunPSK" w:hAnsi="TH SarabunPSK" w:cs="TH SarabunPSK"/>
                <w:sz w:val="32"/>
                <w:szCs w:val="32"/>
              </w:rPr>
              <w:t>read</w:t>
            </w:r>
            <w:r>
              <w:rPr>
                <w:rFonts w:ascii="TH SarabunPSK" w:hAnsi="TH SarabunPSK" w:cs="TH SarabunPSK"/>
                <w:sz w:val="32"/>
                <w:szCs w:val="32"/>
              </w:rPr>
              <w:t>’</w:t>
            </w:r>
          </w:p>
        </w:tc>
        <w:tc>
          <w:tcPr>
            <w:tcW w:w="638" w:type="dxa"/>
          </w:tcPr>
          <w:p w14:paraId="6189CECF" w14:textId="49CA87AB" w:rsidR="00AE0270" w:rsidRDefault="00ED47FB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89" w:type="dxa"/>
          </w:tcPr>
          <w:p w14:paraId="7ECFD6E7" w14:textId="1DCB4C8D" w:rsidR="00AE0270" w:rsidRDefault="002E779E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50" w:type="dxa"/>
          </w:tcPr>
          <w:p w14:paraId="067457DA" w14:textId="0947AD2D" w:rsidR="00AE0270" w:rsidRPr="00EF7C32" w:rsidRDefault="002E779E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CA0CB3" w14:paraId="06614857" w14:textId="77777777" w:rsidTr="00312091">
        <w:tc>
          <w:tcPr>
            <w:tcW w:w="1435" w:type="dxa"/>
          </w:tcPr>
          <w:p w14:paraId="6EB0FFD2" w14:textId="72AEE973" w:rsidR="00660A24" w:rsidRDefault="003B062A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440" w:type="dxa"/>
          </w:tcPr>
          <w:p w14:paraId="17531C05" w14:textId="615976CA" w:rsidR="00660A24" w:rsidRDefault="00660A24" w:rsidP="00046A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วัน/เวลาที่แจ้งเตือน</w:t>
            </w:r>
          </w:p>
        </w:tc>
        <w:tc>
          <w:tcPr>
            <w:tcW w:w="1112" w:type="dxa"/>
          </w:tcPr>
          <w:p w14:paraId="6A66A1B0" w14:textId="3951CEE7" w:rsidR="00660A24" w:rsidRDefault="003B062A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TIMESTA</w:t>
            </w:r>
            <w:r w:rsidR="00C75E5C">
              <w:rPr>
                <w:rFonts w:ascii="TH SarabunPSK" w:hAnsi="TH SarabunPSK" w:cs="TH SarabunPSK"/>
                <w:sz w:val="32"/>
                <w:szCs w:val="32"/>
              </w:rPr>
              <w:t>M</w:t>
            </w:r>
            <w:r>
              <w:rPr>
                <w:rFonts w:ascii="TH SarabunPSK" w:hAnsi="TH SarabunPSK" w:cs="TH SarabunPSK"/>
                <w:sz w:val="32"/>
                <w:szCs w:val="32"/>
              </w:rPr>
              <w:t>P</w:t>
            </w:r>
          </w:p>
        </w:tc>
        <w:tc>
          <w:tcPr>
            <w:tcW w:w="2552" w:type="dxa"/>
          </w:tcPr>
          <w:p w14:paraId="7F5BCDF0" w14:textId="77777777" w:rsidR="00C87F07" w:rsidRDefault="00C87F07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ปี/เดือน/วัน</w:t>
            </w:r>
          </w:p>
          <w:p w14:paraId="7E55CDC7" w14:textId="7FF8612D" w:rsidR="00660A24" w:rsidRDefault="00C87F07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ชั่วโมง/นาที/วินาที</w:t>
            </w:r>
          </w:p>
        </w:tc>
        <w:tc>
          <w:tcPr>
            <w:tcW w:w="638" w:type="dxa"/>
          </w:tcPr>
          <w:p w14:paraId="3CC43A43" w14:textId="5A6F3E74" w:rsidR="00660A24" w:rsidRDefault="00ED47FB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89" w:type="dxa"/>
          </w:tcPr>
          <w:p w14:paraId="4EFBF6A1" w14:textId="1B446F5A" w:rsidR="00660A24" w:rsidRDefault="002E779E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50" w:type="dxa"/>
          </w:tcPr>
          <w:p w14:paraId="3331539C" w14:textId="2B709707" w:rsidR="00660A24" w:rsidRPr="00EF7C32" w:rsidRDefault="002E779E" w:rsidP="00046AD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4ABC27E3" w14:textId="77777777" w:rsidR="002C23D6" w:rsidRDefault="002C23D6" w:rsidP="009D2D4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DF3F627" w14:textId="77777777" w:rsidR="003D75C2" w:rsidRDefault="003D75C2" w:rsidP="009D2D4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2CCCA22" w14:textId="77777777" w:rsidR="003D75C2" w:rsidRDefault="003D75C2" w:rsidP="009D2D4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13E7255" w14:textId="77777777" w:rsidR="003D75C2" w:rsidRDefault="003D75C2" w:rsidP="009D2D4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FA1DEC5" w14:textId="77777777" w:rsidR="003D75C2" w:rsidRDefault="003D75C2" w:rsidP="009D2D4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B6A6608" w14:textId="77777777" w:rsidR="003D75C2" w:rsidRDefault="003D75C2" w:rsidP="009D2D4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46DB157" w14:textId="77777777" w:rsidR="003D75C2" w:rsidRDefault="003D75C2" w:rsidP="009D2D4E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2A639AFF" w14:textId="76F51119" w:rsidR="005D616B" w:rsidRPr="00095026" w:rsidRDefault="001D3531" w:rsidP="00095026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1.9.</w:t>
      </w:r>
      <w:r w:rsidR="00F02429">
        <w:rPr>
          <w:rFonts w:ascii="TH SarabunPSK" w:hAnsi="TH SarabunPSK" w:cs="TH SarabunPSK"/>
          <w:b/>
          <w:bCs/>
          <w:sz w:val="32"/>
          <w:szCs w:val="32"/>
        </w:rPr>
        <w:t>20</w:t>
      </w:r>
      <w:r w:rsidR="00095026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="005D616B" w:rsidRPr="00095026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="00FE68A5">
        <w:rPr>
          <w:rFonts w:ascii="TH SarabunPSK" w:hAnsi="TH SarabunPSK" w:cs="TH SarabunPSK" w:hint="cs"/>
          <w:b/>
          <w:bCs/>
          <w:sz w:val="32"/>
          <w:szCs w:val="32"/>
          <w:cs/>
        </w:rPr>
        <w:t>รายละเอียดการปิดรับสมัครงาน</w:t>
      </w:r>
      <w:r w:rsidR="005D616B" w:rsidRPr="0009502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proofErr w:type="spellStart"/>
      <w:r w:rsidR="00095026" w:rsidRPr="003B21F3">
        <w:rPr>
          <w:rFonts w:ascii="TH SarabunPSK" w:hAnsi="TH SarabunPSK" w:cs="TH SarabunPSK"/>
          <w:b/>
          <w:bCs/>
          <w:sz w:val="32"/>
          <w:szCs w:val="32"/>
        </w:rPr>
        <w:t>close_detail</w:t>
      </w:r>
      <w:proofErr w:type="spellEnd"/>
      <w:r w:rsidR="005D616B" w:rsidRPr="00095026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2F2DBE85" w14:textId="77777777" w:rsidR="001D3531" w:rsidRDefault="001D3531" w:rsidP="00095026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70A69105" w14:textId="7AC91F0A" w:rsidR="001D3531" w:rsidRPr="00095026" w:rsidRDefault="001D3531" w:rsidP="001D3531">
      <w:pPr>
        <w:rPr>
          <w:rFonts w:ascii="TH SarabunPSK" w:hAnsi="TH SarabunPSK" w:cs="TH SarabunPSK"/>
          <w:b/>
          <w:bCs/>
          <w:sz w:val="32"/>
          <w:szCs w:val="32"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21 </w:t>
      </w:r>
      <w:r w:rsidRPr="00095026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รายละเอียดการปิดรับสมัครงาน</w:t>
      </w:r>
      <w:r w:rsidRPr="0009502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proofErr w:type="spellStart"/>
      <w:r w:rsidRPr="003B21F3">
        <w:rPr>
          <w:rFonts w:ascii="TH SarabunPSK" w:hAnsi="TH SarabunPSK" w:cs="TH SarabunPSK"/>
          <w:b/>
          <w:bCs/>
          <w:sz w:val="32"/>
          <w:szCs w:val="32"/>
        </w:rPr>
        <w:t>close_detail</w:t>
      </w:r>
      <w:proofErr w:type="spellEnd"/>
      <w:r w:rsidRPr="00095026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0"/>
        <w:gridCol w:w="1365"/>
        <w:gridCol w:w="1321"/>
        <w:gridCol w:w="1795"/>
        <w:gridCol w:w="654"/>
        <w:gridCol w:w="590"/>
        <w:gridCol w:w="1251"/>
      </w:tblGrid>
      <w:tr w:rsidR="005D616B" w14:paraId="04178505" w14:textId="77777777" w:rsidTr="00C7532A">
        <w:tc>
          <w:tcPr>
            <w:tcW w:w="1860" w:type="dxa"/>
            <w:shd w:val="clear" w:color="auto" w:fill="BFBFBF" w:themeFill="background1" w:themeFillShade="BF"/>
          </w:tcPr>
          <w:p w14:paraId="4A3DE1CF" w14:textId="77777777" w:rsidR="005D616B" w:rsidRPr="007A194E" w:rsidRDefault="005D616B" w:rsidP="00C753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  <w:shd w:val="clear" w:color="auto" w:fill="BFBFBF" w:themeFill="background1" w:themeFillShade="BF"/>
          </w:tcPr>
          <w:p w14:paraId="430C8C61" w14:textId="77777777" w:rsidR="005D616B" w:rsidRPr="007A194E" w:rsidRDefault="005D616B" w:rsidP="00C753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90" w:type="dxa"/>
            <w:shd w:val="clear" w:color="auto" w:fill="BFBFBF" w:themeFill="background1" w:themeFillShade="BF"/>
          </w:tcPr>
          <w:p w14:paraId="53723855" w14:textId="77777777" w:rsidR="005D616B" w:rsidRPr="007A194E" w:rsidRDefault="005D616B" w:rsidP="00C753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901" w:type="dxa"/>
            <w:shd w:val="clear" w:color="auto" w:fill="BFBFBF" w:themeFill="background1" w:themeFillShade="BF"/>
          </w:tcPr>
          <w:p w14:paraId="5FE7FF93" w14:textId="77777777" w:rsidR="005D616B" w:rsidRPr="007A194E" w:rsidRDefault="005D616B" w:rsidP="00C753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659" w:type="dxa"/>
            <w:shd w:val="clear" w:color="auto" w:fill="BFBFBF" w:themeFill="background1" w:themeFillShade="BF"/>
          </w:tcPr>
          <w:p w14:paraId="62449D6A" w14:textId="77777777" w:rsidR="005D616B" w:rsidRPr="007A194E" w:rsidRDefault="005D616B" w:rsidP="00C753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590" w:type="dxa"/>
            <w:shd w:val="clear" w:color="auto" w:fill="BFBFBF" w:themeFill="background1" w:themeFillShade="BF"/>
          </w:tcPr>
          <w:p w14:paraId="7D57E4BD" w14:textId="77777777" w:rsidR="005D616B" w:rsidRPr="007A194E" w:rsidRDefault="005D616B" w:rsidP="00C753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251" w:type="dxa"/>
            <w:shd w:val="clear" w:color="auto" w:fill="BFBFBF" w:themeFill="background1" w:themeFillShade="BF"/>
          </w:tcPr>
          <w:p w14:paraId="2FEF22D1" w14:textId="77777777" w:rsidR="005D616B" w:rsidRPr="007A194E" w:rsidRDefault="005D616B" w:rsidP="00C753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5D616B" w14:paraId="23364AB7" w14:textId="77777777" w:rsidTr="00C7532A">
        <w:tc>
          <w:tcPr>
            <w:tcW w:w="1860" w:type="dxa"/>
          </w:tcPr>
          <w:p w14:paraId="1556C32C" w14:textId="08A15432" w:rsidR="005D616B" w:rsidRPr="00EF7C32" w:rsidRDefault="003920CF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920CF">
              <w:rPr>
                <w:rFonts w:ascii="TH SarabunPSK" w:hAnsi="TH SarabunPSK" w:cs="TH SarabunPSK"/>
                <w:sz w:val="32"/>
                <w:szCs w:val="32"/>
              </w:rPr>
              <w:t>close_detail</w:t>
            </w:r>
            <w:r w:rsidR="005D616B" w:rsidRPr="00973F73">
              <w:rPr>
                <w:rFonts w:ascii="TH SarabunPSK" w:hAnsi="TH SarabunPSK" w:cs="TH SarabunPSK"/>
                <w:sz w:val="32"/>
                <w:szCs w:val="32"/>
              </w:rPr>
              <w:t>_</w:t>
            </w:r>
            <w:r w:rsidR="005D616B">
              <w:rPr>
                <w:rFonts w:ascii="TH SarabunPSK" w:hAnsi="TH SarabunPSK" w:cs="TH SarabunPSK"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1365" w:type="dxa"/>
          </w:tcPr>
          <w:p w14:paraId="3C8A24DC" w14:textId="664ECAD1" w:rsidR="005D616B" w:rsidRPr="007C1EE9" w:rsidRDefault="005D616B" w:rsidP="00C7532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C1EE9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รหัส</w:t>
            </w:r>
            <w:r w:rsidR="003920CF" w:rsidRPr="007C1EE9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รายละเอียด</w:t>
            </w:r>
            <w:r w:rsidR="007C1EE9" w:rsidRPr="007C1EE9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การปิดรับสมัครงาน</w:t>
            </w:r>
          </w:p>
        </w:tc>
        <w:tc>
          <w:tcPr>
            <w:tcW w:w="1390" w:type="dxa"/>
          </w:tcPr>
          <w:p w14:paraId="1AB4D667" w14:textId="77777777" w:rsidR="005D616B" w:rsidRPr="00EF7C32" w:rsidRDefault="005D616B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901" w:type="dxa"/>
          </w:tcPr>
          <w:p w14:paraId="2691F606" w14:textId="77777777" w:rsidR="005D616B" w:rsidRPr="00EF7C32" w:rsidRDefault="005D616B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59" w:type="dxa"/>
          </w:tcPr>
          <w:p w14:paraId="48981E65" w14:textId="77777777" w:rsidR="005D616B" w:rsidRPr="00EF7C32" w:rsidRDefault="005D616B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63CB8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90" w:type="dxa"/>
          </w:tcPr>
          <w:p w14:paraId="0ED2D6D8" w14:textId="77777777" w:rsidR="005D616B" w:rsidRPr="00EF7C32" w:rsidRDefault="005D616B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51" w:type="dxa"/>
          </w:tcPr>
          <w:p w14:paraId="4988E141" w14:textId="45F68714" w:rsidR="005D616B" w:rsidRPr="00EF7C32" w:rsidRDefault="00321CEB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5D616B" w14:paraId="3C055291" w14:textId="77777777" w:rsidTr="00C7532A">
        <w:tc>
          <w:tcPr>
            <w:tcW w:w="1860" w:type="dxa"/>
          </w:tcPr>
          <w:p w14:paraId="74DD089F" w14:textId="1D3993F5" w:rsidR="005D616B" w:rsidRPr="00EF7C32" w:rsidRDefault="007C1EE9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C1EE9">
              <w:rPr>
                <w:rFonts w:ascii="TH SarabunPSK" w:hAnsi="TH SarabunPSK" w:cs="TH SarabunPSK"/>
                <w:sz w:val="32"/>
                <w:szCs w:val="32"/>
              </w:rPr>
              <w:t>close_detail</w:t>
            </w:r>
            <w:r w:rsidR="005D616B">
              <w:rPr>
                <w:rFonts w:ascii="TH SarabunPSK" w:hAnsi="TH SarabunPSK" w:cs="TH SarabunPSK"/>
                <w:sz w:val="32"/>
                <w:szCs w:val="32"/>
              </w:rPr>
              <w:t>_name</w:t>
            </w:r>
            <w:proofErr w:type="spellEnd"/>
          </w:p>
        </w:tc>
        <w:tc>
          <w:tcPr>
            <w:tcW w:w="1365" w:type="dxa"/>
          </w:tcPr>
          <w:p w14:paraId="5EA0BA2A" w14:textId="6042CAAC" w:rsidR="005D616B" w:rsidRPr="00EF7C32" w:rsidRDefault="005D616B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57B2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ชื่อ</w:t>
            </w:r>
            <w:r w:rsidR="007C1EE9" w:rsidRPr="007C1EE9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รายละเอียดการปิดรับสมัครงาน</w:t>
            </w:r>
          </w:p>
        </w:tc>
        <w:tc>
          <w:tcPr>
            <w:tcW w:w="1390" w:type="dxa"/>
          </w:tcPr>
          <w:p w14:paraId="5712C794" w14:textId="6F7F6FA2" w:rsidR="005D616B" w:rsidRPr="00EF7C32" w:rsidRDefault="007C1EE9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901" w:type="dxa"/>
          </w:tcPr>
          <w:p w14:paraId="067F6F4E" w14:textId="4494DE2B" w:rsidR="005D616B" w:rsidRPr="00EF7C32" w:rsidRDefault="00D2416D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659" w:type="dxa"/>
          </w:tcPr>
          <w:p w14:paraId="61DDC472" w14:textId="77777777" w:rsidR="005D616B" w:rsidRPr="00EF7C32" w:rsidRDefault="005D616B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63CB8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90" w:type="dxa"/>
          </w:tcPr>
          <w:p w14:paraId="13C643B3" w14:textId="0A9EC65F" w:rsidR="005D616B" w:rsidRPr="00EF7C32" w:rsidRDefault="00321CEB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51" w:type="dxa"/>
          </w:tcPr>
          <w:p w14:paraId="381FEE4A" w14:textId="30AC8226" w:rsidR="005D616B" w:rsidRPr="00EF7C32" w:rsidRDefault="00321CEB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7816E074" w14:textId="77777777" w:rsidR="0021794B" w:rsidRDefault="0021794B" w:rsidP="000A71DB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683BD2C6" w14:textId="09AE2B2E" w:rsidR="000A71DB" w:rsidRPr="00095026" w:rsidRDefault="001D3531" w:rsidP="000A71DB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1.9.</w:t>
      </w:r>
      <w:r w:rsidR="00F02429">
        <w:rPr>
          <w:rFonts w:ascii="TH SarabunPSK" w:hAnsi="TH SarabunPSK" w:cs="TH SarabunPSK"/>
          <w:b/>
          <w:bCs/>
          <w:sz w:val="32"/>
          <w:szCs w:val="32"/>
        </w:rPr>
        <w:t>21</w:t>
      </w:r>
      <w:r w:rsidR="000A71DB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="000A71DB" w:rsidRPr="00095026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="000A71DB">
        <w:rPr>
          <w:rFonts w:ascii="TH SarabunPSK" w:hAnsi="TH SarabunPSK" w:cs="TH SarabunPSK" w:hint="cs"/>
          <w:b/>
          <w:bCs/>
          <w:sz w:val="32"/>
          <w:szCs w:val="32"/>
          <w:cs/>
        </w:rPr>
        <w:t>งาน</w:t>
      </w:r>
      <w:r w:rsidR="008F379A">
        <w:rPr>
          <w:rFonts w:ascii="TH SarabunPSK" w:hAnsi="TH SarabunPSK" w:cs="TH SarabunPSK" w:hint="cs"/>
          <w:b/>
          <w:bCs/>
          <w:sz w:val="32"/>
          <w:szCs w:val="32"/>
          <w:cs/>
        </w:rPr>
        <w:t>ที่</w:t>
      </w:r>
      <w:r w:rsidR="000A71DB">
        <w:rPr>
          <w:rFonts w:ascii="TH SarabunPSK" w:hAnsi="TH SarabunPSK" w:cs="TH SarabunPSK" w:hint="cs"/>
          <w:b/>
          <w:bCs/>
          <w:sz w:val="32"/>
          <w:szCs w:val="32"/>
          <w:cs/>
        </w:rPr>
        <w:t>ปิดรับสมัคร</w:t>
      </w:r>
      <w:r w:rsidR="000A71DB" w:rsidRPr="0009502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proofErr w:type="spellStart"/>
      <w:r w:rsidR="000A71DB" w:rsidRPr="00095026">
        <w:rPr>
          <w:rFonts w:ascii="TH SarabunPSK" w:hAnsi="TH SarabunPSK" w:cs="TH SarabunPSK"/>
          <w:b/>
          <w:bCs/>
          <w:sz w:val="32"/>
          <w:szCs w:val="32"/>
        </w:rPr>
        <w:t>close_</w:t>
      </w:r>
      <w:r w:rsidR="003B21F3">
        <w:rPr>
          <w:rFonts w:ascii="TH SarabunPSK" w:hAnsi="TH SarabunPSK" w:cs="TH SarabunPSK"/>
          <w:b/>
          <w:bCs/>
          <w:sz w:val="32"/>
          <w:szCs w:val="32"/>
        </w:rPr>
        <w:t>job</w:t>
      </w:r>
      <w:proofErr w:type="spellEnd"/>
      <w:r w:rsidR="000A71DB" w:rsidRPr="00095026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6E6B9397" w14:textId="77777777" w:rsidR="001D3531" w:rsidRDefault="001D3531" w:rsidP="000A71DB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1CE80DA2" w14:textId="24898F91" w:rsidR="001D3531" w:rsidRPr="00095026" w:rsidRDefault="001D3531" w:rsidP="001D3531">
      <w:pPr>
        <w:rPr>
          <w:rFonts w:ascii="TH SarabunPSK" w:hAnsi="TH SarabunPSK" w:cs="TH SarabunPSK"/>
          <w:b/>
          <w:bCs/>
          <w:sz w:val="32"/>
          <w:szCs w:val="32"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22 </w:t>
      </w:r>
      <w:r w:rsidRPr="00095026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Pr="001D3531">
        <w:rPr>
          <w:rFonts w:ascii="TH SarabunPSK" w:hAnsi="TH SarabunPSK" w:cs="TH SarabunPSK" w:hint="cs"/>
          <w:b/>
          <w:bCs/>
          <w:sz w:val="32"/>
          <w:szCs w:val="32"/>
          <w:cs/>
        </w:rPr>
        <w:t>งานที่ปิดรับสมัคร</w:t>
      </w:r>
      <w:r w:rsidRPr="001D3531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proofErr w:type="spellStart"/>
      <w:r w:rsidRPr="001D3531">
        <w:rPr>
          <w:rFonts w:ascii="TH SarabunPSK" w:hAnsi="TH SarabunPSK" w:cs="TH SarabunPSK"/>
          <w:b/>
          <w:bCs/>
          <w:sz w:val="32"/>
          <w:szCs w:val="32"/>
        </w:rPr>
        <w:t>close_job</w:t>
      </w:r>
      <w:proofErr w:type="spellEnd"/>
      <w:r w:rsidRPr="001D3531">
        <w:rPr>
          <w:rFonts w:ascii="TH SarabunPSK" w:hAnsi="TH SarabunPSK" w:cs="TH SarabunPSK"/>
          <w:b/>
          <w:bCs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6"/>
        <w:gridCol w:w="1365"/>
        <w:gridCol w:w="1378"/>
        <w:gridCol w:w="1822"/>
        <w:gridCol w:w="655"/>
        <w:gridCol w:w="590"/>
        <w:gridCol w:w="1380"/>
      </w:tblGrid>
      <w:tr w:rsidR="006D68E2" w14:paraId="74822DF1" w14:textId="77777777" w:rsidTr="00C7532A">
        <w:tc>
          <w:tcPr>
            <w:tcW w:w="1860" w:type="dxa"/>
            <w:shd w:val="clear" w:color="auto" w:fill="BFBFBF" w:themeFill="background1" w:themeFillShade="BF"/>
          </w:tcPr>
          <w:p w14:paraId="5A11D4F0" w14:textId="77777777" w:rsidR="000A71DB" w:rsidRPr="007A194E" w:rsidRDefault="000A71DB" w:rsidP="00C753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  <w:shd w:val="clear" w:color="auto" w:fill="BFBFBF" w:themeFill="background1" w:themeFillShade="BF"/>
          </w:tcPr>
          <w:p w14:paraId="7922E150" w14:textId="77777777" w:rsidR="000A71DB" w:rsidRPr="007A194E" w:rsidRDefault="000A71DB" w:rsidP="00C753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90" w:type="dxa"/>
            <w:shd w:val="clear" w:color="auto" w:fill="BFBFBF" w:themeFill="background1" w:themeFillShade="BF"/>
          </w:tcPr>
          <w:p w14:paraId="4A2AAA01" w14:textId="77777777" w:rsidR="000A71DB" w:rsidRPr="007A194E" w:rsidRDefault="000A71DB" w:rsidP="00C753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901" w:type="dxa"/>
            <w:shd w:val="clear" w:color="auto" w:fill="BFBFBF" w:themeFill="background1" w:themeFillShade="BF"/>
          </w:tcPr>
          <w:p w14:paraId="61C8D096" w14:textId="77777777" w:rsidR="000A71DB" w:rsidRPr="007A194E" w:rsidRDefault="000A71DB" w:rsidP="00C753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659" w:type="dxa"/>
            <w:shd w:val="clear" w:color="auto" w:fill="BFBFBF" w:themeFill="background1" w:themeFillShade="BF"/>
          </w:tcPr>
          <w:p w14:paraId="6FF6FDBB" w14:textId="77777777" w:rsidR="000A71DB" w:rsidRPr="007A194E" w:rsidRDefault="000A71DB" w:rsidP="00C753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590" w:type="dxa"/>
            <w:shd w:val="clear" w:color="auto" w:fill="BFBFBF" w:themeFill="background1" w:themeFillShade="BF"/>
          </w:tcPr>
          <w:p w14:paraId="7170D6B5" w14:textId="77777777" w:rsidR="000A71DB" w:rsidRPr="007A194E" w:rsidRDefault="000A71DB" w:rsidP="00C753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251" w:type="dxa"/>
            <w:shd w:val="clear" w:color="auto" w:fill="BFBFBF" w:themeFill="background1" w:themeFillShade="BF"/>
          </w:tcPr>
          <w:p w14:paraId="10E9CDA0" w14:textId="77777777" w:rsidR="000A71DB" w:rsidRPr="007A194E" w:rsidRDefault="000A71DB" w:rsidP="00C753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6D68E2" w14:paraId="76D2A233" w14:textId="77777777" w:rsidTr="00C7532A">
        <w:tc>
          <w:tcPr>
            <w:tcW w:w="1860" w:type="dxa"/>
          </w:tcPr>
          <w:p w14:paraId="412966F2" w14:textId="4547AB6B" w:rsidR="000A71DB" w:rsidRPr="00EF7C32" w:rsidRDefault="003B21F3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B21F3">
              <w:rPr>
                <w:rFonts w:ascii="TH SarabunPSK" w:hAnsi="TH SarabunPSK" w:cs="TH SarabunPSK"/>
                <w:sz w:val="32"/>
                <w:szCs w:val="32"/>
              </w:rPr>
              <w:t>close_job_id</w:t>
            </w:r>
            <w:proofErr w:type="spellEnd"/>
          </w:p>
        </w:tc>
        <w:tc>
          <w:tcPr>
            <w:tcW w:w="1365" w:type="dxa"/>
          </w:tcPr>
          <w:p w14:paraId="6C5F1712" w14:textId="41C8F0F6" w:rsidR="000A71DB" w:rsidRPr="007C1EE9" w:rsidRDefault="000A71DB" w:rsidP="00C7532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C1EE9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รหัส</w:t>
            </w:r>
            <w:r w:rsidR="007F751D" w:rsidRPr="007F751D">
              <w:rPr>
                <w:rStyle w:val="oypena"/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งานที่ปิดรับสมัคร</w:t>
            </w:r>
          </w:p>
        </w:tc>
        <w:tc>
          <w:tcPr>
            <w:tcW w:w="1390" w:type="dxa"/>
          </w:tcPr>
          <w:p w14:paraId="1705007B" w14:textId="77777777" w:rsidR="000A71DB" w:rsidRPr="00EF7C32" w:rsidRDefault="000A71DB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901" w:type="dxa"/>
          </w:tcPr>
          <w:p w14:paraId="35F03ABD" w14:textId="77777777" w:rsidR="000A71DB" w:rsidRPr="00EF7C32" w:rsidRDefault="000A71DB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59" w:type="dxa"/>
          </w:tcPr>
          <w:p w14:paraId="5C0A2625" w14:textId="77777777" w:rsidR="000A71DB" w:rsidRPr="00EF7C32" w:rsidRDefault="000A71DB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63CB8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90" w:type="dxa"/>
          </w:tcPr>
          <w:p w14:paraId="0C665035" w14:textId="77777777" w:rsidR="000A71DB" w:rsidRPr="00EF7C32" w:rsidRDefault="000A71DB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51" w:type="dxa"/>
          </w:tcPr>
          <w:p w14:paraId="4C1FB0E8" w14:textId="31725EBD" w:rsidR="000A71DB" w:rsidRPr="00EF7C32" w:rsidRDefault="00C633BE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6D68E2" w14:paraId="7191600B" w14:textId="77777777" w:rsidTr="00C7532A">
        <w:tc>
          <w:tcPr>
            <w:tcW w:w="1860" w:type="dxa"/>
          </w:tcPr>
          <w:p w14:paraId="09A56A47" w14:textId="6987FE30" w:rsidR="000A71DB" w:rsidRPr="00EF7C32" w:rsidRDefault="00EC185F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</w:t>
            </w:r>
            <w:r w:rsidR="00D537F5" w:rsidRPr="00D537F5">
              <w:rPr>
                <w:rFonts w:ascii="TH SarabunPSK" w:hAnsi="TH SarabunPSK" w:cs="TH SarabunPSK"/>
                <w:sz w:val="32"/>
                <w:szCs w:val="32"/>
              </w:rPr>
              <w:t>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_job_</w:t>
            </w:r>
            <w:r w:rsidR="00D537F5" w:rsidRPr="00D537F5">
              <w:rPr>
                <w:rFonts w:ascii="TH SarabunPSK" w:hAnsi="TH SarabunPSK" w:cs="TH SarabunPSK"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1365" w:type="dxa"/>
          </w:tcPr>
          <w:p w14:paraId="29EAE110" w14:textId="62DFBA2A" w:rsidR="000A71DB" w:rsidRPr="00EF7C32" w:rsidRDefault="007F751D" w:rsidP="00C7532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รหัสโพสต์งาน</w:t>
            </w:r>
          </w:p>
        </w:tc>
        <w:tc>
          <w:tcPr>
            <w:tcW w:w="1390" w:type="dxa"/>
          </w:tcPr>
          <w:p w14:paraId="32C8F04A" w14:textId="42591FF7" w:rsidR="000A71DB" w:rsidRPr="00EF7C32" w:rsidRDefault="00EA05A1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901" w:type="dxa"/>
          </w:tcPr>
          <w:p w14:paraId="61B719AD" w14:textId="5A9FB03A" w:rsidR="000A71DB" w:rsidRPr="00EF7C32" w:rsidRDefault="00EA05A1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59" w:type="dxa"/>
          </w:tcPr>
          <w:p w14:paraId="4860F709" w14:textId="77777777" w:rsidR="000A71DB" w:rsidRPr="00EF7C32" w:rsidRDefault="000A71DB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63CB8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90" w:type="dxa"/>
          </w:tcPr>
          <w:p w14:paraId="4AF1F168" w14:textId="309643C8" w:rsidR="000A71DB" w:rsidRPr="00EF7C32" w:rsidRDefault="00EC6E82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51" w:type="dxa"/>
          </w:tcPr>
          <w:p w14:paraId="3EC6F427" w14:textId="62568E45" w:rsidR="000A71DB" w:rsidRPr="00EF7C32" w:rsidRDefault="006D68E2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post_job</w:t>
            </w:r>
            <w:proofErr w:type="spellEnd"/>
          </w:p>
        </w:tc>
      </w:tr>
      <w:tr w:rsidR="00D537F5" w14:paraId="54BF23D7" w14:textId="77777777" w:rsidTr="00C7532A">
        <w:tc>
          <w:tcPr>
            <w:tcW w:w="1860" w:type="dxa"/>
          </w:tcPr>
          <w:p w14:paraId="5E4CD563" w14:textId="0E8135A7" w:rsidR="00D537F5" w:rsidRPr="00D537F5" w:rsidRDefault="00D537F5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537F5">
              <w:rPr>
                <w:rFonts w:ascii="TH SarabunPSK" w:hAnsi="TH SarabunPSK" w:cs="TH SarabunPSK"/>
                <w:sz w:val="32"/>
                <w:szCs w:val="32"/>
              </w:rPr>
              <w:t>close_detail_id</w:t>
            </w:r>
            <w:proofErr w:type="spellEnd"/>
          </w:p>
        </w:tc>
        <w:tc>
          <w:tcPr>
            <w:tcW w:w="1365" w:type="dxa"/>
          </w:tcPr>
          <w:p w14:paraId="44A31C31" w14:textId="5BD1881F" w:rsidR="00D537F5" w:rsidRPr="000757B2" w:rsidRDefault="000B586D" w:rsidP="00C7532A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7C1EE9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รหัสรายละเอียดการปิดรับสมัครงาน</w:t>
            </w:r>
          </w:p>
        </w:tc>
        <w:tc>
          <w:tcPr>
            <w:tcW w:w="1390" w:type="dxa"/>
          </w:tcPr>
          <w:p w14:paraId="407D6CDA" w14:textId="702C145B" w:rsidR="00D537F5" w:rsidRDefault="00EA05A1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901" w:type="dxa"/>
          </w:tcPr>
          <w:p w14:paraId="26C5B400" w14:textId="3B388E17" w:rsidR="00D537F5" w:rsidRDefault="00EA05A1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59" w:type="dxa"/>
          </w:tcPr>
          <w:p w14:paraId="09971E73" w14:textId="69AB4EDB" w:rsidR="00D537F5" w:rsidRPr="00B63CB8" w:rsidRDefault="00EC6E82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90" w:type="dxa"/>
          </w:tcPr>
          <w:p w14:paraId="0577C8F8" w14:textId="67AD7A69" w:rsidR="00D537F5" w:rsidRPr="00EF7C32" w:rsidRDefault="00EC6E82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51" w:type="dxa"/>
          </w:tcPr>
          <w:p w14:paraId="5F65857E" w14:textId="0DCD1EA6" w:rsidR="00D537F5" w:rsidRPr="00EF7C32" w:rsidRDefault="006D68E2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close_detail</w:t>
            </w:r>
            <w:proofErr w:type="spellEnd"/>
          </w:p>
        </w:tc>
      </w:tr>
      <w:tr w:rsidR="00D537F5" w14:paraId="59B9CD81" w14:textId="77777777" w:rsidTr="00C7532A">
        <w:tc>
          <w:tcPr>
            <w:tcW w:w="1860" w:type="dxa"/>
          </w:tcPr>
          <w:p w14:paraId="63776F6E" w14:textId="2752FF92" w:rsidR="00D537F5" w:rsidRPr="00D537F5" w:rsidRDefault="00D537F5" w:rsidP="00D537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537F5">
              <w:rPr>
                <w:rFonts w:ascii="TH SarabunPSK" w:hAnsi="TH SarabunPSK" w:cs="TH SarabunPSK"/>
                <w:sz w:val="32"/>
                <w:szCs w:val="32"/>
              </w:rPr>
              <w:t>detail</w:t>
            </w:r>
          </w:p>
        </w:tc>
        <w:tc>
          <w:tcPr>
            <w:tcW w:w="1365" w:type="dxa"/>
          </w:tcPr>
          <w:p w14:paraId="77FAADE4" w14:textId="48F7576D" w:rsidR="00D537F5" w:rsidRPr="000757B2" w:rsidRDefault="000B586D" w:rsidP="00C7532A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7C1EE9"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390" w:type="dxa"/>
          </w:tcPr>
          <w:p w14:paraId="66EE0959" w14:textId="114711C7" w:rsidR="00D537F5" w:rsidRDefault="006A3210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901" w:type="dxa"/>
          </w:tcPr>
          <w:p w14:paraId="54E98F8B" w14:textId="20D5285C" w:rsidR="00D537F5" w:rsidRDefault="00B65702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659" w:type="dxa"/>
          </w:tcPr>
          <w:p w14:paraId="1F34BD23" w14:textId="6D799D5F" w:rsidR="00D537F5" w:rsidRPr="00B63CB8" w:rsidRDefault="00B65702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90" w:type="dxa"/>
          </w:tcPr>
          <w:p w14:paraId="4548A1EF" w14:textId="0BA94F48" w:rsidR="00D537F5" w:rsidRPr="00EF7C32" w:rsidRDefault="00C633BE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51" w:type="dxa"/>
          </w:tcPr>
          <w:p w14:paraId="0E792CD6" w14:textId="40E914F3" w:rsidR="00D537F5" w:rsidRPr="00EF7C32" w:rsidRDefault="00C633BE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EA05A1" w14:paraId="1202633C" w14:textId="77777777" w:rsidTr="00C7532A">
        <w:tc>
          <w:tcPr>
            <w:tcW w:w="1860" w:type="dxa"/>
          </w:tcPr>
          <w:p w14:paraId="1B9F901F" w14:textId="58242A78" w:rsidR="00EA05A1" w:rsidRPr="00D537F5" w:rsidRDefault="00EA05A1" w:rsidP="00EA05A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F751D">
              <w:rPr>
                <w:rFonts w:ascii="TH SarabunPSK" w:hAnsi="TH SarabunPSK" w:cs="TH SarabunPSK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14:paraId="5368B0C1" w14:textId="13725F8F" w:rsidR="00EA05A1" w:rsidRPr="000757B2" w:rsidRDefault="00EA05A1" w:rsidP="00EA05A1">
            <w:pPr>
              <w:rPr>
                <w:rStyle w:val="oypena"/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วัน/เวลาที่ปิดรับสมัครงาน</w:t>
            </w:r>
          </w:p>
        </w:tc>
        <w:tc>
          <w:tcPr>
            <w:tcW w:w="1390" w:type="dxa"/>
          </w:tcPr>
          <w:p w14:paraId="7251BE7E" w14:textId="24A8DE10" w:rsidR="00EA05A1" w:rsidRDefault="00EA05A1" w:rsidP="00EA05A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TIMESTAMP</w:t>
            </w:r>
          </w:p>
        </w:tc>
        <w:tc>
          <w:tcPr>
            <w:tcW w:w="1901" w:type="dxa"/>
          </w:tcPr>
          <w:p w14:paraId="375608C9" w14:textId="77777777" w:rsidR="00EA05A1" w:rsidRDefault="00EA05A1" w:rsidP="00EA05A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ปี/เดือน/วัน</w:t>
            </w:r>
          </w:p>
          <w:p w14:paraId="4505D492" w14:textId="7A9BE67A" w:rsidR="00EA05A1" w:rsidRDefault="00EA05A1" w:rsidP="00EA05A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ชั่วโมง/นาที/วินาที</w:t>
            </w:r>
          </w:p>
        </w:tc>
        <w:tc>
          <w:tcPr>
            <w:tcW w:w="659" w:type="dxa"/>
          </w:tcPr>
          <w:p w14:paraId="0BB8B4FE" w14:textId="673CC3F2" w:rsidR="00EA05A1" w:rsidRPr="00B63CB8" w:rsidRDefault="00EC6E82" w:rsidP="00EA05A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90" w:type="dxa"/>
          </w:tcPr>
          <w:p w14:paraId="4804207B" w14:textId="1F6DA2CE" w:rsidR="00EA05A1" w:rsidRPr="00EF7C32" w:rsidRDefault="00C633BE" w:rsidP="00EA05A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51" w:type="dxa"/>
          </w:tcPr>
          <w:p w14:paraId="615EEEF7" w14:textId="4485C50B" w:rsidR="00EA05A1" w:rsidRPr="00EF7C32" w:rsidRDefault="00C633BE" w:rsidP="00EA05A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2526BE0F" w14:textId="77777777" w:rsidR="006A6755" w:rsidRPr="009D2D4E" w:rsidRDefault="006A6755" w:rsidP="009D2D4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28CC4FF" w14:textId="77777777" w:rsidR="002C23D6" w:rsidRDefault="002C23D6" w:rsidP="009D2D4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8C1BF73" w14:textId="77777777" w:rsidR="002C23D6" w:rsidRDefault="002C23D6" w:rsidP="009D2D4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E80D55A" w14:textId="77777777" w:rsidR="002C23D6" w:rsidRDefault="002C23D6" w:rsidP="009D2D4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CF7D9CE" w14:textId="77777777" w:rsidR="002C23D6" w:rsidRPr="009D2D4E" w:rsidRDefault="002C23D6" w:rsidP="009D2D4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5580AD5" w14:textId="0BBE2EE6" w:rsidR="00351741" w:rsidRPr="00AF0439" w:rsidRDefault="00E050BE" w:rsidP="00AF0439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1.9.</w:t>
      </w:r>
      <w:r w:rsidR="00F02429">
        <w:rPr>
          <w:rFonts w:ascii="TH SarabunPSK" w:hAnsi="TH SarabunPSK" w:cs="TH SarabunPSK"/>
          <w:b/>
          <w:bCs/>
          <w:sz w:val="32"/>
          <w:szCs w:val="32"/>
        </w:rPr>
        <w:t>22</w:t>
      </w:r>
      <w:r w:rsidR="00AF0439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="005C0DF2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="00ED47FB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>รีวิว</w:t>
      </w:r>
      <w:r w:rsidR="005C0DF2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351741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>(</w:t>
      </w:r>
      <w:r w:rsidR="00DA35EF" w:rsidRPr="00AF0439">
        <w:rPr>
          <w:rFonts w:ascii="TH SarabunPSK" w:hAnsi="TH SarabunPSK" w:cs="TH SarabunPSK"/>
          <w:b/>
          <w:bCs/>
          <w:sz w:val="32"/>
          <w:szCs w:val="32"/>
        </w:rPr>
        <w:t>re</w:t>
      </w:r>
      <w:r w:rsidR="00ED47FB" w:rsidRPr="00AF0439">
        <w:rPr>
          <w:rFonts w:ascii="TH SarabunPSK" w:hAnsi="TH SarabunPSK" w:cs="TH SarabunPSK"/>
          <w:b/>
          <w:bCs/>
          <w:sz w:val="32"/>
          <w:szCs w:val="32"/>
        </w:rPr>
        <w:t>view</w:t>
      </w:r>
      <w:r w:rsidR="00351741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042EFF4D" w14:textId="77777777" w:rsidR="00E050BE" w:rsidRDefault="00E050BE" w:rsidP="00AF0439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10DD329F" w14:textId="64C07324" w:rsidR="00E050BE" w:rsidRPr="00AF0439" w:rsidRDefault="00E050BE" w:rsidP="00E050BE">
      <w:pPr>
        <w:rPr>
          <w:rFonts w:ascii="TH SarabunPSK" w:hAnsi="TH SarabunPSK" w:cs="TH SarabunPSK"/>
          <w:b/>
          <w:bCs/>
          <w:sz w:val="32"/>
          <w:szCs w:val="32"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23 </w:t>
      </w:r>
      <w:r w:rsidRPr="00095026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>รีวิว (</w:t>
      </w:r>
      <w:r w:rsidRPr="00AF0439">
        <w:rPr>
          <w:rFonts w:ascii="TH SarabunPSK" w:hAnsi="TH SarabunPSK" w:cs="TH SarabunPSK"/>
          <w:b/>
          <w:bCs/>
          <w:sz w:val="32"/>
          <w:szCs w:val="32"/>
        </w:rPr>
        <w:t>review</w:t>
      </w:r>
      <w:r w:rsidRPr="00AF0439">
        <w:rPr>
          <w:rFonts w:ascii="TH SarabunPSK" w:hAnsi="TH SarabunPSK" w:cs="TH SarabunPSK" w:hint="cs"/>
          <w:b/>
          <w:bCs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8"/>
        <w:gridCol w:w="1340"/>
        <w:gridCol w:w="1294"/>
        <w:gridCol w:w="1416"/>
        <w:gridCol w:w="629"/>
        <w:gridCol w:w="581"/>
        <w:gridCol w:w="1738"/>
      </w:tblGrid>
      <w:tr w:rsidR="00376696" w14:paraId="7F320B02" w14:textId="77777777" w:rsidTr="00376696">
        <w:tc>
          <w:tcPr>
            <w:tcW w:w="1957" w:type="dxa"/>
            <w:shd w:val="clear" w:color="auto" w:fill="BFBFBF" w:themeFill="background1" w:themeFillShade="BF"/>
          </w:tcPr>
          <w:p w14:paraId="3B668641" w14:textId="77777777" w:rsidR="008529D2" w:rsidRPr="007A194E" w:rsidRDefault="008529D2" w:rsidP="00EF72A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08" w:type="dxa"/>
            <w:shd w:val="clear" w:color="auto" w:fill="BFBFBF" w:themeFill="background1" w:themeFillShade="BF"/>
          </w:tcPr>
          <w:p w14:paraId="673942C1" w14:textId="77777777" w:rsidR="008529D2" w:rsidRPr="007A194E" w:rsidRDefault="008529D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263" w:type="dxa"/>
            <w:shd w:val="clear" w:color="auto" w:fill="BFBFBF" w:themeFill="background1" w:themeFillShade="BF"/>
          </w:tcPr>
          <w:p w14:paraId="1AC2C979" w14:textId="77777777" w:rsidR="008529D2" w:rsidRPr="007A194E" w:rsidRDefault="008529D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381" w:type="dxa"/>
            <w:shd w:val="clear" w:color="auto" w:fill="BFBFBF" w:themeFill="background1" w:themeFillShade="BF"/>
          </w:tcPr>
          <w:p w14:paraId="3DB7D4E3" w14:textId="77777777" w:rsidR="008529D2" w:rsidRPr="007A194E" w:rsidRDefault="008529D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617" w:type="dxa"/>
            <w:shd w:val="clear" w:color="auto" w:fill="BFBFBF" w:themeFill="background1" w:themeFillShade="BF"/>
          </w:tcPr>
          <w:p w14:paraId="506EEF91" w14:textId="77777777" w:rsidR="008529D2" w:rsidRPr="007A194E" w:rsidRDefault="008529D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570" w:type="dxa"/>
            <w:shd w:val="clear" w:color="auto" w:fill="BFBFBF" w:themeFill="background1" w:themeFillShade="BF"/>
          </w:tcPr>
          <w:p w14:paraId="4AE9651E" w14:textId="77777777" w:rsidR="008529D2" w:rsidRPr="007A194E" w:rsidRDefault="008529D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359" w:type="dxa"/>
            <w:shd w:val="clear" w:color="auto" w:fill="BFBFBF" w:themeFill="background1" w:themeFillShade="BF"/>
          </w:tcPr>
          <w:p w14:paraId="76D908C3" w14:textId="77777777" w:rsidR="008529D2" w:rsidRPr="007A194E" w:rsidRDefault="008529D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C31B9D" w14:paraId="55BA58DB" w14:textId="77777777" w:rsidTr="00376696">
        <w:tc>
          <w:tcPr>
            <w:tcW w:w="1957" w:type="dxa"/>
          </w:tcPr>
          <w:p w14:paraId="3DDD5AC4" w14:textId="787FC68D" w:rsidR="008529D2" w:rsidRPr="00AF0439" w:rsidRDefault="00AF043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F0439">
              <w:rPr>
                <w:rFonts w:ascii="TH SarabunPSK" w:hAnsi="TH SarabunPSK" w:cs="TH SarabunPSK"/>
                <w:sz w:val="32"/>
                <w:szCs w:val="32"/>
              </w:rPr>
              <w:t>review_</w:t>
            </w:r>
            <w:r w:rsidR="00DC3412" w:rsidRPr="00AF0439">
              <w:rPr>
                <w:rFonts w:ascii="TH SarabunPSK" w:hAnsi="TH SarabunPSK" w:cs="TH SarabunPSK"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1308" w:type="dxa"/>
          </w:tcPr>
          <w:p w14:paraId="6FEFE199" w14:textId="22330752" w:rsidR="008529D2" w:rsidRPr="00EF7C32" w:rsidRDefault="00A465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A97252">
              <w:rPr>
                <w:rFonts w:ascii="TH SarabunPSK" w:hAnsi="TH SarabunPSK" w:cs="TH SarabunPSK" w:hint="cs"/>
                <w:sz w:val="32"/>
                <w:szCs w:val="32"/>
                <w:cs/>
              </w:rPr>
              <w:t>รีวิว</w:t>
            </w:r>
          </w:p>
        </w:tc>
        <w:tc>
          <w:tcPr>
            <w:tcW w:w="1263" w:type="dxa"/>
          </w:tcPr>
          <w:p w14:paraId="60AEA6F6" w14:textId="54B8024B" w:rsidR="008529D2" w:rsidRPr="00EF7C32" w:rsidRDefault="00347C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666E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381" w:type="dxa"/>
          </w:tcPr>
          <w:p w14:paraId="2748194A" w14:textId="7E9712DB" w:rsidR="008529D2" w:rsidRPr="00EF7C32" w:rsidRDefault="006869F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17" w:type="dxa"/>
          </w:tcPr>
          <w:p w14:paraId="13FEF145" w14:textId="2EC22653" w:rsidR="008529D2" w:rsidRPr="00EF7C32" w:rsidRDefault="00347CD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70" w:type="dxa"/>
          </w:tcPr>
          <w:p w14:paraId="367A9F30" w14:textId="2557DD12" w:rsidR="008529D2" w:rsidRPr="00EF7C32" w:rsidRDefault="00A4657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59" w:type="dxa"/>
          </w:tcPr>
          <w:p w14:paraId="1939B3FB" w14:textId="14D6CBB8" w:rsidR="008529D2" w:rsidRPr="00EF7C32" w:rsidRDefault="00E120B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C31B9D" w14:paraId="0C0E2AAE" w14:textId="77777777" w:rsidTr="00376696">
        <w:tc>
          <w:tcPr>
            <w:tcW w:w="1957" w:type="dxa"/>
          </w:tcPr>
          <w:p w14:paraId="68EFBDFF" w14:textId="58F115DE" w:rsidR="008529D2" w:rsidRPr="00EF7C32" w:rsidRDefault="006869F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</w:t>
            </w:r>
            <w:r w:rsidR="00ED47FB">
              <w:rPr>
                <w:rFonts w:ascii="TH SarabunPSK" w:hAnsi="TH SarabunPSK" w:cs="TH SarabunPSK"/>
                <w:sz w:val="32"/>
                <w:szCs w:val="32"/>
              </w:rPr>
              <w:t>ost_</w:t>
            </w:r>
            <w:r w:rsidR="00722446">
              <w:rPr>
                <w:rFonts w:ascii="TH SarabunPSK" w:hAnsi="TH SarabunPSK" w:cs="TH SarabunPSK"/>
                <w:sz w:val="32"/>
                <w:szCs w:val="32"/>
              </w:rPr>
              <w:t>job_</w:t>
            </w:r>
            <w:r w:rsidR="00ED47FB">
              <w:rPr>
                <w:rFonts w:ascii="TH SarabunPSK" w:hAnsi="TH SarabunPSK" w:cs="TH SarabunPSK"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1308" w:type="dxa"/>
          </w:tcPr>
          <w:p w14:paraId="5058C3D1" w14:textId="2F50364D" w:rsidR="008529D2" w:rsidRPr="00EF7C32" w:rsidRDefault="00A9725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1C7341">
              <w:rPr>
                <w:rFonts w:ascii="TH SarabunPSK" w:hAnsi="TH SarabunPSK" w:cs="TH SarabunPSK" w:hint="cs"/>
                <w:sz w:val="32"/>
                <w:szCs w:val="32"/>
                <w:cs/>
              </w:rPr>
              <w:t>โพสต์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</w:t>
            </w:r>
          </w:p>
        </w:tc>
        <w:tc>
          <w:tcPr>
            <w:tcW w:w="1263" w:type="dxa"/>
          </w:tcPr>
          <w:p w14:paraId="785CFD24" w14:textId="4567EB18" w:rsidR="008529D2" w:rsidRPr="00EF7C32" w:rsidRDefault="006869F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381" w:type="dxa"/>
          </w:tcPr>
          <w:p w14:paraId="22685494" w14:textId="5859677A" w:rsidR="008529D2" w:rsidRPr="00EF7C32" w:rsidRDefault="006869F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17" w:type="dxa"/>
          </w:tcPr>
          <w:p w14:paraId="1781670B" w14:textId="194EED1D" w:rsidR="008529D2" w:rsidRPr="00EF7C32" w:rsidRDefault="00347CD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70" w:type="dxa"/>
          </w:tcPr>
          <w:p w14:paraId="5A5ACA17" w14:textId="4D006C85" w:rsidR="008529D2" w:rsidRPr="00EF7C32" w:rsidRDefault="006869F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59" w:type="dxa"/>
          </w:tcPr>
          <w:p w14:paraId="6807BDED" w14:textId="1D7629B9" w:rsidR="008529D2" w:rsidRPr="00EF7C32" w:rsidRDefault="006869F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post_job</w:t>
            </w:r>
            <w:proofErr w:type="spellEnd"/>
          </w:p>
        </w:tc>
      </w:tr>
      <w:tr w:rsidR="00C31B9D" w14:paraId="0C954A83" w14:textId="77777777" w:rsidTr="00376696">
        <w:tc>
          <w:tcPr>
            <w:tcW w:w="1957" w:type="dxa"/>
          </w:tcPr>
          <w:p w14:paraId="3DDED210" w14:textId="33E0CF39" w:rsidR="00ED47FB" w:rsidRDefault="006869F7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</w:t>
            </w:r>
            <w:r w:rsidR="00ED47FB">
              <w:rPr>
                <w:rFonts w:ascii="TH SarabunPSK" w:hAnsi="TH SarabunPSK" w:cs="TH SarabunPSK"/>
                <w:sz w:val="32"/>
                <w:szCs w:val="32"/>
              </w:rPr>
              <w:t>tudent_id</w:t>
            </w:r>
            <w:proofErr w:type="spellEnd"/>
          </w:p>
        </w:tc>
        <w:tc>
          <w:tcPr>
            <w:tcW w:w="1308" w:type="dxa"/>
          </w:tcPr>
          <w:p w14:paraId="282D7A98" w14:textId="28782D98" w:rsidR="00ED47FB" w:rsidRDefault="00A97252" w:rsidP="008A741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รหัสนิสิต</w:t>
            </w:r>
          </w:p>
        </w:tc>
        <w:tc>
          <w:tcPr>
            <w:tcW w:w="1263" w:type="dxa"/>
          </w:tcPr>
          <w:p w14:paraId="73C4D755" w14:textId="74D53803" w:rsidR="00ED47FB" w:rsidRPr="00163F30" w:rsidRDefault="00EB7105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81" w:type="dxa"/>
          </w:tcPr>
          <w:p w14:paraId="6185C7F8" w14:textId="3876225B" w:rsidR="00ED47FB" w:rsidRDefault="006869F7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17" w:type="dxa"/>
          </w:tcPr>
          <w:p w14:paraId="64556B1B" w14:textId="5B33DB2C" w:rsidR="00ED47FB" w:rsidRDefault="006869F7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70" w:type="dxa"/>
          </w:tcPr>
          <w:p w14:paraId="3BFAC7DF" w14:textId="478F1713" w:rsidR="00ED47FB" w:rsidRPr="00EF7C32" w:rsidRDefault="006869F7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59" w:type="dxa"/>
          </w:tcPr>
          <w:p w14:paraId="1ED2806B" w14:textId="592B51FB" w:rsidR="00ED47FB" w:rsidRPr="00EF7C32" w:rsidRDefault="006869F7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student</w:t>
            </w:r>
          </w:p>
        </w:tc>
      </w:tr>
      <w:tr w:rsidR="00C31B9D" w14:paraId="0A3F9D56" w14:textId="77777777" w:rsidTr="00376696">
        <w:tc>
          <w:tcPr>
            <w:tcW w:w="1957" w:type="dxa"/>
          </w:tcPr>
          <w:p w14:paraId="3F6869F6" w14:textId="527A94EC" w:rsidR="00ED47FB" w:rsidRDefault="006869F7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t</w:t>
            </w:r>
            <w:r w:rsidR="00CE1BB1">
              <w:rPr>
                <w:rFonts w:ascii="TH SarabunPSK" w:hAnsi="TH SarabunPSK" w:cs="TH SarabunPSK"/>
                <w:sz w:val="32"/>
                <w:szCs w:val="32"/>
              </w:rPr>
              <w:t>eacher</w:t>
            </w:r>
            <w:r w:rsidR="008F0906">
              <w:rPr>
                <w:rFonts w:ascii="TH SarabunPSK" w:hAnsi="TH SarabunPSK" w:cs="TH SarabunPSK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308" w:type="dxa"/>
          </w:tcPr>
          <w:p w14:paraId="23B5DE3B" w14:textId="48621E69" w:rsidR="00ED47FB" w:rsidRDefault="00A97252" w:rsidP="008A741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รหัสอาจารย์</w:t>
            </w:r>
          </w:p>
        </w:tc>
        <w:tc>
          <w:tcPr>
            <w:tcW w:w="1263" w:type="dxa"/>
          </w:tcPr>
          <w:p w14:paraId="131B4B70" w14:textId="50DBDB31" w:rsidR="00ED47FB" w:rsidRPr="00163F30" w:rsidRDefault="00EB7105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81" w:type="dxa"/>
          </w:tcPr>
          <w:p w14:paraId="1929BE8A" w14:textId="2710D33A" w:rsidR="00ED47FB" w:rsidRDefault="006869F7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17" w:type="dxa"/>
          </w:tcPr>
          <w:p w14:paraId="717F661B" w14:textId="2B8818B6" w:rsidR="00ED47FB" w:rsidRDefault="00E70039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70" w:type="dxa"/>
          </w:tcPr>
          <w:p w14:paraId="3F7D1FEE" w14:textId="42FE6847" w:rsidR="00ED47FB" w:rsidRPr="00EF7C32" w:rsidRDefault="006869F7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59" w:type="dxa"/>
          </w:tcPr>
          <w:p w14:paraId="3E3ECCB2" w14:textId="6DF4F7BA" w:rsidR="00ED47FB" w:rsidRPr="00EF7C32" w:rsidRDefault="006869F7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teacher</w:t>
            </w:r>
          </w:p>
        </w:tc>
      </w:tr>
      <w:tr w:rsidR="00C31B9D" w14:paraId="55129A21" w14:textId="77777777" w:rsidTr="00376696">
        <w:tc>
          <w:tcPr>
            <w:tcW w:w="1957" w:type="dxa"/>
          </w:tcPr>
          <w:p w14:paraId="465C4C7B" w14:textId="2678C8A1" w:rsidR="00C7764B" w:rsidRDefault="00C7764B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review_ca</w:t>
            </w:r>
            <w:r w:rsidR="00AF478C">
              <w:rPr>
                <w:rFonts w:ascii="TH SarabunPSK" w:hAnsi="TH SarabunPSK" w:cs="TH SarabunPSK"/>
                <w:sz w:val="32"/>
                <w:szCs w:val="32"/>
              </w:rPr>
              <w:t>t</w:t>
            </w:r>
            <w:r w:rsidR="00541489"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="00B44D3E">
              <w:rPr>
                <w:rFonts w:ascii="TH SarabunPSK" w:hAnsi="TH SarabunPSK" w:cs="TH SarabunPSK"/>
                <w:sz w:val="32"/>
                <w:szCs w:val="32"/>
              </w:rPr>
              <w:t>gory</w:t>
            </w:r>
            <w:r>
              <w:rPr>
                <w:rFonts w:ascii="TH SarabunPSK" w:hAnsi="TH SarabunPSK" w:cs="TH SarabunPSK"/>
                <w:sz w:val="32"/>
                <w:szCs w:val="32"/>
              </w:rPr>
              <w:t>_</w:t>
            </w:r>
            <w:r w:rsidR="00AF478C">
              <w:rPr>
                <w:rFonts w:ascii="TH SarabunPSK" w:hAnsi="TH SarabunPSK" w:cs="TH SarabunPSK"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1308" w:type="dxa"/>
          </w:tcPr>
          <w:p w14:paraId="5DEED563" w14:textId="2C80C955" w:rsidR="00C7764B" w:rsidRDefault="00AF478C" w:rsidP="008A741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รหัสประเภทรีวิว</w:t>
            </w:r>
          </w:p>
        </w:tc>
        <w:tc>
          <w:tcPr>
            <w:tcW w:w="1263" w:type="dxa"/>
          </w:tcPr>
          <w:p w14:paraId="2E7D147A" w14:textId="5CE82F65" w:rsidR="00C7764B" w:rsidRDefault="00AF478C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381" w:type="dxa"/>
          </w:tcPr>
          <w:p w14:paraId="0F875A2D" w14:textId="09438B20" w:rsidR="00C7764B" w:rsidRDefault="00AF478C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17" w:type="dxa"/>
          </w:tcPr>
          <w:p w14:paraId="569B1942" w14:textId="62F29159" w:rsidR="00C7764B" w:rsidRDefault="00AF478C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70" w:type="dxa"/>
          </w:tcPr>
          <w:p w14:paraId="1724D990" w14:textId="134444D3" w:rsidR="00C7764B" w:rsidRDefault="00AF478C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59" w:type="dxa"/>
          </w:tcPr>
          <w:p w14:paraId="7BBB21F4" w14:textId="57CC129B" w:rsidR="00C7764B" w:rsidRDefault="001F5A7F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review_catego</w:t>
            </w:r>
            <w:r w:rsidR="00C31B9D">
              <w:rPr>
                <w:rFonts w:ascii="TH SarabunPSK" w:hAnsi="TH SarabunPSK" w:cs="TH SarabunPSK"/>
                <w:sz w:val="32"/>
                <w:szCs w:val="32"/>
              </w:rPr>
              <w:t>ry</w:t>
            </w:r>
            <w:proofErr w:type="spellEnd"/>
          </w:p>
        </w:tc>
      </w:tr>
      <w:tr w:rsidR="00C31B9D" w14:paraId="1946A139" w14:textId="77777777" w:rsidTr="00376696">
        <w:tc>
          <w:tcPr>
            <w:tcW w:w="1957" w:type="dxa"/>
          </w:tcPr>
          <w:p w14:paraId="34CA8238" w14:textId="2AC71FDA" w:rsidR="00CE1BB1" w:rsidRDefault="008F0906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rating</w:t>
            </w:r>
          </w:p>
        </w:tc>
        <w:tc>
          <w:tcPr>
            <w:tcW w:w="1308" w:type="dxa"/>
          </w:tcPr>
          <w:p w14:paraId="57F26EAA" w14:textId="0069D231" w:rsidR="00CE1BB1" w:rsidRDefault="00A97252" w:rsidP="008A741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คะแนนรีวิว</w:t>
            </w:r>
          </w:p>
        </w:tc>
        <w:tc>
          <w:tcPr>
            <w:tcW w:w="1263" w:type="dxa"/>
          </w:tcPr>
          <w:p w14:paraId="0A8C652D" w14:textId="2CDA0CEC" w:rsidR="00CE1BB1" w:rsidRPr="00163F30" w:rsidRDefault="006869F7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381" w:type="dxa"/>
          </w:tcPr>
          <w:p w14:paraId="471214A9" w14:textId="28D4D0D2" w:rsidR="00CE1BB1" w:rsidRDefault="006869F7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17" w:type="dxa"/>
          </w:tcPr>
          <w:p w14:paraId="1BAF82C5" w14:textId="03F8EBD6" w:rsidR="00CE1BB1" w:rsidRDefault="006869F7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Yes</w:t>
            </w:r>
          </w:p>
        </w:tc>
        <w:tc>
          <w:tcPr>
            <w:tcW w:w="570" w:type="dxa"/>
          </w:tcPr>
          <w:p w14:paraId="37387E35" w14:textId="0F521043" w:rsidR="00CE1BB1" w:rsidRPr="00EF7C32" w:rsidRDefault="00E120B9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359" w:type="dxa"/>
          </w:tcPr>
          <w:p w14:paraId="0D4E8B67" w14:textId="6CDA8B4E" w:rsidR="00CE1BB1" w:rsidRPr="00EF7C32" w:rsidRDefault="00FE2DD5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C31B9D" w14:paraId="03F87414" w14:textId="77777777" w:rsidTr="00376696">
        <w:tc>
          <w:tcPr>
            <w:tcW w:w="1957" w:type="dxa"/>
          </w:tcPr>
          <w:p w14:paraId="06CFCB4B" w14:textId="3EA00D35" w:rsidR="008F0906" w:rsidRDefault="006869F7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="008F0906">
              <w:rPr>
                <w:rFonts w:ascii="TH SarabunPSK" w:hAnsi="TH SarabunPSK" w:cs="TH SarabunPSK"/>
                <w:sz w:val="32"/>
                <w:szCs w:val="32"/>
              </w:rPr>
              <w:t>omment</w:t>
            </w:r>
          </w:p>
        </w:tc>
        <w:tc>
          <w:tcPr>
            <w:tcW w:w="1308" w:type="dxa"/>
          </w:tcPr>
          <w:p w14:paraId="6CB69DF6" w14:textId="76318CA3" w:rsidR="008F0906" w:rsidRDefault="00A97252" w:rsidP="008A741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ความคิดเห็น</w:t>
            </w:r>
          </w:p>
        </w:tc>
        <w:tc>
          <w:tcPr>
            <w:tcW w:w="1263" w:type="dxa"/>
          </w:tcPr>
          <w:p w14:paraId="34D6DC88" w14:textId="54CA0EE0" w:rsidR="008F0906" w:rsidRPr="00163F30" w:rsidRDefault="00AF478C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81" w:type="dxa"/>
          </w:tcPr>
          <w:p w14:paraId="31D7121E" w14:textId="044A3B76" w:rsidR="008F0906" w:rsidRDefault="00915F2D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617" w:type="dxa"/>
          </w:tcPr>
          <w:p w14:paraId="22DED208" w14:textId="77F04E83" w:rsidR="008F0906" w:rsidRDefault="00E70039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Yes</w:t>
            </w:r>
          </w:p>
        </w:tc>
        <w:tc>
          <w:tcPr>
            <w:tcW w:w="570" w:type="dxa"/>
          </w:tcPr>
          <w:p w14:paraId="592C3B2C" w14:textId="076E37EA" w:rsidR="008F0906" w:rsidRPr="00EF7C32" w:rsidRDefault="00FE2DD5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359" w:type="dxa"/>
          </w:tcPr>
          <w:p w14:paraId="10E6DEA7" w14:textId="603F061E" w:rsidR="008F0906" w:rsidRPr="00EF7C32" w:rsidRDefault="00FE2DD5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C31B9D" w14:paraId="164801C4" w14:textId="77777777" w:rsidTr="00376696">
        <w:tc>
          <w:tcPr>
            <w:tcW w:w="1957" w:type="dxa"/>
          </w:tcPr>
          <w:p w14:paraId="41AFB29C" w14:textId="2692A5F3" w:rsidR="006869F7" w:rsidRDefault="006869F7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08" w:type="dxa"/>
          </w:tcPr>
          <w:p w14:paraId="0C63D920" w14:textId="243018AD" w:rsidR="006869F7" w:rsidRDefault="00A97252" w:rsidP="008A741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วัน/เวลาที่รีวิว</w:t>
            </w:r>
          </w:p>
        </w:tc>
        <w:tc>
          <w:tcPr>
            <w:tcW w:w="1263" w:type="dxa"/>
          </w:tcPr>
          <w:p w14:paraId="6D8D5AEB" w14:textId="31B216CE" w:rsidR="006869F7" w:rsidRPr="00163F30" w:rsidRDefault="006869F7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TIMESTAMP</w:t>
            </w:r>
          </w:p>
        </w:tc>
        <w:tc>
          <w:tcPr>
            <w:tcW w:w="1381" w:type="dxa"/>
          </w:tcPr>
          <w:p w14:paraId="16971AF4" w14:textId="77777777" w:rsidR="006869F7" w:rsidRDefault="006869F7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ปี/เดือน/วัน</w:t>
            </w:r>
          </w:p>
          <w:p w14:paraId="62E5CF59" w14:textId="4823FA9B" w:rsidR="006869F7" w:rsidRDefault="006869F7" w:rsidP="008A741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ชั่วโมง/นาที/วินาที</w:t>
            </w:r>
          </w:p>
        </w:tc>
        <w:tc>
          <w:tcPr>
            <w:tcW w:w="617" w:type="dxa"/>
          </w:tcPr>
          <w:p w14:paraId="25506B6A" w14:textId="1C2A6A57" w:rsidR="006869F7" w:rsidRDefault="006869F7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70" w:type="dxa"/>
          </w:tcPr>
          <w:p w14:paraId="1935926F" w14:textId="2A63D211" w:rsidR="006869F7" w:rsidRPr="00EF7C32" w:rsidRDefault="00FE2DD5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359" w:type="dxa"/>
          </w:tcPr>
          <w:p w14:paraId="373F6665" w14:textId="527EA9A5" w:rsidR="006869F7" w:rsidRPr="00EF7C32" w:rsidRDefault="00FE2DD5" w:rsidP="008A741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248F1514" w14:textId="77777777" w:rsidR="008529D2" w:rsidRPr="006C3141" w:rsidRDefault="008529D2" w:rsidP="00AF0439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4A353298" w14:textId="07C47D85" w:rsidR="00AF0439" w:rsidRPr="00AF0439" w:rsidRDefault="00E050BE" w:rsidP="00AF0439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1.9.</w:t>
      </w:r>
      <w:r w:rsidR="00AF0439">
        <w:rPr>
          <w:rFonts w:ascii="TH SarabunPSK" w:hAnsi="TH SarabunPSK" w:cs="TH SarabunPSK"/>
          <w:b/>
          <w:bCs/>
          <w:sz w:val="32"/>
          <w:szCs w:val="32"/>
        </w:rPr>
        <w:t>2</w:t>
      </w:r>
      <w:r w:rsidR="00F02429">
        <w:rPr>
          <w:rFonts w:ascii="TH SarabunPSK" w:hAnsi="TH SarabunPSK" w:cs="TH SarabunPSK"/>
          <w:b/>
          <w:bCs/>
          <w:sz w:val="32"/>
          <w:szCs w:val="32"/>
        </w:rPr>
        <w:t>3</w:t>
      </w:r>
      <w:r w:rsidR="00AF0439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="00AF0439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="003E5F40">
        <w:rPr>
          <w:rFonts w:ascii="TH SarabunPSK" w:hAnsi="TH SarabunPSK" w:cs="TH SarabunPSK" w:hint="cs"/>
          <w:b/>
          <w:bCs/>
          <w:sz w:val="32"/>
          <w:szCs w:val="32"/>
          <w:cs/>
        </w:rPr>
        <w:t>ประเภท</w:t>
      </w:r>
      <w:r w:rsidR="00AF0439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>รีวิว (</w:t>
      </w:r>
      <w:proofErr w:type="spellStart"/>
      <w:r w:rsidR="00AF0439" w:rsidRPr="00AF0439">
        <w:rPr>
          <w:rFonts w:ascii="TH SarabunPSK" w:hAnsi="TH SarabunPSK" w:cs="TH SarabunPSK"/>
          <w:b/>
          <w:bCs/>
          <w:sz w:val="32"/>
          <w:szCs w:val="32"/>
        </w:rPr>
        <w:t>review</w:t>
      </w:r>
      <w:r w:rsidR="003B1FD8">
        <w:rPr>
          <w:rFonts w:ascii="TH SarabunPSK" w:hAnsi="TH SarabunPSK" w:cs="TH SarabunPSK"/>
          <w:b/>
          <w:bCs/>
          <w:sz w:val="32"/>
          <w:szCs w:val="32"/>
        </w:rPr>
        <w:t>_catego</w:t>
      </w:r>
      <w:r w:rsidR="0061219D">
        <w:rPr>
          <w:rFonts w:ascii="TH SarabunPSK" w:hAnsi="TH SarabunPSK" w:cs="TH SarabunPSK"/>
          <w:b/>
          <w:bCs/>
          <w:sz w:val="32"/>
          <w:szCs w:val="32"/>
        </w:rPr>
        <w:t>ry</w:t>
      </w:r>
      <w:proofErr w:type="spellEnd"/>
      <w:r w:rsidR="00AF0439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15EFC678" w14:textId="77777777" w:rsidR="00E050BE" w:rsidRDefault="00E050BE" w:rsidP="00AF0439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3CAE4612" w14:textId="124B9A65" w:rsidR="00E050BE" w:rsidRPr="00AF0439" w:rsidRDefault="00E050BE" w:rsidP="00E050BE">
      <w:pPr>
        <w:rPr>
          <w:rFonts w:ascii="TH SarabunPSK" w:hAnsi="TH SarabunPSK" w:cs="TH SarabunPSK"/>
          <w:b/>
          <w:bCs/>
          <w:sz w:val="32"/>
          <w:szCs w:val="32"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2</w:t>
      </w:r>
      <w:r w:rsidR="00996876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95026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="00996876">
        <w:rPr>
          <w:rFonts w:ascii="TH SarabunPSK" w:hAnsi="TH SarabunPSK" w:cs="TH SarabunPSK" w:hint="cs"/>
          <w:b/>
          <w:bCs/>
          <w:sz w:val="32"/>
          <w:szCs w:val="32"/>
          <w:cs/>
        </w:rPr>
        <w:t>ประเภท</w:t>
      </w:r>
      <w:r w:rsidR="00996876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>รีวิว (</w:t>
      </w:r>
      <w:proofErr w:type="spellStart"/>
      <w:r w:rsidR="00996876" w:rsidRPr="00AF0439">
        <w:rPr>
          <w:rFonts w:ascii="TH SarabunPSK" w:hAnsi="TH SarabunPSK" w:cs="TH SarabunPSK"/>
          <w:b/>
          <w:bCs/>
          <w:sz w:val="32"/>
          <w:szCs w:val="32"/>
        </w:rPr>
        <w:t>review</w:t>
      </w:r>
      <w:r w:rsidR="00996876">
        <w:rPr>
          <w:rFonts w:ascii="TH SarabunPSK" w:hAnsi="TH SarabunPSK" w:cs="TH SarabunPSK"/>
          <w:b/>
          <w:bCs/>
          <w:sz w:val="32"/>
          <w:szCs w:val="32"/>
        </w:rPr>
        <w:t>_category</w:t>
      </w:r>
      <w:proofErr w:type="spellEnd"/>
      <w:r w:rsidR="00996876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2"/>
        <w:gridCol w:w="1435"/>
        <w:gridCol w:w="1197"/>
        <w:gridCol w:w="1442"/>
        <w:gridCol w:w="656"/>
        <w:gridCol w:w="596"/>
        <w:gridCol w:w="1258"/>
      </w:tblGrid>
      <w:tr w:rsidR="00AF0439" w14:paraId="11570DAE" w14:textId="77777777" w:rsidTr="00EF68F0">
        <w:tc>
          <w:tcPr>
            <w:tcW w:w="1998" w:type="dxa"/>
            <w:shd w:val="clear" w:color="auto" w:fill="BFBFBF" w:themeFill="background1" w:themeFillShade="BF"/>
          </w:tcPr>
          <w:p w14:paraId="75E2C5F6" w14:textId="77777777" w:rsidR="00AF0439" w:rsidRPr="007A194E" w:rsidRDefault="00AF0439" w:rsidP="00C753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582" w:type="dxa"/>
            <w:shd w:val="clear" w:color="auto" w:fill="BFBFBF" w:themeFill="background1" w:themeFillShade="BF"/>
          </w:tcPr>
          <w:p w14:paraId="17D158EB" w14:textId="77777777" w:rsidR="00AF0439" w:rsidRPr="007A194E" w:rsidRDefault="00AF0439" w:rsidP="00C753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412" w:type="dxa"/>
            <w:shd w:val="clear" w:color="auto" w:fill="BFBFBF" w:themeFill="background1" w:themeFillShade="BF"/>
          </w:tcPr>
          <w:p w14:paraId="554CEE3C" w14:textId="77777777" w:rsidR="00AF0439" w:rsidRPr="007A194E" w:rsidRDefault="00AF0439" w:rsidP="00C753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442" w:type="dxa"/>
            <w:shd w:val="clear" w:color="auto" w:fill="BFBFBF" w:themeFill="background1" w:themeFillShade="BF"/>
          </w:tcPr>
          <w:p w14:paraId="035C5CDA" w14:textId="77777777" w:rsidR="00AF0439" w:rsidRPr="007A194E" w:rsidRDefault="00AF0439" w:rsidP="00C753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694" w:type="dxa"/>
            <w:shd w:val="clear" w:color="auto" w:fill="BFBFBF" w:themeFill="background1" w:themeFillShade="BF"/>
          </w:tcPr>
          <w:p w14:paraId="0962BDA3" w14:textId="77777777" w:rsidR="00AF0439" w:rsidRPr="007A194E" w:rsidRDefault="00AF0439" w:rsidP="00C753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612" w:type="dxa"/>
            <w:shd w:val="clear" w:color="auto" w:fill="BFBFBF" w:themeFill="background1" w:themeFillShade="BF"/>
          </w:tcPr>
          <w:p w14:paraId="2C11D0A9" w14:textId="77777777" w:rsidR="00AF0439" w:rsidRPr="007A194E" w:rsidRDefault="00AF0439" w:rsidP="00C753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427EB0F2" w14:textId="77777777" w:rsidR="00AF0439" w:rsidRPr="007A194E" w:rsidRDefault="00AF0439" w:rsidP="00C753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EF68F0" w14:paraId="466AA6C4" w14:textId="77777777" w:rsidTr="00EF68F0">
        <w:tc>
          <w:tcPr>
            <w:tcW w:w="1998" w:type="dxa"/>
          </w:tcPr>
          <w:p w14:paraId="53B496EA" w14:textId="3A82F247" w:rsidR="00EF68F0" w:rsidRPr="00EF7C32" w:rsidRDefault="00EF68F0" w:rsidP="00EF68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F68F0">
              <w:rPr>
                <w:rFonts w:ascii="TH SarabunPSK" w:hAnsi="TH SarabunPSK" w:cs="TH SarabunPSK"/>
                <w:sz w:val="32"/>
                <w:szCs w:val="32"/>
              </w:rPr>
              <w:t>review_cat</w:t>
            </w:r>
            <w:r w:rsidR="00541489"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="00BD29C7">
              <w:rPr>
                <w:rFonts w:ascii="TH SarabunPSK" w:hAnsi="TH SarabunPSK" w:cs="TH SarabunPSK"/>
                <w:sz w:val="32"/>
                <w:szCs w:val="32"/>
              </w:rPr>
              <w:t>gory</w:t>
            </w:r>
            <w:r w:rsidRPr="00EF68F0">
              <w:rPr>
                <w:rFonts w:ascii="TH SarabunPSK" w:hAnsi="TH SarabunPSK" w:cs="TH SarabunPSK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582" w:type="dxa"/>
          </w:tcPr>
          <w:p w14:paraId="520E6C84" w14:textId="1FC5E139" w:rsidR="00EF68F0" w:rsidRPr="00EF7C32" w:rsidRDefault="00F57A5D" w:rsidP="00EF68F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รหัสประเภทรีวิว</w:t>
            </w:r>
          </w:p>
        </w:tc>
        <w:tc>
          <w:tcPr>
            <w:tcW w:w="1412" w:type="dxa"/>
          </w:tcPr>
          <w:p w14:paraId="0E65F82C" w14:textId="17B0D7FA" w:rsidR="00EF68F0" w:rsidRPr="00EF7C32" w:rsidRDefault="00EF68F0" w:rsidP="00EF68F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78EE58E4" w14:textId="01CD9304" w:rsidR="00EF68F0" w:rsidRPr="00EF7C32" w:rsidRDefault="00EF68F0" w:rsidP="00EF68F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94" w:type="dxa"/>
          </w:tcPr>
          <w:p w14:paraId="6AD529C6" w14:textId="23CFCCD0" w:rsidR="00EF68F0" w:rsidRPr="00EF7C32" w:rsidRDefault="00EF68F0" w:rsidP="00EF68F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2" w:type="dxa"/>
          </w:tcPr>
          <w:p w14:paraId="0EB07004" w14:textId="301F63D0" w:rsidR="00EF68F0" w:rsidRPr="00EF7C32" w:rsidRDefault="00EF68F0" w:rsidP="00EF68F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76" w:type="dxa"/>
          </w:tcPr>
          <w:p w14:paraId="21C61043" w14:textId="5490A18E" w:rsidR="00EF68F0" w:rsidRPr="00EF7C32" w:rsidRDefault="000D313B" w:rsidP="00EF68F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EF68F0" w14:paraId="6C3BF75B" w14:textId="77777777" w:rsidTr="00EF68F0">
        <w:tc>
          <w:tcPr>
            <w:tcW w:w="1998" w:type="dxa"/>
          </w:tcPr>
          <w:p w14:paraId="048C9189" w14:textId="42A1EA89" w:rsidR="00EF68F0" w:rsidRPr="00EF7C32" w:rsidRDefault="00EF68F0" w:rsidP="00EF68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F68F0">
              <w:rPr>
                <w:rFonts w:ascii="TH SarabunPSK" w:hAnsi="TH SarabunPSK" w:cs="TH SarabunPSK"/>
                <w:sz w:val="32"/>
                <w:szCs w:val="32"/>
              </w:rPr>
              <w:t>review_cat</w:t>
            </w:r>
            <w:r w:rsidR="00BD29C7"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="001F6112">
              <w:rPr>
                <w:rFonts w:ascii="TH SarabunPSK" w:hAnsi="TH SarabunPSK" w:cs="TH SarabunPSK"/>
                <w:sz w:val="32"/>
                <w:szCs w:val="32"/>
              </w:rPr>
              <w:t>g</w:t>
            </w:r>
            <w:r w:rsidR="00BD29C7">
              <w:rPr>
                <w:rFonts w:ascii="TH SarabunPSK" w:hAnsi="TH SarabunPSK" w:cs="TH SarabunPSK"/>
                <w:sz w:val="32"/>
                <w:szCs w:val="32"/>
              </w:rPr>
              <w:t>ory</w:t>
            </w:r>
            <w:r w:rsidRPr="00EF68F0">
              <w:rPr>
                <w:rFonts w:ascii="TH SarabunPSK" w:hAnsi="TH SarabunPSK" w:cs="TH SarabunPSK"/>
                <w:sz w:val="32"/>
                <w:szCs w:val="32"/>
              </w:rPr>
              <w:t>_name</w:t>
            </w:r>
            <w:proofErr w:type="spellEnd"/>
          </w:p>
        </w:tc>
        <w:tc>
          <w:tcPr>
            <w:tcW w:w="1582" w:type="dxa"/>
          </w:tcPr>
          <w:p w14:paraId="1FB7F091" w14:textId="5D0896BB" w:rsidR="00EF68F0" w:rsidRPr="00EF7C32" w:rsidRDefault="00F57A5D" w:rsidP="00EF68F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ชื่อประเภทรีวิว</w:t>
            </w:r>
          </w:p>
        </w:tc>
        <w:tc>
          <w:tcPr>
            <w:tcW w:w="1412" w:type="dxa"/>
          </w:tcPr>
          <w:p w14:paraId="6E949C33" w14:textId="58B53E1B" w:rsidR="00EF68F0" w:rsidRPr="00EF7C32" w:rsidRDefault="00EF68F0" w:rsidP="00EF68F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56395334" w14:textId="4B4C509E" w:rsidR="00EF68F0" w:rsidRPr="00EF7C32" w:rsidRDefault="00EF68F0" w:rsidP="00EF68F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694" w:type="dxa"/>
          </w:tcPr>
          <w:p w14:paraId="7039C356" w14:textId="75F11017" w:rsidR="00EF68F0" w:rsidRPr="00EF7C32" w:rsidRDefault="00EF68F0" w:rsidP="00EF68F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2" w:type="dxa"/>
          </w:tcPr>
          <w:p w14:paraId="7307A516" w14:textId="55BD0BC6" w:rsidR="00EF68F0" w:rsidRPr="00EF7C32" w:rsidRDefault="000D313B" w:rsidP="00EF68F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76" w:type="dxa"/>
          </w:tcPr>
          <w:p w14:paraId="07553E19" w14:textId="4B92B1D5" w:rsidR="00EF68F0" w:rsidRPr="00EF7C32" w:rsidRDefault="000D313B" w:rsidP="00EF68F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0E976D8D" w14:textId="77777777" w:rsidR="003B411E" w:rsidRDefault="003B411E" w:rsidP="008529D2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34B47F39" w14:textId="77777777" w:rsidR="002C23D6" w:rsidRDefault="002C23D6" w:rsidP="008529D2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025D332F" w14:textId="77777777" w:rsidR="002C23D6" w:rsidRDefault="002C23D6" w:rsidP="008529D2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14F473CF" w14:textId="77777777" w:rsidR="002C23D6" w:rsidRDefault="002C23D6" w:rsidP="008529D2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3008AEB6" w14:textId="77777777" w:rsidR="002C23D6" w:rsidRDefault="002C23D6" w:rsidP="008529D2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0D565232" w14:textId="4C4ECDC7" w:rsidR="002770F2" w:rsidRPr="00AF0439" w:rsidRDefault="00996876" w:rsidP="002770F2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1.9.</w:t>
      </w:r>
      <w:r w:rsidR="002770F2">
        <w:rPr>
          <w:rFonts w:ascii="TH SarabunPSK" w:hAnsi="TH SarabunPSK" w:cs="TH SarabunPSK"/>
          <w:b/>
          <w:bCs/>
          <w:sz w:val="32"/>
          <w:szCs w:val="32"/>
        </w:rPr>
        <w:t>2</w:t>
      </w:r>
      <w:r w:rsidR="00F02429">
        <w:rPr>
          <w:rFonts w:ascii="TH SarabunPSK" w:hAnsi="TH SarabunPSK" w:cs="TH SarabunPSK"/>
          <w:b/>
          <w:bCs/>
          <w:sz w:val="32"/>
          <w:szCs w:val="32"/>
        </w:rPr>
        <w:t>4</w:t>
      </w:r>
      <w:r w:rsidR="002770F2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="002770F2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="002770F2">
        <w:rPr>
          <w:rFonts w:ascii="TH SarabunPSK" w:hAnsi="TH SarabunPSK" w:cs="TH SarabunPSK" w:hint="cs"/>
          <w:b/>
          <w:bCs/>
          <w:sz w:val="32"/>
          <w:szCs w:val="32"/>
          <w:cs/>
        </w:rPr>
        <w:t>ประเภท</w:t>
      </w:r>
      <w:r w:rsidR="007E1546" w:rsidRPr="00303827">
        <w:rPr>
          <w:rFonts w:ascii="TH SarabunPSK" w:hAnsi="TH SarabunPSK" w:cs="TH SarabunPSK" w:hint="cs"/>
          <w:b/>
          <w:bCs/>
          <w:sz w:val="32"/>
          <w:szCs w:val="32"/>
          <w:cs/>
        </w:rPr>
        <w:t>ผลตอบแทน</w:t>
      </w:r>
      <w:r w:rsidR="002770F2" w:rsidRPr="0030382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proofErr w:type="spellStart"/>
      <w:r w:rsidR="002770F2" w:rsidRPr="00303827">
        <w:rPr>
          <w:rFonts w:ascii="TH SarabunPSK" w:hAnsi="TH SarabunPSK" w:cs="TH SarabunPSK"/>
          <w:b/>
          <w:bCs/>
          <w:sz w:val="32"/>
          <w:szCs w:val="32"/>
        </w:rPr>
        <w:t>re</w:t>
      </w:r>
      <w:r w:rsidR="00262A92" w:rsidRPr="00303827">
        <w:rPr>
          <w:rFonts w:ascii="TH SarabunPSK" w:hAnsi="TH SarabunPSK" w:cs="TH SarabunPSK"/>
          <w:b/>
          <w:bCs/>
          <w:sz w:val="32"/>
          <w:szCs w:val="32"/>
        </w:rPr>
        <w:t>w</w:t>
      </w:r>
      <w:r w:rsidR="007E1546" w:rsidRPr="00303827">
        <w:rPr>
          <w:rFonts w:ascii="TH SarabunPSK" w:hAnsi="TH SarabunPSK" w:cs="TH SarabunPSK"/>
          <w:b/>
          <w:bCs/>
          <w:sz w:val="32"/>
          <w:szCs w:val="32"/>
        </w:rPr>
        <w:t>ard</w:t>
      </w:r>
      <w:r w:rsidR="002770F2">
        <w:rPr>
          <w:rFonts w:ascii="TH SarabunPSK" w:hAnsi="TH SarabunPSK" w:cs="TH SarabunPSK"/>
          <w:b/>
          <w:bCs/>
          <w:sz w:val="32"/>
          <w:szCs w:val="32"/>
        </w:rPr>
        <w:t>_</w:t>
      </w:r>
      <w:r w:rsidR="00A86BA7">
        <w:rPr>
          <w:rFonts w:ascii="TH SarabunPSK" w:hAnsi="TH SarabunPSK" w:cs="TH SarabunPSK"/>
          <w:b/>
          <w:bCs/>
          <w:sz w:val="32"/>
          <w:szCs w:val="32"/>
        </w:rPr>
        <w:t>type</w:t>
      </w:r>
      <w:proofErr w:type="spellEnd"/>
      <w:r w:rsidR="002770F2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7FE55597" w14:textId="77777777" w:rsidR="00996876" w:rsidRDefault="00996876" w:rsidP="002770F2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03A30FC6" w14:textId="5FC32C4F" w:rsidR="00996876" w:rsidRPr="00AF0439" w:rsidRDefault="00996876" w:rsidP="00996876">
      <w:pPr>
        <w:rPr>
          <w:rFonts w:ascii="TH SarabunPSK" w:hAnsi="TH SarabunPSK" w:cs="TH SarabunPSK"/>
          <w:b/>
          <w:bCs/>
          <w:sz w:val="32"/>
          <w:szCs w:val="32"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25 </w:t>
      </w:r>
      <w:r w:rsidRPr="00095026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Pr="00303827">
        <w:rPr>
          <w:rFonts w:ascii="TH SarabunPSK" w:hAnsi="TH SarabunPSK" w:cs="TH SarabunPSK" w:hint="cs"/>
          <w:b/>
          <w:bCs/>
          <w:sz w:val="32"/>
          <w:szCs w:val="32"/>
          <w:cs/>
        </w:rPr>
        <w:t>ประเภทผลตอบแทน (</w:t>
      </w:r>
      <w:proofErr w:type="spellStart"/>
      <w:r w:rsidRPr="00303827">
        <w:rPr>
          <w:rFonts w:ascii="TH SarabunPSK" w:hAnsi="TH SarabunPSK" w:cs="TH SarabunPSK"/>
          <w:b/>
          <w:bCs/>
          <w:sz w:val="32"/>
          <w:szCs w:val="32"/>
        </w:rPr>
        <w:t>reward_type</w:t>
      </w:r>
      <w:proofErr w:type="spellEnd"/>
      <w:r w:rsidRPr="00303827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3"/>
        <w:gridCol w:w="1448"/>
        <w:gridCol w:w="1216"/>
        <w:gridCol w:w="1442"/>
        <w:gridCol w:w="659"/>
        <w:gridCol w:w="598"/>
        <w:gridCol w:w="1260"/>
      </w:tblGrid>
      <w:tr w:rsidR="00393FE0" w14:paraId="66470D30" w14:textId="77777777" w:rsidTr="00CF18FA">
        <w:tc>
          <w:tcPr>
            <w:tcW w:w="2393" w:type="dxa"/>
            <w:shd w:val="clear" w:color="auto" w:fill="BFBFBF" w:themeFill="background1" w:themeFillShade="BF"/>
          </w:tcPr>
          <w:p w14:paraId="439BFF29" w14:textId="77777777" w:rsidR="002770F2" w:rsidRPr="007A194E" w:rsidRDefault="002770F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448" w:type="dxa"/>
            <w:shd w:val="clear" w:color="auto" w:fill="BFBFBF" w:themeFill="background1" w:themeFillShade="BF"/>
          </w:tcPr>
          <w:p w14:paraId="5298AE2C" w14:textId="77777777" w:rsidR="002770F2" w:rsidRPr="007A194E" w:rsidRDefault="002770F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216" w:type="dxa"/>
            <w:shd w:val="clear" w:color="auto" w:fill="BFBFBF" w:themeFill="background1" w:themeFillShade="BF"/>
          </w:tcPr>
          <w:p w14:paraId="465EA580" w14:textId="77777777" w:rsidR="002770F2" w:rsidRPr="007A194E" w:rsidRDefault="002770F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442" w:type="dxa"/>
            <w:shd w:val="clear" w:color="auto" w:fill="BFBFBF" w:themeFill="background1" w:themeFillShade="BF"/>
          </w:tcPr>
          <w:p w14:paraId="37FFFF56" w14:textId="77777777" w:rsidR="002770F2" w:rsidRPr="007A194E" w:rsidRDefault="002770F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659" w:type="dxa"/>
            <w:shd w:val="clear" w:color="auto" w:fill="BFBFBF" w:themeFill="background1" w:themeFillShade="BF"/>
          </w:tcPr>
          <w:p w14:paraId="72F345EE" w14:textId="77777777" w:rsidR="002770F2" w:rsidRPr="007A194E" w:rsidRDefault="002770F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598" w:type="dxa"/>
            <w:shd w:val="clear" w:color="auto" w:fill="BFBFBF" w:themeFill="background1" w:themeFillShade="BF"/>
          </w:tcPr>
          <w:p w14:paraId="79CEA46F" w14:textId="77777777" w:rsidR="002770F2" w:rsidRPr="007A194E" w:rsidRDefault="002770F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07872299" w14:textId="77777777" w:rsidR="002770F2" w:rsidRPr="007A194E" w:rsidRDefault="002770F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8F1FF8" w14:paraId="458B8BEF" w14:textId="77777777" w:rsidTr="00CF18FA">
        <w:tc>
          <w:tcPr>
            <w:tcW w:w="2393" w:type="dxa"/>
          </w:tcPr>
          <w:p w14:paraId="4ED1E0D3" w14:textId="04ADD13A" w:rsidR="002770F2" w:rsidRPr="00EF7C32" w:rsidRDefault="002770F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F68F0">
              <w:rPr>
                <w:rFonts w:ascii="TH SarabunPSK" w:hAnsi="TH SarabunPSK" w:cs="TH SarabunPSK"/>
                <w:sz w:val="32"/>
                <w:szCs w:val="32"/>
              </w:rPr>
              <w:t>re</w:t>
            </w:r>
            <w:r w:rsidR="00652C1D">
              <w:rPr>
                <w:rFonts w:ascii="TH SarabunPSK" w:hAnsi="TH SarabunPSK" w:cs="TH SarabunPSK"/>
                <w:sz w:val="32"/>
                <w:szCs w:val="32"/>
              </w:rPr>
              <w:t>ward_</w:t>
            </w:r>
            <w:r w:rsidR="00FE2079">
              <w:rPr>
                <w:rFonts w:ascii="TH SarabunPSK" w:hAnsi="TH SarabunPSK" w:cs="TH SarabunPSK"/>
                <w:sz w:val="32"/>
                <w:szCs w:val="32"/>
              </w:rPr>
              <w:t>type_id</w:t>
            </w:r>
            <w:proofErr w:type="spellEnd"/>
          </w:p>
        </w:tc>
        <w:tc>
          <w:tcPr>
            <w:tcW w:w="1448" w:type="dxa"/>
          </w:tcPr>
          <w:p w14:paraId="64AAD831" w14:textId="407C1725" w:rsidR="002770F2" w:rsidRPr="00EF7C32" w:rsidRDefault="002770F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รหัสประเภท</w:t>
            </w:r>
            <w:r w:rsidR="001069FA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ผลตอบแทน</w:t>
            </w:r>
          </w:p>
        </w:tc>
        <w:tc>
          <w:tcPr>
            <w:tcW w:w="1216" w:type="dxa"/>
          </w:tcPr>
          <w:p w14:paraId="0934ABF7" w14:textId="77777777" w:rsidR="002770F2" w:rsidRPr="00EF7C32" w:rsidRDefault="002770F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44B5E63E" w14:textId="77777777" w:rsidR="002770F2" w:rsidRPr="00EF7C32" w:rsidRDefault="002770F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59" w:type="dxa"/>
          </w:tcPr>
          <w:p w14:paraId="114EA541" w14:textId="77777777" w:rsidR="002770F2" w:rsidRPr="00EF7C32" w:rsidRDefault="002770F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98" w:type="dxa"/>
          </w:tcPr>
          <w:p w14:paraId="11266218" w14:textId="77777777" w:rsidR="002770F2" w:rsidRPr="00EF7C32" w:rsidRDefault="002770F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14:paraId="088DDE08" w14:textId="3B7FD56E" w:rsidR="002770F2" w:rsidRPr="00EF7C32" w:rsidRDefault="0030382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8F1FF8" w14:paraId="0671AB8D" w14:textId="77777777" w:rsidTr="00CF18FA">
        <w:tc>
          <w:tcPr>
            <w:tcW w:w="2393" w:type="dxa"/>
          </w:tcPr>
          <w:p w14:paraId="15841E0D" w14:textId="40783353" w:rsidR="002770F2" w:rsidRPr="00EF7C32" w:rsidRDefault="002770F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F68F0">
              <w:rPr>
                <w:rFonts w:ascii="TH SarabunPSK" w:hAnsi="TH SarabunPSK" w:cs="TH SarabunPSK"/>
                <w:sz w:val="32"/>
                <w:szCs w:val="32"/>
              </w:rPr>
              <w:t>re</w:t>
            </w:r>
            <w:r w:rsidR="00DC795F">
              <w:rPr>
                <w:rFonts w:ascii="TH SarabunPSK" w:hAnsi="TH SarabunPSK" w:cs="TH SarabunPSK"/>
                <w:sz w:val="32"/>
                <w:szCs w:val="32"/>
              </w:rPr>
              <w:t>ward</w:t>
            </w:r>
            <w:r w:rsidRPr="00EF68F0">
              <w:rPr>
                <w:rFonts w:ascii="TH SarabunPSK" w:hAnsi="TH SarabunPSK" w:cs="TH SarabunPSK"/>
                <w:sz w:val="32"/>
                <w:szCs w:val="32"/>
              </w:rPr>
              <w:t>_</w:t>
            </w:r>
            <w:r w:rsidR="00DC795F">
              <w:rPr>
                <w:rFonts w:ascii="TH SarabunPSK" w:hAnsi="TH SarabunPSK" w:cs="TH SarabunPSK"/>
                <w:sz w:val="32"/>
                <w:szCs w:val="32"/>
              </w:rPr>
              <w:t>type</w:t>
            </w:r>
            <w:r w:rsidRPr="00EF68F0">
              <w:rPr>
                <w:rFonts w:ascii="TH SarabunPSK" w:hAnsi="TH SarabunPSK" w:cs="TH SarabunPSK"/>
                <w:sz w:val="32"/>
                <w:szCs w:val="32"/>
              </w:rPr>
              <w:t>_name</w:t>
            </w:r>
            <w:proofErr w:type="spellEnd"/>
          </w:p>
        </w:tc>
        <w:tc>
          <w:tcPr>
            <w:tcW w:w="1448" w:type="dxa"/>
          </w:tcPr>
          <w:p w14:paraId="0881A47B" w14:textId="07463872" w:rsidR="002770F2" w:rsidRPr="00EF7C32" w:rsidRDefault="002770F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ชื่อประเภท</w:t>
            </w:r>
            <w:r w:rsidR="00CF18FA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ผลตอบแทน</w:t>
            </w:r>
          </w:p>
        </w:tc>
        <w:tc>
          <w:tcPr>
            <w:tcW w:w="1216" w:type="dxa"/>
          </w:tcPr>
          <w:p w14:paraId="708FA84C" w14:textId="77777777" w:rsidR="002770F2" w:rsidRPr="00EF7C32" w:rsidRDefault="002770F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52384C7E" w14:textId="77777777" w:rsidR="002770F2" w:rsidRPr="00EF7C32" w:rsidRDefault="002770F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659" w:type="dxa"/>
          </w:tcPr>
          <w:p w14:paraId="54DB525E" w14:textId="77777777" w:rsidR="002770F2" w:rsidRPr="00EF7C32" w:rsidRDefault="002770F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98" w:type="dxa"/>
          </w:tcPr>
          <w:p w14:paraId="7CF3BCC2" w14:textId="106EF6E1" w:rsidR="002770F2" w:rsidRPr="00EF7C32" w:rsidRDefault="0030382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60" w:type="dxa"/>
          </w:tcPr>
          <w:p w14:paraId="2D9D4BCC" w14:textId="322BA8B7" w:rsidR="002770F2" w:rsidRPr="00EF7C32" w:rsidRDefault="0030382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04510B" w14:paraId="36705B58" w14:textId="77777777" w:rsidTr="00CF18FA">
        <w:tc>
          <w:tcPr>
            <w:tcW w:w="2393" w:type="dxa"/>
          </w:tcPr>
          <w:p w14:paraId="082CAA3A" w14:textId="11EF19F6" w:rsidR="0004510B" w:rsidRPr="00EF68F0" w:rsidRDefault="00393FE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reward_type_name_th</w:t>
            </w:r>
            <w:proofErr w:type="spellEnd"/>
          </w:p>
        </w:tc>
        <w:tc>
          <w:tcPr>
            <w:tcW w:w="1448" w:type="dxa"/>
          </w:tcPr>
          <w:p w14:paraId="348B38C1" w14:textId="2451F880" w:rsidR="0004510B" w:rsidRDefault="00CF18FA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ชื่อประเภทผลตอบแทนภาษาไทย</w:t>
            </w:r>
          </w:p>
        </w:tc>
        <w:tc>
          <w:tcPr>
            <w:tcW w:w="1216" w:type="dxa"/>
          </w:tcPr>
          <w:p w14:paraId="5C0D1B1B" w14:textId="46B1C91E" w:rsidR="0004510B" w:rsidRDefault="002929F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7DD5B039" w14:textId="2D7D5B31" w:rsidR="0004510B" w:rsidRDefault="002929F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659" w:type="dxa"/>
          </w:tcPr>
          <w:p w14:paraId="09D67D9C" w14:textId="3D2031BB" w:rsidR="0004510B" w:rsidRDefault="002929F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98" w:type="dxa"/>
          </w:tcPr>
          <w:p w14:paraId="049D89BD" w14:textId="0C01C8C5" w:rsidR="0004510B" w:rsidRPr="00EF7C32" w:rsidRDefault="0030382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60" w:type="dxa"/>
          </w:tcPr>
          <w:p w14:paraId="2AB9D6C0" w14:textId="4FF44075" w:rsidR="0004510B" w:rsidRPr="00EF7C32" w:rsidRDefault="0030382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24345FAE" w14:textId="77777777" w:rsidR="00F75AB6" w:rsidRPr="00964B4D" w:rsidRDefault="00F75AB6" w:rsidP="00964B4D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2C44DA7" w14:textId="0CD670A2" w:rsidR="003E5F40" w:rsidRPr="00AF0439" w:rsidRDefault="00996876" w:rsidP="003E5F40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1.9.</w:t>
      </w:r>
      <w:r w:rsidR="003E5F40">
        <w:rPr>
          <w:rFonts w:ascii="TH SarabunPSK" w:hAnsi="TH SarabunPSK" w:cs="TH SarabunPSK"/>
          <w:b/>
          <w:bCs/>
          <w:sz w:val="32"/>
          <w:szCs w:val="32"/>
        </w:rPr>
        <w:t>2</w:t>
      </w:r>
      <w:r w:rsidR="00F02429">
        <w:rPr>
          <w:rFonts w:ascii="TH SarabunPSK" w:hAnsi="TH SarabunPSK" w:cs="TH SarabunPSK"/>
          <w:b/>
          <w:bCs/>
          <w:sz w:val="32"/>
          <w:szCs w:val="32"/>
        </w:rPr>
        <w:t>5</w:t>
      </w:r>
      <w:r w:rsidR="003E5F40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="003E5F40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="006B284D" w:rsidRPr="006B284D">
        <w:rPr>
          <w:rFonts w:ascii="TH SarabunPSK" w:hAnsi="TH SarabunPSK" w:cs="TH SarabunPSK" w:hint="cs"/>
          <w:b/>
          <w:bCs/>
          <w:sz w:val="32"/>
          <w:szCs w:val="32"/>
          <w:cs/>
        </w:rPr>
        <w:t>งานอดิเรก</w:t>
      </w:r>
      <w:r w:rsidR="003E5F40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r w:rsidR="008B0496">
        <w:rPr>
          <w:rFonts w:ascii="TH SarabunPSK" w:hAnsi="TH SarabunPSK" w:cs="TH SarabunPSK"/>
          <w:b/>
          <w:bCs/>
          <w:sz w:val="32"/>
          <w:szCs w:val="32"/>
        </w:rPr>
        <w:t>hobby</w:t>
      </w:r>
      <w:r w:rsidR="003E5F40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508A8CE6" w14:textId="77777777" w:rsidR="00996876" w:rsidRDefault="00996876" w:rsidP="003E5F40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12FB7DC4" w14:textId="5FE984EA" w:rsidR="00996876" w:rsidRPr="00AF0439" w:rsidRDefault="00996876" w:rsidP="00996876">
      <w:pPr>
        <w:rPr>
          <w:rFonts w:ascii="TH SarabunPSK" w:hAnsi="TH SarabunPSK" w:cs="TH SarabunPSK"/>
          <w:b/>
          <w:bCs/>
          <w:sz w:val="32"/>
          <w:szCs w:val="32"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26 </w:t>
      </w:r>
      <w:r w:rsidRPr="00095026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="00176414" w:rsidRPr="006B284D">
        <w:rPr>
          <w:rFonts w:ascii="TH SarabunPSK" w:hAnsi="TH SarabunPSK" w:cs="TH SarabunPSK" w:hint="cs"/>
          <w:b/>
          <w:bCs/>
          <w:sz w:val="32"/>
          <w:szCs w:val="32"/>
          <w:cs/>
        </w:rPr>
        <w:t>งานอดิเรก (</w:t>
      </w:r>
      <w:r w:rsidR="00176414" w:rsidRPr="006B284D">
        <w:rPr>
          <w:rFonts w:ascii="TH SarabunPSK" w:hAnsi="TH SarabunPSK" w:cs="TH SarabunPSK"/>
          <w:b/>
          <w:bCs/>
          <w:sz w:val="32"/>
          <w:szCs w:val="32"/>
        </w:rPr>
        <w:t>hobby</w:t>
      </w:r>
      <w:r w:rsidRPr="00303827">
        <w:rPr>
          <w:rFonts w:ascii="TH SarabunPSK" w:hAnsi="TH SarabunPSK" w:cs="TH SarabunPSK" w:hint="cs"/>
          <w:b/>
          <w:bCs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582"/>
        <w:gridCol w:w="1412"/>
        <w:gridCol w:w="1442"/>
        <w:gridCol w:w="694"/>
        <w:gridCol w:w="612"/>
        <w:gridCol w:w="1276"/>
      </w:tblGrid>
      <w:tr w:rsidR="003E5F40" w14:paraId="213290AE" w14:textId="77777777" w:rsidTr="00C7532A">
        <w:tc>
          <w:tcPr>
            <w:tcW w:w="1998" w:type="dxa"/>
            <w:shd w:val="clear" w:color="auto" w:fill="BFBFBF" w:themeFill="background1" w:themeFillShade="BF"/>
          </w:tcPr>
          <w:p w14:paraId="5FE3C679" w14:textId="77777777" w:rsidR="003E5F40" w:rsidRPr="007A194E" w:rsidRDefault="003E5F40" w:rsidP="00C753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582" w:type="dxa"/>
            <w:shd w:val="clear" w:color="auto" w:fill="BFBFBF" w:themeFill="background1" w:themeFillShade="BF"/>
          </w:tcPr>
          <w:p w14:paraId="404202BF" w14:textId="77777777" w:rsidR="003E5F40" w:rsidRPr="007A194E" w:rsidRDefault="003E5F40" w:rsidP="00C753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412" w:type="dxa"/>
            <w:shd w:val="clear" w:color="auto" w:fill="BFBFBF" w:themeFill="background1" w:themeFillShade="BF"/>
          </w:tcPr>
          <w:p w14:paraId="3F703DB7" w14:textId="77777777" w:rsidR="003E5F40" w:rsidRPr="007A194E" w:rsidRDefault="003E5F40" w:rsidP="00C753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442" w:type="dxa"/>
            <w:shd w:val="clear" w:color="auto" w:fill="BFBFBF" w:themeFill="background1" w:themeFillShade="BF"/>
          </w:tcPr>
          <w:p w14:paraId="4FFC77A3" w14:textId="77777777" w:rsidR="003E5F40" w:rsidRPr="007A194E" w:rsidRDefault="003E5F40" w:rsidP="00C753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694" w:type="dxa"/>
            <w:shd w:val="clear" w:color="auto" w:fill="BFBFBF" w:themeFill="background1" w:themeFillShade="BF"/>
          </w:tcPr>
          <w:p w14:paraId="2386801C" w14:textId="77777777" w:rsidR="003E5F40" w:rsidRPr="007A194E" w:rsidRDefault="003E5F40" w:rsidP="00C753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612" w:type="dxa"/>
            <w:shd w:val="clear" w:color="auto" w:fill="BFBFBF" w:themeFill="background1" w:themeFillShade="BF"/>
          </w:tcPr>
          <w:p w14:paraId="79ED681E" w14:textId="77777777" w:rsidR="003E5F40" w:rsidRPr="007A194E" w:rsidRDefault="003E5F40" w:rsidP="00C753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23C03EB6" w14:textId="77777777" w:rsidR="003E5F40" w:rsidRPr="007A194E" w:rsidRDefault="003E5F40" w:rsidP="00C753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3E5F40" w14:paraId="3D99A0A6" w14:textId="77777777" w:rsidTr="00C7532A">
        <w:tc>
          <w:tcPr>
            <w:tcW w:w="1998" w:type="dxa"/>
          </w:tcPr>
          <w:p w14:paraId="2BE51E68" w14:textId="5CA4B269" w:rsidR="003E5F40" w:rsidRPr="00EF7C32" w:rsidRDefault="006B284D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hobby</w:t>
            </w:r>
            <w:r w:rsidR="008C6AF8" w:rsidRPr="008C6AF8">
              <w:rPr>
                <w:rFonts w:ascii="TH SarabunPSK" w:hAnsi="TH SarabunPSK" w:cs="TH SarabunPSK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582" w:type="dxa"/>
          </w:tcPr>
          <w:p w14:paraId="0FCC424B" w14:textId="23AE1E25" w:rsidR="003E5F40" w:rsidRPr="00EF7C32" w:rsidRDefault="001F2288" w:rsidP="00C7532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รหัสงานอดิเรก</w:t>
            </w:r>
          </w:p>
        </w:tc>
        <w:tc>
          <w:tcPr>
            <w:tcW w:w="1412" w:type="dxa"/>
          </w:tcPr>
          <w:p w14:paraId="2A17E7CD" w14:textId="0FB6AE2C" w:rsidR="003E5F40" w:rsidRPr="00EF7C32" w:rsidRDefault="001F2288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722471EB" w14:textId="535E521A" w:rsidR="003E5F40" w:rsidRPr="00EF7C32" w:rsidRDefault="001F2288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94" w:type="dxa"/>
          </w:tcPr>
          <w:p w14:paraId="7B334B63" w14:textId="77777777" w:rsidR="003E5F40" w:rsidRPr="00EF7C32" w:rsidRDefault="003E5F40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2" w:type="dxa"/>
          </w:tcPr>
          <w:p w14:paraId="79E02174" w14:textId="26B493C7" w:rsidR="003E5F40" w:rsidRPr="00EF7C32" w:rsidRDefault="001F2288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76" w:type="dxa"/>
          </w:tcPr>
          <w:p w14:paraId="26704F29" w14:textId="4B64B3A3" w:rsidR="003E5F40" w:rsidRPr="00EF7C32" w:rsidRDefault="00416303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3E5F40" w14:paraId="3895D1F5" w14:textId="77777777" w:rsidTr="00C7532A">
        <w:tc>
          <w:tcPr>
            <w:tcW w:w="1998" w:type="dxa"/>
          </w:tcPr>
          <w:p w14:paraId="49B4E874" w14:textId="4E056E72" w:rsidR="003E5F40" w:rsidRPr="00EF7C32" w:rsidRDefault="001F2288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hobby_</w:t>
            </w:r>
            <w:r w:rsidR="003E5F40" w:rsidRPr="00EF68F0">
              <w:rPr>
                <w:rFonts w:ascii="TH SarabunPSK" w:hAnsi="TH SarabunPSK" w:cs="TH SarabunPSK"/>
                <w:sz w:val="32"/>
                <w:szCs w:val="32"/>
              </w:rPr>
              <w:t>name</w:t>
            </w:r>
            <w:proofErr w:type="spellEnd"/>
          </w:p>
        </w:tc>
        <w:tc>
          <w:tcPr>
            <w:tcW w:w="1582" w:type="dxa"/>
          </w:tcPr>
          <w:p w14:paraId="3C46966A" w14:textId="010C5657" w:rsidR="003E5F40" w:rsidRPr="00EF7C32" w:rsidRDefault="001F2288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ชื่องานอดิเรก</w:t>
            </w:r>
          </w:p>
        </w:tc>
        <w:tc>
          <w:tcPr>
            <w:tcW w:w="1412" w:type="dxa"/>
          </w:tcPr>
          <w:p w14:paraId="7B05260A" w14:textId="77777777" w:rsidR="003E5F40" w:rsidRPr="00EF7C32" w:rsidRDefault="003E5F40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0F913D0E" w14:textId="77777777" w:rsidR="003E5F40" w:rsidRPr="00EF7C32" w:rsidRDefault="003E5F40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694" w:type="dxa"/>
          </w:tcPr>
          <w:p w14:paraId="51DFF975" w14:textId="77777777" w:rsidR="003E5F40" w:rsidRPr="00EF7C32" w:rsidRDefault="003E5F40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2" w:type="dxa"/>
          </w:tcPr>
          <w:p w14:paraId="1871E043" w14:textId="3CFD5CE1" w:rsidR="003E5F40" w:rsidRPr="00EF7C32" w:rsidRDefault="00416303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76" w:type="dxa"/>
          </w:tcPr>
          <w:p w14:paraId="63B52D40" w14:textId="7D18C456" w:rsidR="003E5F40" w:rsidRPr="00EF7C32" w:rsidRDefault="00416303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4D26D17A" w14:textId="77777777" w:rsidR="00505B08" w:rsidRDefault="00505B08" w:rsidP="00505B08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15D2C70C" w14:textId="3A0566EF" w:rsidR="00505B08" w:rsidRPr="00AF0439" w:rsidRDefault="00176414" w:rsidP="00505B08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1.9.</w:t>
      </w:r>
      <w:r w:rsidR="00505B08">
        <w:rPr>
          <w:rFonts w:ascii="TH SarabunPSK" w:hAnsi="TH SarabunPSK" w:cs="TH SarabunPSK"/>
          <w:b/>
          <w:bCs/>
          <w:sz w:val="32"/>
          <w:szCs w:val="32"/>
        </w:rPr>
        <w:t>2</w:t>
      </w:r>
      <w:r w:rsidR="00F02429">
        <w:rPr>
          <w:rFonts w:ascii="TH SarabunPSK" w:hAnsi="TH SarabunPSK" w:cs="TH SarabunPSK"/>
          <w:b/>
          <w:bCs/>
          <w:sz w:val="32"/>
          <w:szCs w:val="32"/>
        </w:rPr>
        <w:t>6</w:t>
      </w:r>
      <w:r w:rsidR="00505B08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="00505B08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="006A16B5">
        <w:rPr>
          <w:rFonts w:ascii="TH SarabunPSK" w:hAnsi="TH SarabunPSK" w:cs="TH SarabunPSK" w:hint="cs"/>
          <w:b/>
          <w:bCs/>
          <w:sz w:val="32"/>
          <w:szCs w:val="32"/>
          <w:cs/>
        </w:rPr>
        <w:t>งานอดิเรกย่อย</w:t>
      </w:r>
      <w:r w:rsidR="00505B08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proofErr w:type="spellStart"/>
      <w:r w:rsidR="00505B08">
        <w:rPr>
          <w:rFonts w:ascii="TH SarabunPSK" w:hAnsi="TH SarabunPSK" w:cs="TH SarabunPSK"/>
          <w:b/>
          <w:bCs/>
          <w:sz w:val="32"/>
          <w:szCs w:val="32"/>
        </w:rPr>
        <w:t>subhobby</w:t>
      </w:r>
      <w:proofErr w:type="spellEnd"/>
      <w:r w:rsidR="00505B08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1D0F3E9D" w14:textId="77777777" w:rsidR="00176414" w:rsidRDefault="00176414" w:rsidP="00505B08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5CAFAEDA" w14:textId="776C3FA4" w:rsidR="00176414" w:rsidRPr="00AF0439" w:rsidRDefault="00176414" w:rsidP="00176414">
      <w:pPr>
        <w:rPr>
          <w:rFonts w:ascii="TH SarabunPSK" w:hAnsi="TH SarabunPSK" w:cs="TH SarabunPSK"/>
          <w:b/>
          <w:bCs/>
          <w:sz w:val="32"/>
          <w:szCs w:val="32"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27 </w:t>
      </w:r>
      <w:r w:rsidRPr="00095026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งานอดิเรกย่อย</w:t>
      </w:r>
      <w:r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subhobby</w:t>
      </w:r>
      <w:proofErr w:type="spellEnd"/>
      <w:r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582"/>
        <w:gridCol w:w="1412"/>
        <w:gridCol w:w="1442"/>
        <w:gridCol w:w="694"/>
        <w:gridCol w:w="612"/>
        <w:gridCol w:w="1276"/>
      </w:tblGrid>
      <w:tr w:rsidR="00505B08" w14:paraId="5D5EB880" w14:textId="77777777">
        <w:tc>
          <w:tcPr>
            <w:tcW w:w="1998" w:type="dxa"/>
            <w:shd w:val="clear" w:color="auto" w:fill="BFBFBF" w:themeFill="background1" w:themeFillShade="BF"/>
          </w:tcPr>
          <w:p w14:paraId="522AD506" w14:textId="77777777" w:rsidR="00505B08" w:rsidRPr="007A194E" w:rsidRDefault="00505B0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582" w:type="dxa"/>
            <w:shd w:val="clear" w:color="auto" w:fill="BFBFBF" w:themeFill="background1" w:themeFillShade="BF"/>
          </w:tcPr>
          <w:p w14:paraId="503B33D3" w14:textId="77777777" w:rsidR="00505B08" w:rsidRPr="007A194E" w:rsidRDefault="00505B0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412" w:type="dxa"/>
            <w:shd w:val="clear" w:color="auto" w:fill="BFBFBF" w:themeFill="background1" w:themeFillShade="BF"/>
          </w:tcPr>
          <w:p w14:paraId="0A400E08" w14:textId="77777777" w:rsidR="00505B08" w:rsidRPr="007A194E" w:rsidRDefault="00505B0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442" w:type="dxa"/>
            <w:shd w:val="clear" w:color="auto" w:fill="BFBFBF" w:themeFill="background1" w:themeFillShade="BF"/>
          </w:tcPr>
          <w:p w14:paraId="5666FD5B" w14:textId="77777777" w:rsidR="00505B08" w:rsidRPr="007A194E" w:rsidRDefault="00505B0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694" w:type="dxa"/>
            <w:shd w:val="clear" w:color="auto" w:fill="BFBFBF" w:themeFill="background1" w:themeFillShade="BF"/>
          </w:tcPr>
          <w:p w14:paraId="48126B98" w14:textId="77777777" w:rsidR="00505B08" w:rsidRPr="007A194E" w:rsidRDefault="00505B0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612" w:type="dxa"/>
            <w:shd w:val="clear" w:color="auto" w:fill="BFBFBF" w:themeFill="background1" w:themeFillShade="BF"/>
          </w:tcPr>
          <w:p w14:paraId="05B67067" w14:textId="77777777" w:rsidR="00505B08" w:rsidRPr="007A194E" w:rsidRDefault="00505B0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4302CC26" w14:textId="77777777" w:rsidR="00505B08" w:rsidRPr="007A194E" w:rsidRDefault="00505B0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505B08" w14:paraId="347ADC01" w14:textId="77777777">
        <w:tc>
          <w:tcPr>
            <w:tcW w:w="1998" w:type="dxa"/>
          </w:tcPr>
          <w:p w14:paraId="15D8F985" w14:textId="7BEAAF6A" w:rsidR="00505B08" w:rsidRPr="00EF7C32" w:rsidRDefault="00A61EA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61EA3">
              <w:rPr>
                <w:rFonts w:ascii="TH SarabunPSK" w:hAnsi="TH SarabunPSK" w:cs="TH SarabunPSK"/>
                <w:sz w:val="32"/>
                <w:szCs w:val="32"/>
              </w:rPr>
              <w:t>subhobby_id</w:t>
            </w:r>
            <w:proofErr w:type="spellEnd"/>
          </w:p>
        </w:tc>
        <w:tc>
          <w:tcPr>
            <w:tcW w:w="1582" w:type="dxa"/>
          </w:tcPr>
          <w:p w14:paraId="3FE90FD3" w14:textId="2CBF53DE" w:rsidR="00505B08" w:rsidRPr="00EF7C32" w:rsidRDefault="0050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AE3A32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งานอดิเรกย่อย</w:t>
            </w:r>
          </w:p>
        </w:tc>
        <w:tc>
          <w:tcPr>
            <w:tcW w:w="1412" w:type="dxa"/>
          </w:tcPr>
          <w:p w14:paraId="6B10E771" w14:textId="296C4E5C" w:rsidR="00505B08" w:rsidRPr="00EF7C32" w:rsidRDefault="00AE3A3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028BD96F" w14:textId="167DF02F" w:rsidR="00505B08" w:rsidRPr="00EF7C32" w:rsidRDefault="00AE3A3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94" w:type="dxa"/>
          </w:tcPr>
          <w:p w14:paraId="4A2122B5" w14:textId="77777777" w:rsidR="00505B08" w:rsidRPr="00EF7C32" w:rsidRDefault="00505B0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2" w:type="dxa"/>
          </w:tcPr>
          <w:p w14:paraId="743D5A1C" w14:textId="1C0569A9" w:rsidR="00505B08" w:rsidRPr="00EF7C32" w:rsidRDefault="0074606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76" w:type="dxa"/>
          </w:tcPr>
          <w:p w14:paraId="70B6EBA4" w14:textId="3F3E439F" w:rsidR="00505B08" w:rsidRPr="00EF7C32" w:rsidRDefault="00396F4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505B08" w14:paraId="287CFE97" w14:textId="77777777">
        <w:tc>
          <w:tcPr>
            <w:tcW w:w="1998" w:type="dxa"/>
          </w:tcPr>
          <w:p w14:paraId="6856DBB7" w14:textId="52458E8A" w:rsidR="00505B08" w:rsidRPr="00EF7C32" w:rsidRDefault="0038413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84132">
              <w:rPr>
                <w:rFonts w:ascii="TH SarabunPSK" w:hAnsi="TH SarabunPSK" w:cs="TH SarabunPSK"/>
                <w:sz w:val="32"/>
                <w:szCs w:val="32"/>
              </w:rPr>
              <w:t>subhobby_name</w:t>
            </w:r>
            <w:proofErr w:type="spellEnd"/>
          </w:p>
        </w:tc>
        <w:tc>
          <w:tcPr>
            <w:tcW w:w="1582" w:type="dxa"/>
          </w:tcPr>
          <w:p w14:paraId="6737F503" w14:textId="460EA239" w:rsidR="00505B08" w:rsidRPr="00EF7C32" w:rsidRDefault="00505B0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AE3A32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งานอดิเรกย่อย</w:t>
            </w:r>
          </w:p>
        </w:tc>
        <w:tc>
          <w:tcPr>
            <w:tcW w:w="1412" w:type="dxa"/>
          </w:tcPr>
          <w:p w14:paraId="68BF65C1" w14:textId="77777777" w:rsidR="00505B08" w:rsidRPr="00EF7C32" w:rsidRDefault="00505B0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11AF8C03" w14:textId="77777777" w:rsidR="00505B08" w:rsidRPr="00EF7C32" w:rsidRDefault="00505B0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694" w:type="dxa"/>
          </w:tcPr>
          <w:p w14:paraId="169AFBFA" w14:textId="77777777" w:rsidR="00505B08" w:rsidRPr="00EF7C32" w:rsidRDefault="00505B0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2" w:type="dxa"/>
          </w:tcPr>
          <w:p w14:paraId="52C151BA" w14:textId="22BDEC3D" w:rsidR="00505B08" w:rsidRPr="00EF7C32" w:rsidRDefault="00FE10C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76" w:type="dxa"/>
          </w:tcPr>
          <w:p w14:paraId="5D693757" w14:textId="0CD76B5B" w:rsidR="00505B08" w:rsidRPr="00EF7C32" w:rsidRDefault="00396F4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384132" w14:paraId="7DAD514F" w14:textId="77777777">
        <w:tc>
          <w:tcPr>
            <w:tcW w:w="1998" w:type="dxa"/>
          </w:tcPr>
          <w:p w14:paraId="66F8DD10" w14:textId="721BE668" w:rsidR="00384132" w:rsidRPr="00384132" w:rsidRDefault="0074606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46065">
              <w:rPr>
                <w:rFonts w:ascii="TH SarabunPSK" w:hAnsi="TH SarabunPSK" w:cs="TH SarabunPSK"/>
                <w:sz w:val="32"/>
                <w:szCs w:val="32"/>
              </w:rPr>
              <w:t>hobby_id</w:t>
            </w:r>
            <w:proofErr w:type="spellEnd"/>
          </w:p>
        </w:tc>
        <w:tc>
          <w:tcPr>
            <w:tcW w:w="1582" w:type="dxa"/>
          </w:tcPr>
          <w:p w14:paraId="74459CA8" w14:textId="201C47EA" w:rsidR="00384132" w:rsidRDefault="00FE10C0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รหัสงานอดิเรก</w:t>
            </w:r>
          </w:p>
        </w:tc>
        <w:tc>
          <w:tcPr>
            <w:tcW w:w="1412" w:type="dxa"/>
          </w:tcPr>
          <w:p w14:paraId="2D97BDD0" w14:textId="1BA857DC" w:rsidR="00384132" w:rsidRDefault="00FE10C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315993E1" w14:textId="243F5E87" w:rsidR="00384132" w:rsidRDefault="00FE10C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94" w:type="dxa"/>
          </w:tcPr>
          <w:p w14:paraId="548AE4DF" w14:textId="2E237EA3" w:rsidR="00384132" w:rsidRDefault="00FE10C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2" w:type="dxa"/>
          </w:tcPr>
          <w:p w14:paraId="6F7B1973" w14:textId="26287281" w:rsidR="00384132" w:rsidRPr="00EF7C32" w:rsidRDefault="0074606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76" w:type="dxa"/>
          </w:tcPr>
          <w:p w14:paraId="608C33D5" w14:textId="4E2B8E5F" w:rsidR="00384132" w:rsidRPr="00EF7C32" w:rsidRDefault="005F0DC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ho</w:t>
            </w:r>
            <w:r w:rsidR="005750CE">
              <w:rPr>
                <w:rFonts w:ascii="TH SarabunPSK" w:hAnsi="TH SarabunPSK" w:cs="TH SarabunPSK"/>
                <w:sz w:val="32"/>
                <w:szCs w:val="32"/>
              </w:rPr>
              <w:t>bby</w:t>
            </w:r>
          </w:p>
        </w:tc>
      </w:tr>
    </w:tbl>
    <w:p w14:paraId="1EE536B3" w14:textId="77777777" w:rsidR="006A6755" w:rsidRPr="00964B4D" w:rsidRDefault="006A6755" w:rsidP="00964B4D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E95CA65" w14:textId="77777777" w:rsidR="003D75C2" w:rsidRDefault="003D75C2" w:rsidP="00964B4D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5EB80BA" w14:textId="77777777" w:rsidR="003D75C2" w:rsidRPr="00964B4D" w:rsidRDefault="003D75C2" w:rsidP="00964B4D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3E186814" w14:textId="56479DCA" w:rsidR="00B47996" w:rsidRPr="00AF0439" w:rsidRDefault="00A0684C" w:rsidP="00B47996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1.9.</w:t>
      </w:r>
      <w:r w:rsidR="00B47996">
        <w:rPr>
          <w:rFonts w:ascii="TH SarabunPSK" w:hAnsi="TH SarabunPSK" w:cs="TH SarabunPSK"/>
          <w:b/>
          <w:bCs/>
          <w:sz w:val="32"/>
          <w:szCs w:val="32"/>
        </w:rPr>
        <w:t>2</w:t>
      </w:r>
      <w:r w:rsidR="00F02429">
        <w:rPr>
          <w:rFonts w:ascii="TH SarabunPSK" w:hAnsi="TH SarabunPSK" w:cs="TH SarabunPSK"/>
          <w:b/>
          <w:bCs/>
          <w:sz w:val="32"/>
          <w:szCs w:val="32"/>
        </w:rPr>
        <w:t>7</w:t>
      </w:r>
      <w:r w:rsidR="00B47996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="00B47996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="00B47996">
        <w:rPr>
          <w:rFonts w:ascii="TH SarabunPSK" w:hAnsi="TH SarabunPSK" w:cs="TH SarabunPSK" w:hint="cs"/>
          <w:b/>
          <w:bCs/>
          <w:sz w:val="32"/>
          <w:szCs w:val="32"/>
          <w:cs/>
        </w:rPr>
        <w:t>ทัก</w:t>
      </w:r>
      <w:r w:rsidR="00993B12">
        <w:rPr>
          <w:rFonts w:ascii="TH SarabunPSK" w:hAnsi="TH SarabunPSK" w:cs="TH SarabunPSK" w:hint="cs"/>
          <w:b/>
          <w:bCs/>
          <w:sz w:val="32"/>
          <w:szCs w:val="32"/>
          <w:cs/>
        </w:rPr>
        <w:t>ษะ</w:t>
      </w:r>
      <w:r w:rsidR="00B47996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r w:rsidR="00993B12">
        <w:rPr>
          <w:rFonts w:ascii="TH SarabunPSK" w:hAnsi="TH SarabunPSK" w:cs="TH SarabunPSK"/>
          <w:b/>
          <w:bCs/>
          <w:sz w:val="32"/>
          <w:szCs w:val="32"/>
        </w:rPr>
        <w:t>skill</w:t>
      </w:r>
      <w:r w:rsidR="00B47996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0865A199" w14:textId="77777777" w:rsidR="00A0684C" w:rsidRDefault="00A0684C" w:rsidP="00A0684C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001D8AE2" w14:textId="76B663A2" w:rsidR="00A0684C" w:rsidRPr="00AF0439" w:rsidRDefault="00A0684C" w:rsidP="00A0684C">
      <w:pPr>
        <w:rPr>
          <w:rFonts w:ascii="TH SarabunPSK" w:hAnsi="TH SarabunPSK" w:cs="TH SarabunPSK"/>
          <w:b/>
          <w:bCs/>
          <w:sz w:val="32"/>
          <w:szCs w:val="32"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28 </w:t>
      </w:r>
      <w:r w:rsidRPr="00095026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ทักษะ</w:t>
      </w:r>
      <w:r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b/>
          <w:bCs/>
          <w:sz w:val="32"/>
          <w:szCs w:val="32"/>
        </w:rPr>
        <w:t>skill</w:t>
      </w:r>
      <w:r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582"/>
        <w:gridCol w:w="1412"/>
        <w:gridCol w:w="1442"/>
        <w:gridCol w:w="694"/>
        <w:gridCol w:w="612"/>
        <w:gridCol w:w="1276"/>
      </w:tblGrid>
      <w:tr w:rsidR="00B47996" w14:paraId="598CA377" w14:textId="77777777" w:rsidTr="00C7532A">
        <w:tc>
          <w:tcPr>
            <w:tcW w:w="1998" w:type="dxa"/>
            <w:shd w:val="clear" w:color="auto" w:fill="BFBFBF" w:themeFill="background1" w:themeFillShade="BF"/>
          </w:tcPr>
          <w:p w14:paraId="495DA334" w14:textId="77777777" w:rsidR="00B47996" w:rsidRPr="007A194E" w:rsidRDefault="00B47996" w:rsidP="00C753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582" w:type="dxa"/>
            <w:shd w:val="clear" w:color="auto" w:fill="BFBFBF" w:themeFill="background1" w:themeFillShade="BF"/>
          </w:tcPr>
          <w:p w14:paraId="284AD6DC" w14:textId="77777777" w:rsidR="00B47996" w:rsidRPr="007A194E" w:rsidRDefault="00B47996" w:rsidP="00C753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412" w:type="dxa"/>
            <w:shd w:val="clear" w:color="auto" w:fill="BFBFBF" w:themeFill="background1" w:themeFillShade="BF"/>
          </w:tcPr>
          <w:p w14:paraId="5A218F03" w14:textId="77777777" w:rsidR="00B47996" w:rsidRPr="007A194E" w:rsidRDefault="00B47996" w:rsidP="00C753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442" w:type="dxa"/>
            <w:shd w:val="clear" w:color="auto" w:fill="BFBFBF" w:themeFill="background1" w:themeFillShade="BF"/>
          </w:tcPr>
          <w:p w14:paraId="54783ECE" w14:textId="77777777" w:rsidR="00B47996" w:rsidRPr="007A194E" w:rsidRDefault="00B47996" w:rsidP="00C753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694" w:type="dxa"/>
            <w:shd w:val="clear" w:color="auto" w:fill="BFBFBF" w:themeFill="background1" w:themeFillShade="BF"/>
          </w:tcPr>
          <w:p w14:paraId="240E4113" w14:textId="77777777" w:rsidR="00B47996" w:rsidRPr="007A194E" w:rsidRDefault="00B47996" w:rsidP="00C753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612" w:type="dxa"/>
            <w:shd w:val="clear" w:color="auto" w:fill="BFBFBF" w:themeFill="background1" w:themeFillShade="BF"/>
          </w:tcPr>
          <w:p w14:paraId="51E34061" w14:textId="77777777" w:rsidR="00B47996" w:rsidRPr="007A194E" w:rsidRDefault="00B47996" w:rsidP="00C753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1629B836" w14:textId="77777777" w:rsidR="00B47996" w:rsidRPr="007A194E" w:rsidRDefault="00B47996" w:rsidP="00C753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B47996" w14:paraId="7E421394" w14:textId="77777777" w:rsidTr="00C7532A">
        <w:tc>
          <w:tcPr>
            <w:tcW w:w="1998" w:type="dxa"/>
          </w:tcPr>
          <w:p w14:paraId="036800BF" w14:textId="000594B4" w:rsidR="00B47996" w:rsidRPr="00EF7C32" w:rsidRDefault="00993B12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93B12">
              <w:rPr>
                <w:rFonts w:ascii="TH SarabunPSK" w:hAnsi="TH SarabunPSK" w:cs="TH SarabunPSK"/>
                <w:sz w:val="32"/>
                <w:szCs w:val="32"/>
              </w:rPr>
              <w:t>skill_id</w:t>
            </w:r>
            <w:proofErr w:type="spellEnd"/>
          </w:p>
        </w:tc>
        <w:tc>
          <w:tcPr>
            <w:tcW w:w="1582" w:type="dxa"/>
          </w:tcPr>
          <w:p w14:paraId="47F1642C" w14:textId="144CC3F7" w:rsidR="00B47996" w:rsidRPr="00EF7C32" w:rsidRDefault="00B47996" w:rsidP="00C7532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29001C">
              <w:rPr>
                <w:rFonts w:ascii="TH SarabunPSK" w:hAnsi="TH SarabunPSK" w:cs="TH SarabunPSK" w:hint="cs"/>
                <w:sz w:val="32"/>
                <w:szCs w:val="32"/>
                <w:cs/>
              </w:rPr>
              <w:t>ทักษะ</w:t>
            </w:r>
          </w:p>
        </w:tc>
        <w:tc>
          <w:tcPr>
            <w:tcW w:w="1412" w:type="dxa"/>
          </w:tcPr>
          <w:p w14:paraId="129CBC16" w14:textId="606A1DDB" w:rsidR="00B47996" w:rsidRPr="00EF7C32" w:rsidRDefault="00DB172F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21E85224" w14:textId="4EC206FE" w:rsidR="00B47996" w:rsidRPr="00EF7C32" w:rsidRDefault="00DB172F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94" w:type="dxa"/>
          </w:tcPr>
          <w:p w14:paraId="68A3E0C1" w14:textId="77777777" w:rsidR="00B47996" w:rsidRPr="00EF7C32" w:rsidRDefault="00B47996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2" w:type="dxa"/>
          </w:tcPr>
          <w:p w14:paraId="71F2365C" w14:textId="7FCD3102" w:rsidR="00B47996" w:rsidRPr="00EF7C32" w:rsidRDefault="0029001C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76" w:type="dxa"/>
          </w:tcPr>
          <w:p w14:paraId="741C56FD" w14:textId="7609408D" w:rsidR="00B47996" w:rsidRPr="00EF7C32" w:rsidRDefault="00150FB4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47996" w14:paraId="2BD6D9EC" w14:textId="77777777" w:rsidTr="00C7532A">
        <w:tc>
          <w:tcPr>
            <w:tcW w:w="1998" w:type="dxa"/>
          </w:tcPr>
          <w:p w14:paraId="47F615B8" w14:textId="71265AC3" w:rsidR="00B47996" w:rsidRPr="00EF7C32" w:rsidRDefault="0029001C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29001C">
              <w:rPr>
                <w:rFonts w:ascii="TH SarabunPSK" w:hAnsi="TH SarabunPSK" w:cs="TH SarabunPSK"/>
                <w:sz w:val="32"/>
                <w:szCs w:val="32"/>
              </w:rPr>
              <w:t>skill_name</w:t>
            </w:r>
            <w:proofErr w:type="spellEnd"/>
          </w:p>
        </w:tc>
        <w:tc>
          <w:tcPr>
            <w:tcW w:w="1582" w:type="dxa"/>
          </w:tcPr>
          <w:p w14:paraId="46ABFE8C" w14:textId="7B2FAB50" w:rsidR="00B47996" w:rsidRPr="00EF7C32" w:rsidRDefault="00B47996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29001C">
              <w:rPr>
                <w:rFonts w:ascii="TH SarabunPSK" w:hAnsi="TH SarabunPSK" w:cs="TH SarabunPSK" w:hint="cs"/>
                <w:sz w:val="32"/>
                <w:szCs w:val="32"/>
                <w:cs/>
              </w:rPr>
              <w:t>ทักษะ</w:t>
            </w:r>
          </w:p>
        </w:tc>
        <w:tc>
          <w:tcPr>
            <w:tcW w:w="1412" w:type="dxa"/>
          </w:tcPr>
          <w:p w14:paraId="4F511E5F" w14:textId="77777777" w:rsidR="00B47996" w:rsidRPr="00EF7C32" w:rsidRDefault="00B47996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7606F05C" w14:textId="77777777" w:rsidR="00B47996" w:rsidRPr="00EF7C32" w:rsidRDefault="00B47996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694" w:type="dxa"/>
          </w:tcPr>
          <w:p w14:paraId="033FEF10" w14:textId="77777777" w:rsidR="00B47996" w:rsidRPr="00EF7C32" w:rsidRDefault="00B47996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2" w:type="dxa"/>
          </w:tcPr>
          <w:p w14:paraId="46C2F32E" w14:textId="7DBDD109" w:rsidR="00B47996" w:rsidRPr="00EF7C32" w:rsidRDefault="00150FB4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76" w:type="dxa"/>
          </w:tcPr>
          <w:p w14:paraId="3FF818A9" w14:textId="5BFE4BD8" w:rsidR="00B47996" w:rsidRPr="00EF7C32" w:rsidRDefault="00150FB4" w:rsidP="00C753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5AA06EAE" w14:textId="77777777" w:rsidR="002C23D6" w:rsidRDefault="002C23D6" w:rsidP="00964B4D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E487132" w14:textId="7B6D4FCD" w:rsidR="00185816" w:rsidRPr="00AF0439" w:rsidRDefault="00A0684C" w:rsidP="00185816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1.9.</w:t>
      </w:r>
      <w:r w:rsidR="00185816">
        <w:rPr>
          <w:rFonts w:ascii="TH SarabunPSK" w:hAnsi="TH SarabunPSK" w:cs="TH SarabunPSK"/>
          <w:b/>
          <w:bCs/>
          <w:sz w:val="32"/>
          <w:szCs w:val="32"/>
        </w:rPr>
        <w:t>2</w:t>
      </w:r>
      <w:r w:rsidR="00F02429">
        <w:rPr>
          <w:rFonts w:ascii="TH SarabunPSK" w:hAnsi="TH SarabunPSK" w:cs="TH SarabunPSK"/>
          <w:b/>
          <w:bCs/>
          <w:sz w:val="32"/>
          <w:szCs w:val="32"/>
        </w:rPr>
        <w:t>8</w:t>
      </w:r>
      <w:r w:rsidR="00185816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="00185816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="00185816">
        <w:rPr>
          <w:rFonts w:ascii="TH SarabunPSK" w:hAnsi="TH SarabunPSK" w:cs="TH SarabunPSK" w:hint="cs"/>
          <w:b/>
          <w:bCs/>
          <w:sz w:val="32"/>
          <w:szCs w:val="32"/>
          <w:cs/>
        </w:rPr>
        <w:t>ทักษะ</w:t>
      </w:r>
      <w:r w:rsidR="00F8642D">
        <w:rPr>
          <w:rFonts w:ascii="TH SarabunPSK" w:hAnsi="TH SarabunPSK" w:cs="TH SarabunPSK" w:hint="cs"/>
          <w:b/>
          <w:bCs/>
          <w:sz w:val="32"/>
          <w:szCs w:val="32"/>
          <w:cs/>
        </w:rPr>
        <w:t>ย่อย</w:t>
      </w:r>
      <w:r w:rsidR="00185816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r w:rsidR="00185816">
        <w:rPr>
          <w:rFonts w:ascii="TH SarabunPSK" w:hAnsi="TH SarabunPSK" w:cs="TH SarabunPSK"/>
          <w:b/>
          <w:bCs/>
          <w:sz w:val="32"/>
          <w:szCs w:val="32"/>
        </w:rPr>
        <w:t>s</w:t>
      </w:r>
      <w:r w:rsidR="002B3A29">
        <w:rPr>
          <w:rFonts w:ascii="TH SarabunPSK" w:hAnsi="TH SarabunPSK" w:cs="TH SarabunPSK"/>
          <w:b/>
          <w:bCs/>
          <w:sz w:val="32"/>
          <w:szCs w:val="32"/>
        </w:rPr>
        <w:t>ubskill</w:t>
      </w:r>
      <w:r w:rsidR="00185816" w:rsidRPr="00AF0439">
        <w:rPr>
          <w:rFonts w:ascii="TH SarabunPSK" w:hAnsi="TH SarabunPSK" w:cs="TH SarabunPSK" w:hint="cs"/>
          <w:b/>
          <w:bCs/>
          <w:sz w:val="32"/>
          <w:szCs w:val="32"/>
        </w:rPr>
        <w:t>)</w:t>
      </w:r>
    </w:p>
    <w:p w14:paraId="7C4CA98C" w14:textId="77777777" w:rsidR="00A0684C" w:rsidRDefault="00A0684C" w:rsidP="00A0684C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0672C718" w14:textId="4CF1D1A9" w:rsidR="00A0684C" w:rsidRPr="00AF0439" w:rsidRDefault="00A0684C" w:rsidP="00A0684C">
      <w:pPr>
        <w:rPr>
          <w:rFonts w:ascii="TH SarabunPSK" w:hAnsi="TH SarabunPSK" w:cs="TH SarabunPSK"/>
          <w:b/>
          <w:bCs/>
          <w:sz w:val="32"/>
          <w:szCs w:val="32"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29 </w:t>
      </w:r>
      <w:r w:rsidRPr="00095026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ทักษะย่อย</w:t>
      </w:r>
      <w:r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b/>
          <w:bCs/>
          <w:sz w:val="32"/>
          <w:szCs w:val="32"/>
        </w:rPr>
        <w:t>subskill</w:t>
      </w:r>
      <w:r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1582"/>
        <w:gridCol w:w="1412"/>
        <w:gridCol w:w="1442"/>
        <w:gridCol w:w="694"/>
        <w:gridCol w:w="612"/>
        <w:gridCol w:w="1276"/>
      </w:tblGrid>
      <w:tr w:rsidR="00185816" w14:paraId="40D4A19F" w14:textId="77777777">
        <w:tc>
          <w:tcPr>
            <w:tcW w:w="1998" w:type="dxa"/>
            <w:shd w:val="clear" w:color="auto" w:fill="BFBFBF" w:themeFill="background1" w:themeFillShade="BF"/>
          </w:tcPr>
          <w:p w14:paraId="7C2B5916" w14:textId="77777777" w:rsidR="00185816" w:rsidRPr="007A194E" w:rsidRDefault="0018581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582" w:type="dxa"/>
            <w:shd w:val="clear" w:color="auto" w:fill="BFBFBF" w:themeFill="background1" w:themeFillShade="BF"/>
          </w:tcPr>
          <w:p w14:paraId="26059D9A" w14:textId="77777777" w:rsidR="00185816" w:rsidRPr="007A194E" w:rsidRDefault="0018581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412" w:type="dxa"/>
            <w:shd w:val="clear" w:color="auto" w:fill="BFBFBF" w:themeFill="background1" w:themeFillShade="BF"/>
          </w:tcPr>
          <w:p w14:paraId="407BD31E" w14:textId="77777777" w:rsidR="00185816" w:rsidRPr="007A194E" w:rsidRDefault="0018581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442" w:type="dxa"/>
            <w:shd w:val="clear" w:color="auto" w:fill="BFBFBF" w:themeFill="background1" w:themeFillShade="BF"/>
          </w:tcPr>
          <w:p w14:paraId="695F0C40" w14:textId="77777777" w:rsidR="00185816" w:rsidRPr="007A194E" w:rsidRDefault="0018581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694" w:type="dxa"/>
            <w:shd w:val="clear" w:color="auto" w:fill="BFBFBF" w:themeFill="background1" w:themeFillShade="BF"/>
          </w:tcPr>
          <w:p w14:paraId="7E65D1BB" w14:textId="77777777" w:rsidR="00185816" w:rsidRPr="007A194E" w:rsidRDefault="0018581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612" w:type="dxa"/>
            <w:shd w:val="clear" w:color="auto" w:fill="BFBFBF" w:themeFill="background1" w:themeFillShade="BF"/>
          </w:tcPr>
          <w:p w14:paraId="232BF503" w14:textId="77777777" w:rsidR="00185816" w:rsidRPr="007A194E" w:rsidRDefault="0018581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68633427" w14:textId="77777777" w:rsidR="00185816" w:rsidRPr="007A194E" w:rsidRDefault="0018581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185816" w14:paraId="373FEE59" w14:textId="77777777">
        <w:tc>
          <w:tcPr>
            <w:tcW w:w="1998" w:type="dxa"/>
          </w:tcPr>
          <w:p w14:paraId="3849285B" w14:textId="4BB4E493" w:rsidR="00185816" w:rsidRPr="00EF7C32" w:rsidRDefault="00F5425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sub</w:t>
            </w:r>
            <w:r w:rsidR="00185816" w:rsidRPr="00993B12">
              <w:rPr>
                <w:rFonts w:ascii="TH SarabunPSK" w:hAnsi="TH SarabunPSK" w:cs="TH SarabunPSK"/>
                <w:sz w:val="32"/>
                <w:szCs w:val="32"/>
              </w:rPr>
              <w:t>skill_id</w:t>
            </w:r>
            <w:proofErr w:type="spellEnd"/>
          </w:p>
        </w:tc>
        <w:tc>
          <w:tcPr>
            <w:tcW w:w="1582" w:type="dxa"/>
          </w:tcPr>
          <w:p w14:paraId="699DEB7F" w14:textId="7B35D36B" w:rsidR="00185816" w:rsidRPr="00EF7C32" w:rsidRDefault="0018581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รหัสทักษะ</w:t>
            </w:r>
            <w:r w:rsidR="00C0755E">
              <w:rPr>
                <w:rFonts w:ascii="TH SarabunPSK" w:hAnsi="TH SarabunPSK" w:cs="TH SarabunPSK" w:hint="cs"/>
                <w:sz w:val="32"/>
                <w:szCs w:val="32"/>
                <w:cs/>
              </w:rPr>
              <w:t>ย่อย</w:t>
            </w:r>
          </w:p>
        </w:tc>
        <w:tc>
          <w:tcPr>
            <w:tcW w:w="1412" w:type="dxa"/>
          </w:tcPr>
          <w:p w14:paraId="6A604911" w14:textId="30C106B6" w:rsidR="00185816" w:rsidRPr="00EF7C32" w:rsidRDefault="0012781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0ADFFA87" w14:textId="366E4F04" w:rsidR="00185816" w:rsidRPr="00EF7C32" w:rsidRDefault="0012781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94" w:type="dxa"/>
          </w:tcPr>
          <w:p w14:paraId="4D9ACF5B" w14:textId="77777777" w:rsidR="00185816" w:rsidRPr="00EF7C32" w:rsidRDefault="0018581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2" w:type="dxa"/>
          </w:tcPr>
          <w:p w14:paraId="4711A662" w14:textId="77777777" w:rsidR="00185816" w:rsidRPr="00EF7C32" w:rsidRDefault="0018581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76" w:type="dxa"/>
          </w:tcPr>
          <w:p w14:paraId="0B28CCA8" w14:textId="3B2CC47C" w:rsidR="00185816" w:rsidRPr="00EF7C32" w:rsidRDefault="00A7580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185816" w14:paraId="3B9371C3" w14:textId="77777777">
        <w:tc>
          <w:tcPr>
            <w:tcW w:w="1998" w:type="dxa"/>
          </w:tcPr>
          <w:p w14:paraId="2AA79158" w14:textId="1D1863AF" w:rsidR="00185816" w:rsidRPr="00EF7C32" w:rsidRDefault="0018581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29001C">
              <w:rPr>
                <w:rFonts w:ascii="TH SarabunPSK" w:hAnsi="TH SarabunPSK" w:cs="TH SarabunPSK"/>
                <w:sz w:val="32"/>
                <w:szCs w:val="32"/>
              </w:rPr>
              <w:t>skill_</w:t>
            </w:r>
            <w:r w:rsidR="00F5425C">
              <w:rPr>
                <w:rFonts w:ascii="TH SarabunPSK" w:hAnsi="TH SarabunPSK" w:cs="TH SarabunPSK"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1582" w:type="dxa"/>
          </w:tcPr>
          <w:p w14:paraId="797F9B9B" w14:textId="2F028CE3" w:rsidR="00185816" w:rsidRPr="00EF7C32" w:rsidRDefault="00C0755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185816">
              <w:rPr>
                <w:rFonts w:ascii="TH SarabunPSK" w:hAnsi="TH SarabunPSK" w:cs="TH SarabunPSK" w:hint="cs"/>
                <w:sz w:val="32"/>
                <w:szCs w:val="32"/>
                <w:cs/>
              </w:rPr>
              <w:t>ทักษะ</w:t>
            </w:r>
          </w:p>
        </w:tc>
        <w:tc>
          <w:tcPr>
            <w:tcW w:w="1412" w:type="dxa"/>
          </w:tcPr>
          <w:p w14:paraId="2F8183D1" w14:textId="2957AB82" w:rsidR="00185816" w:rsidRPr="00EF7C32" w:rsidRDefault="0012781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16AAC22B" w14:textId="0D045106" w:rsidR="00185816" w:rsidRPr="00EF7C32" w:rsidRDefault="0012781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94" w:type="dxa"/>
          </w:tcPr>
          <w:p w14:paraId="2FE7ABE9" w14:textId="77777777" w:rsidR="00185816" w:rsidRPr="00EF7C32" w:rsidRDefault="0018581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2" w:type="dxa"/>
          </w:tcPr>
          <w:p w14:paraId="65BADDA3" w14:textId="7D9EB8FF" w:rsidR="00185816" w:rsidRPr="00EF7C32" w:rsidRDefault="00573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76" w:type="dxa"/>
          </w:tcPr>
          <w:p w14:paraId="4CD5A7CE" w14:textId="2211571F" w:rsidR="00185816" w:rsidRPr="00EF7C32" w:rsidRDefault="00A17BC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skill</w:t>
            </w:r>
          </w:p>
        </w:tc>
      </w:tr>
      <w:tr w:rsidR="00C22F6E" w14:paraId="3DC79CEA" w14:textId="77777777">
        <w:tc>
          <w:tcPr>
            <w:tcW w:w="1998" w:type="dxa"/>
          </w:tcPr>
          <w:p w14:paraId="68651DE6" w14:textId="0D52BCD3" w:rsidR="00C22F6E" w:rsidRPr="0029001C" w:rsidRDefault="00C0755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C0755E">
              <w:rPr>
                <w:rFonts w:ascii="TH SarabunPSK" w:hAnsi="TH SarabunPSK" w:cs="TH SarabunPSK"/>
                <w:sz w:val="32"/>
                <w:szCs w:val="32"/>
              </w:rPr>
              <w:t>subskill_name</w:t>
            </w:r>
            <w:proofErr w:type="spellEnd"/>
          </w:p>
        </w:tc>
        <w:tc>
          <w:tcPr>
            <w:tcW w:w="1582" w:type="dxa"/>
          </w:tcPr>
          <w:p w14:paraId="0A3901A9" w14:textId="0D7CFBFE" w:rsidR="00C22F6E" w:rsidRDefault="0012781E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ชื่อทักษะย่อย</w:t>
            </w:r>
          </w:p>
        </w:tc>
        <w:tc>
          <w:tcPr>
            <w:tcW w:w="1412" w:type="dxa"/>
          </w:tcPr>
          <w:p w14:paraId="48016299" w14:textId="4A3FD02B" w:rsidR="00C22F6E" w:rsidRDefault="0012781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783055E1" w14:textId="0D21E14F" w:rsidR="00C22F6E" w:rsidRDefault="0012781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694" w:type="dxa"/>
          </w:tcPr>
          <w:p w14:paraId="715B91D2" w14:textId="74452962" w:rsidR="00C22F6E" w:rsidRDefault="00573C4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12" w:type="dxa"/>
          </w:tcPr>
          <w:p w14:paraId="60F61382" w14:textId="35D50CCA" w:rsidR="00C22F6E" w:rsidRPr="00EF7C32" w:rsidRDefault="00A7580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76" w:type="dxa"/>
          </w:tcPr>
          <w:p w14:paraId="5B57438F" w14:textId="3F7A9A32" w:rsidR="00C22F6E" w:rsidRPr="00EF7C32" w:rsidRDefault="00A7580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12712D62" w14:textId="77777777" w:rsidR="00185816" w:rsidRPr="00964B4D" w:rsidRDefault="00185816" w:rsidP="00964B4D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520D336" w14:textId="167D5DA7" w:rsidR="00964B4D" w:rsidRPr="00AF0439" w:rsidRDefault="00A0684C" w:rsidP="00964B4D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1.9.</w:t>
      </w:r>
      <w:r w:rsidR="00964B4D">
        <w:rPr>
          <w:rFonts w:ascii="TH SarabunPSK" w:hAnsi="TH SarabunPSK" w:cs="TH SarabunPSK"/>
          <w:b/>
          <w:bCs/>
          <w:sz w:val="32"/>
          <w:szCs w:val="32"/>
        </w:rPr>
        <w:t>2</w:t>
      </w:r>
      <w:r w:rsidR="00F02429">
        <w:rPr>
          <w:rFonts w:ascii="TH SarabunPSK" w:hAnsi="TH SarabunPSK" w:cs="TH SarabunPSK"/>
          <w:b/>
          <w:bCs/>
          <w:sz w:val="32"/>
          <w:szCs w:val="32"/>
        </w:rPr>
        <w:t>9</w:t>
      </w:r>
      <w:r w:rsidR="00964B4D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="00964B4D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="00B53052">
        <w:rPr>
          <w:rFonts w:ascii="TH SarabunPSK" w:hAnsi="TH SarabunPSK" w:cs="TH SarabunPSK" w:hint="cs"/>
          <w:b/>
          <w:bCs/>
          <w:sz w:val="32"/>
          <w:szCs w:val="32"/>
          <w:cs/>
        </w:rPr>
        <w:t>งานอดิเรกนิสิต</w:t>
      </w:r>
      <w:r w:rsidR="00964B4D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proofErr w:type="spellStart"/>
      <w:r w:rsidR="007C0EF3">
        <w:rPr>
          <w:rFonts w:ascii="TH SarabunPSK" w:hAnsi="TH SarabunPSK" w:cs="TH SarabunPSK"/>
          <w:b/>
          <w:bCs/>
          <w:sz w:val="32"/>
          <w:szCs w:val="32"/>
        </w:rPr>
        <w:t>stu</w:t>
      </w:r>
      <w:r w:rsidR="005476CE">
        <w:rPr>
          <w:rFonts w:ascii="TH SarabunPSK" w:hAnsi="TH SarabunPSK" w:cs="TH SarabunPSK"/>
          <w:b/>
          <w:bCs/>
          <w:sz w:val="32"/>
          <w:szCs w:val="32"/>
        </w:rPr>
        <w:t>dent_</w:t>
      </w:r>
      <w:r w:rsidR="002E451B">
        <w:rPr>
          <w:rFonts w:ascii="TH SarabunPSK" w:hAnsi="TH SarabunPSK" w:cs="TH SarabunPSK"/>
          <w:b/>
          <w:bCs/>
          <w:sz w:val="32"/>
          <w:szCs w:val="32"/>
        </w:rPr>
        <w:t>hobby</w:t>
      </w:r>
      <w:proofErr w:type="spellEnd"/>
      <w:r w:rsidR="00964B4D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00C85521" w14:textId="77777777" w:rsidR="00A0684C" w:rsidRDefault="00A0684C" w:rsidP="00A0684C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61B53BE9" w14:textId="1827FADD" w:rsidR="00A0684C" w:rsidRPr="00AF0439" w:rsidRDefault="00A0684C" w:rsidP="00A0684C">
      <w:pPr>
        <w:rPr>
          <w:rFonts w:ascii="TH SarabunPSK" w:hAnsi="TH SarabunPSK" w:cs="TH SarabunPSK"/>
          <w:b/>
          <w:bCs/>
          <w:sz w:val="32"/>
          <w:szCs w:val="32"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30 </w:t>
      </w:r>
      <w:r w:rsidRPr="00095026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งานอดิเรกนิสิต</w:t>
      </w:r>
      <w:r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student_hobby</w:t>
      </w:r>
      <w:proofErr w:type="spellEnd"/>
      <w:r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7"/>
        <w:gridCol w:w="1561"/>
        <w:gridCol w:w="1257"/>
        <w:gridCol w:w="1442"/>
        <w:gridCol w:w="638"/>
        <w:gridCol w:w="898"/>
        <w:gridCol w:w="1273"/>
      </w:tblGrid>
      <w:tr w:rsidR="00DB0327" w14:paraId="0066C64E" w14:textId="77777777" w:rsidTr="008362F3">
        <w:tc>
          <w:tcPr>
            <w:tcW w:w="1960" w:type="dxa"/>
            <w:shd w:val="clear" w:color="auto" w:fill="BFBFBF" w:themeFill="background1" w:themeFillShade="BF"/>
          </w:tcPr>
          <w:p w14:paraId="57537ED4" w14:textId="77777777" w:rsidR="00964B4D" w:rsidRPr="007A194E" w:rsidRDefault="00964B4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566" w:type="dxa"/>
            <w:shd w:val="clear" w:color="auto" w:fill="BFBFBF" w:themeFill="background1" w:themeFillShade="BF"/>
          </w:tcPr>
          <w:p w14:paraId="39357E68" w14:textId="77777777" w:rsidR="00964B4D" w:rsidRPr="007A194E" w:rsidRDefault="00964B4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262" w:type="dxa"/>
            <w:shd w:val="clear" w:color="auto" w:fill="BFBFBF" w:themeFill="background1" w:themeFillShade="BF"/>
          </w:tcPr>
          <w:p w14:paraId="543F2B21" w14:textId="77777777" w:rsidR="00964B4D" w:rsidRPr="007A194E" w:rsidRDefault="00964B4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442" w:type="dxa"/>
            <w:shd w:val="clear" w:color="auto" w:fill="BFBFBF" w:themeFill="background1" w:themeFillShade="BF"/>
          </w:tcPr>
          <w:p w14:paraId="1666788B" w14:textId="77777777" w:rsidR="00964B4D" w:rsidRPr="007A194E" w:rsidRDefault="00964B4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605" w:type="dxa"/>
            <w:shd w:val="clear" w:color="auto" w:fill="BFBFBF" w:themeFill="background1" w:themeFillShade="BF"/>
          </w:tcPr>
          <w:p w14:paraId="742B2105" w14:textId="77777777" w:rsidR="00964B4D" w:rsidRPr="007A194E" w:rsidRDefault="00964B4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07" w:type="dxa"/>
            <w:shd w:val="clear" w:color="auto" w:fill="BFBFBF" w:themeFill="background1" w:themeFillShade="BF"/>
          </w:tcPr>
          <w:p w14:paraId="359EA352" w14:textId="77777777" w:rsidR="00964B4D" w:rsidRPr="007A194E" w:rsidRDefault="00964B4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274" w:type="dxa"/>
            <w:shd w:val="clear" w:color="auto" w:fill="BFBFBF" w:themeFill="background1" w:themeFillShade="BF"/>
          </w:tcPr>
          <w:p w14:paraId="21EC46D9" w14:textId="77777777" w:rsidR="00964B4D" w:rsidRPr="007A194E" w:rsidRDefault="00964B4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C31A18" w14:paraId="075B8DB2" w14:textId="77777777" w:rsidTr="008362F3">
        <w:tc>
          <w:tcPr>
            <w:tcW w:w="1960" w:type="dxa"/>
            <w:shd w:val="clear" w:color="auto" w:fill="auto"/>
          </w:tcPr>
          <w:p w14:paraId="17847D1B" w14:textId="3D4C353F" w:rsidR="00C31A18" w:rsidRDefault="00C31A18" w:rsidP="00C31A1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62012">
              <w:rPr>
                <w:rFonts w:ascii="TH SarabunPSK" w:hAnsi="TH SarabunPSK" w:cs="TH SarabunPSK"/>
                <w:sz w:val="32"/>
                <w:szCs w:val="32"/>
              </w:rPr>
              <w:t>student</w:t>
            </w:r>
            <w:r w:rsidRPr="00993B12">
              <w:rPr>
                <w:rFonts w:ascii="TH SarabunPSK" w:hAnsi="TH SarabunPSK" w:cs="TH SarabunPSK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566" w:type="dxa"/>
            <w:shd w:val="clear" w:color="auto" w:fill="auto"/>
          </w:tcPr>
          <w:p w14:paraId="50C0237D" w14:textId="2FA383EF" w:rsidR="00C31A18" w:rsidRDefault="00C31A18" w:rsidP="00CE30E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รหัสนิสิต</w:t>
            </w:r>
          </w:p>
        </w:tc>
        <w:tc>
          <w:tcPr>
            <w:tcW w:w="1262" w:type="dxa"/>
            <w:shd w:val="clear" w:color="auto" w:fill="auto"/>
          </w:tcPr>
          <w:p w14:paraId="761E5277" w14:textId="2F093DB2" w:rsidR="00C31A18" w:rsidRDefault="00C31A18" w:rsidP="00C31A1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  <w:shd w:val="clear" w:color="auto" w:fill="auto"/>
          </w:tcPr>
          <w:p w14:paraId="044E9A31" w14:textId="10908F4A" w:rsidR="00C31A18" w:rsidRDefault="00C31A18" w:rsidP="008362F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05" w:type="dxa"/>
            <w:shd w:val="clear" w:color="auto" w:fill="auto"/>
          </w:tcPr>
          <w:p w14:paraId="567E001F" w14:textId="14D5B126" w:rsidR="00C31A18" w:rsidRDefault="00C31A18" w:rsidP="00C31A1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907" w:type="dxa"/>
            <w:shd w:val="clear" w:color="auto" w:fill="auto"/>
          </w:tcPr>
          <w:p w14:paraId="3AD7998D" w14:textId="64F9B92C" w:rsidR="00C31A18" w:rsidRDefault="00C31A18" w:rsidP="00C31A1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74" w:type="dxa"/>
            <w:shd w:val="clear" w:color="auto" w:fill="auto"/>
          </w:tcPr>
          <w:p w14:paraId="7C2A8C76" w14:textId="5B41B9EE" w:rsidR="00C31A18" w:rsidRDefault="00C31A18" w:rsidP="00C31A1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student</w:t>
            </w:r>
          </w:p>
        </w:tc>
      </w:tr>
      <w:tr w:rsidR="00964B4D" w14:paraId="6BDECD25" w14:textId="77777777" w:rsidTr="008362F3">
        <w:tc>
          <w:tcPr>
            <w:tcW w:w="1960" w:type="dxa"/>
          </w:tcPr>
          <w:p w14:paraId="01D25F27" w14:textId="2DFD1FC1" w:rsidR="00964B4D" w:rsidRPr="00EF7C32" w:rsidRDefault="00C31A1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hobby</w:t>
            </w:r>
            <w:r w:rsidR="00964B4D" w:rsidRPr="00993B12">
              <w:rPr>
                <w:rFonts w:ascii="TH SarabunPSK" w:hAnsi="TH SarabunPSK" w:cs="TH SarabunPSK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566" w:type="dxa"/>
          </w:tcPr>
          <w:p w14:paraId="7E991336" w14:textId="7EF092D0" w:rsidR="00964B4D" w:rsidRPr="00EF7C32" w:rsidRDefault="008362F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รหัสงานอดิเรก</w:t>
            </w:r>
          </w:p>
        </w:tc>
        <w:tc>
          <w:tcPr>
            <w:tcW w:w="1262" w:type="dxa"/>
          </w:tcPr>
          <w:p w14:paraId="51830819" w14:textId="61C6398A" w:rsidR="00964B4D" w:rsidRPr="00EF7C32" w:rsidRDefault="008362F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2ADA8D10" w14:textId="189A090C" w:rsidR="00964B4D" w:rsidRPr="00EF7C32" w:rsidRDefault="008362F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05" w:type="dxa"/>
          </w:tcPr>
          <w:p w14:paraId="1D625A75" w14:textId="77777777" w:rsidR="00964B4D" w:rsidRPr="00EF7C32" w:rsidRDefault="00964B4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907" w:type="dxa"/>
          </w:tcPr>
          <w:p w14:paraId="61350475" w14:textId="301BCDB9" w:rsidR="00964B4D" w:rsidRPr="00EF7C32" w:rsidRDefault="00964B4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  <w:r w:rsidR="008362F3">
              <w:rPr>
                <w:rFonts w:ascii="TH SarabunPSK" w:hAnsi="TH SarabunPSK" w:cs="TH SarabunPSK"/>
                <w:sz w:val="32"/>
                <w:szCs w:val="32"/>
              </w:rPr>
              <w:t>, FK</w:t>
            </w:r>
          </w:p>
        </w:tc>
        <w:tc>
          <w:tcPr>
            <w:tcW w:w="1274" w:type="dxa"/>
          </w:tcPr>
          <w:p w14:paraId="49F8E10F" w14:textId="5872E7FA" w:rsidR="00964B4D" w:rsidRPr="00EF7C32" w:rsidRDefault="005E45A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  <w:r w:rsidR="00D94533">
              <w:rPr>
                <w:rFonts w:ascii="TH SarabunPSK" w:hAnsi="TH SarabunPSK" w:cs="TH SarabunPSK"/>
                <w:sz w:val="32"/>
                <w:szCs w:val="32"/>
              </w:rPr>
              <w:t>obby</w:t>
            </w:r>
          </w:p>
        </w:tc>
      </w:tr>
      <w:tr w:rsidR="00964B4D" w14:paraId="237275A1" w14:textId="77777777" w:rsidTr="008362F3">
        <w:tc>
          <w:tcPr>
            <w:tcW w:w="1960" w:type="dxa"/>
          </w:tcPr>
          <w:p w14:paraId="5D70F655" w14:textId="43778EB8" w:rsidR="00964B4D" w:rsidRPr="00EF7C32" w:rsidRDefault="008362F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29001C">
              <w:rPr>
                <w:rFonts w:ascii="TH SarabunPSK" w:hAnsi="TH SarabunPSK" w:cs="TH SarabunPSK"/>
                <w:sz w:val="32"/>
                <w:szCs w:val="32"/>
              </w:rPr>
              <w:t>s</w:t>
            </w:r>
            <w:r w:rsidRPr="00CE30EA">
              <w:rPr>
                <w:rFonts w:ascii="TH SarabunPSK" w:hAnsi="TH SarabunPSK" w:cs="TH SarabunPSK"/>
                <w:sz w:val="32"/>
                <w:szCs w:val="32"/>
              </w:rPr>
              <w:t>ubhobby_id</w:t>
            </w:r>
            <w:proofErr w:type="spellEnd"/>
          </w:p>
        </w:tc>
        <w:tc>
          <w:tcPr>
            <w:tcW w:w="1566" w:type="dxa"/>
          </w:tcPr>
          <w:p w14:paraId="51A6F850" w14:textId="6BADE214" w:rsidR="00964B4D" w:rsidRPr="00EF7C32" w:rsidRDefault="008362F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รหัสงานอดิเรกย่อย</w:t>
            </w:r>
          </w:p>
        </w:tc>
        <w:tc>
          <w:tcPr>
            <w:tcW w:w="1262" w:type="dxa"/>
          </w:tcPr>
          <w:p w14:paraId="0D910250" w14:textId="5782102C" w:rsidR="00964B4D" w:rsidRPr="00EF7C32" w:rsidRDefault="008362F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0F126419" w14:textId="7EC8CF22" w:rsidR="00964B4D" w:rsidRPr="00EF7C32" w:rsidRDefault="008362F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05" w:type="dxa"/>
          </w:tcPr>
          <w:p w14:paraId="4F96CCED" w14:textId="77777777" w:rsidR="00964B4D" w:rsidRPr="00EF7C32" w:rsidRDefault="00964B4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907" w:type="dxa"/>
          </w:tcPr>
          <w:p w14:paraId="674082A0" w14:textId="35AFF39F" w:rsidR="00964B4D" w:rsidRPr="008362F3" w:rsidRDefault="008362F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34BCD">
              <w:rPr>
                <w:rFonts w:ascii="TH SarabunPSK" w:hAnsi="TH SarabunPSK" w:cs="TH SarabunPSK"/>
                <w:sz w:val="32"/>
                <w:szCs w:val="32"/>
              </w:rPr>
              <w:t>PK</w:t>
            </w:r>
            <w:r>
              <w:rPr>
                <w:rFonts w:ascii="TH SarabunPSK" w:hAnsi="TH SarabunPSK" w:cs="TH SarabunPSK"/>
                <w:sz w:val="32"/>
                <w:szCs w:val="32"/>
              </w:rPr>
              <w:t>, FK</w:t>
            </w:r>
          </w:p>
        </w:tc>
        <w:tc>
          <w:tcPr>
            <w:tcW w:w="1274" w:type="dxa"/>
          </w:tcPr>
          <w:p w14:paraId="30E02EDC" w14:textId="45083C8E" w:rsidR="00964B4D" w:rsidRPr="00EF7C32" w:rsidRDefault="00D9453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subhobby</w:t>
            </w:r>
            <w:proofErr w:type="spellEnd"/>
          </w:p>
        </w:tc>
      </w:tr>
    </w:tbl>
    <w:p w14:paraId="791774CE" w14:textId="77777777" w:rsidR="00964B4D" w:rsidRDefault="00964B4D" w:rsidP="00964B4D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0E49FF31" w14:textId="31F6BB3B" w:rsidR="002E451B" w:rsidRPr="00AF0439" w:rsidRDefault="00A0684C" w:rsidP="002E451B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1.9.</w:t>
      </w:r>
      <w:r w:rsidR="00F02429">
        <w:rPr>
          <w:rFonts w:ascii="TH SarabunPSK" w:hAnsi="TH SarabunPSK" w:cs="TH SarabunPSK"/>
          <w:b/>
          <w:bCs/>
          <w:sz w:val="32"/>
          <w:szCs w:val="32"/>
        </w:rPr>
        <w:t>30</w:t>
      </w:r>
      <w:r w:rsidR="002E451B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="002E451B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="002E451B">
        <w:rPr>
          <w:rFonts w:ascii="TH SarabunPSK" w:hAnsi="TH SarabunPSK" w:cs="TH SarabunPSK" w:hint="cs"/>
          <w:b/>
          <w:bCs/>
          <w:sz w:val="32"/>
          <w:szCs w:val="32"/>
          <w:cs/>
        </w:rPr>
        <w:t>ทักษะ</w:t>
      </w:r>
      <w:r w:rsidR="0043207B">
        <w:rPr>
          <w:rFonts w:ascii="TH SarabunPSK" w:hAnsi="TH SarabunPSK" w:cs="TH SarabunPSK" w:hint="cs"/>
          <w:b/>
          <w:bCs/>
          <w:sz w:val="32"/>
          <w:szCs w:val="32"/>
          <w:cs/>
        </w:rPr>
        <w:t>นิสิต</w:t>
      </w:r>
      <w:r w:rsidR="002E451B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proofErr w:type="spellStart"/>
      <w:r w:rsidR="002E451B">
        <w:rPr>
          <w:rFonts w:ascii="TH SarabunPSK" w:hAnsi="TH SarabunPSK" w:cs="TH SarabunPSK"/>
          <w:b/>
          <w:bCs/>
          <w:sz w:val="32"/>
          <w:szCs w:val="32"/>
        </w:rPr>
        <w:t>student_skill</w:t>
      </w:r>
      <w:proofErr w:type="spellEnd"/>
      <w:r w:rsidR="002E451B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00A3B230" w14:textId="77777777" w:rsidR="00A0684C" w:rsidRDefault="00A0684C" w:rsidP="00A0684C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4558F45F" w14:textId="5111055B" w:rsidR="00A0684C" w:rsidRPr="00AF0439" w:rsidRDefault="00A0684C" w:rsidP="00A0684C">
      <w:pPr>
        <w:rPr>
          <w:rFonts w:ascii="TH SarabunPSK" w:hAnsi="TH SarabunPSK" w:cs="TH SarabunPSK"/>
          <w:b/>
          <w:bCs/>
          <w:sz w:val="32"/>
          <w:szCs w:val="32"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31 </w:t>
      </w:r>
      <w:r w:rsidRPr="00095026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ทักษะนิสิต</w:t>
      </w:r>
      <w:r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student_skill</w:t>
      </w:r>
      <w:proofErr w:type="spellEnd"/>
      <w:r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3"/>
        <w:gridCol w:w="1488"/>
        <w:gridCol w:w="1259"/>
        <w:gridCol w:w="1529"/>
        <w:gridCol w:w="638"/>
        <w:gridCol w:w="905"/>
        <w:gridCol w:w="1274"/>
      </w:tblGrid>
      <w:tr w:rsidR="00CF27B0" w14:paraId="06326714" w14:textId="77777777" w:rsidTr="00D10AFF">
        <w:tc>
          <w:tcPr>
            <w:tcW w:w="1926" w:type="dxa"/>
            <w:shd w:val="clear" w:color="auto" w:fill="BFBFBF" w:themeFill="background1" w:themeFillShade="BF"/>
          </w:tcPr>
          <w:p w14:paraId="47CFC2A8" w14:textId="77777777" w:rsidR="002E451B" w:rsidRPr="007A194E" w:rsidRDefault="002E451B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489" w:type="dxa"/>
            <w:shd w:val="clear" w:color="auto" w:fill="BFBFBF" w:themeFill="background1" w:themeFillShade="BF"/>
          </w:tcPr>
          <w:p w14:paraId="086B884B" w14:textId="77777777" w:rsidR="002E451B" w:rsidRPr="007A194E" w:rsidRDefault="002E45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20584FE2" w14:textId="77777777" w:rsidR="002E451B" w:rsidRPr="007A194E" w:rsidRDefault="002E451B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530" w:type="dxa"/>
            <w:shd w:val="clear" w:color="auto" w:fill="BFBFBF" w:themeFill="background1" w:themeFillShade="BF"/>
          </w:tcPr>
          <w:p w14:paraId="76FD5223" w14:textId="77777777" w:rsidR="002E451B" w:rsidRPr="007A194E" w:rsidRDefault="002E45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630" w:type="dxa"/>
            <w:shd w:val="clear" w:color="auto" w:fill="BFBFBF" w:themeFill="background1" w:themeFillShade="BF"/>
          </w:tcPr>
          <w:p w14:paraId="6F44FC07" w14:textId="77777777" w:rsidR="002E451B" w:rsidRPr="007A194E" w:rsidRDefault="002E451B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07" w:type="dxa"/>
            <w:shd w:val="clear" w:color="auto" w:fill="BFBFBF" w:themeFill="background1" w:themeFillShade="BF"/>
          </w:tcPr>
          <w:p w14:paraId="4485875D" w14:textId="77777777" w:rsidR="002E451B" w:rsidRPr="007A194E" w:rsidRDefault="002E451B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274" w:type="dxa"/>
            <w:shd w:val="clear" w:color="auto" w:fill="BFBFBF" w:themeFill="background1" w:themeFillShade="BF"/>
          </w:tcPr>
          <w:p w14:paraId="51A6C723" w14:textId="77777777" w:rsidR="002E451B" w:rsidRPr="007A194E" w:rsidRDefault="002E451B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2E451B" w14:paraId="1F27613B" w14:textId="77777777" w:rsidTr="00D10AFF">
        <w:tc>
          <w:tcPr>
            <w:tcW w:w="1926" w:type="dxa"/>
          </w:tcPr>
          <w:p w14:paraId="56A92A2E" w14:textId="562E96E4" w:rsidR="002E451B" w:rsidRPr="00EF7C32" w:rsidRDefault="00B6201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62012">
              <w:rPr>
                <w:rFonts w:ascii="TH SarabunPSK" w:hAnsi="TH SarabunPSK" w:cs="TH SarabunPSK"/>
                <w:sz w:val="32"/>
                <w:szCs w:val="32"/>
              </w:rPr>
              <w:t>student</w:t>
            </w:r>
            <w:r w:rsidR="002E451B" w:rsidRPr="00993B12">
              <w:rPr>
                <w:rFonts w:ascii="TH SarabunPSK" w:hAnsi="TH SarabunPSK" w:cs="TH SarabunPSK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489" w:type="dxa"/>
          </w:tcPr>
          <w:p w14:paraId="32C3FE3A" w14:textId="55F7A999" w:rsidR="002E451B" w:rsidRPr="00EF7C32" w:rsidRDefault="00905C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รหัสนิสิต</w:t>
            </w:r>
          </w:p>
        </w:tc>
        <w:tc>
          <w:tcPr>
            <w:tcW w:w="1260" w:type="dxa"/>
          </w:tcPr>
          <w:p w14:paraId="23FCD6E8" w14:textId="1AB4E7A9" w:rsidR="002E451B" w:rsidRPr="00EF7C32" w:rsidRDefault="00F91F9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530" w:type="dxa"/>
          </w:tcPr>
          <w:p w14:paraId="35CD41F9" w14:textId="5F59C1E6" w:rsidR="002E451B" w:rsidRPr="00EF7C32" w:rsidRDefault="00D10AF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30" w:type="dxa"/>
          </w:tcPr>
          <w:p w14:paraId="1E68B012" w14:textId="77777777" w:rsidR="002E451B" w:rsidRPr="00EF7C32" w:rsidRDefault="002E451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907" w:type="dxa"/>
          </w:tcPr>
          <w:p w14:paraId="31376860" w14:textId="77777777" w:rsidR="002E451B" w:rsidRPr="00EF7C32" w:rsidRDefault="002E451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74" w:type="dxa"/>
          </w:tcPr>
          <w:p w14:paraId="35ABE971" w14:textId="79376908" w:rsidR="002E451B" w:rsidRPr="00EF7C32" w:rsidRDefault="00406FA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student</w:t>
            </w:r>
          </w:p>
        </w:tc>
      </w:tr>
      <w:tr w:rsidR="002E451B" w14:paraId="057F8CFC" w14:textId="77777777" w:rsidTr="00D10AFF">
        <w:tc>
          <w:tcPr>
            <w:tcW w:w="1926" w:type="dxa"/>
          </w:tcPr>
          <w:p w14:paraId="44C9CB5B" w14:textId="75B1B77C" w:rsidR="002E451B" w:rsidRPr="00EF7C32" w:rsidRDefault="00D10AFF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29001C">
              <w:rPr>
                <w:rFonts w:ascii="TH SarabunPSK" w:hAnsi="TH SarabunPSK" w:cs="TH SarabunPSK"/>
                <w:sz w:val="32"/>
                <w:szCs w:val="32"/>
              </w:rPr>
              <w:t>skill</w:t>
            </w:r>
            <w:r w:rsidR="002E451B" w:rsidRPr="0029001C">
              <w:rPr>
                <w:rFonts w:ascii="TH SarabunPSK" w:hAnsi="TH SarabunPSK" w:cs="TH SarabunPSK"/>
                <w:sz w:val="32"/>
                <w:szCs w:val="32"/>
              </w:rPr>
              <w:t>_</w:t>
            </w:r>
            <w:r w:rsidR="00B62012">
              <w:rPr>
                <w:rFonts w:ascii="TH SarabunPSK" w:hAnsi="TH SarabunPSK" w:cs="TH SarabunPSK"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1489" w:type="dxa"/>
          </w:tcPr>
          <w:p w14:paraId="0C8B415F" w14:textId="318B97A7" w:rsidR="002E451B" w:rsidRPr="00EF7C32" w:rsidRDefault="00B6201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2E451B">
              <w:rPr>
                <w:rFonts w:ascii="TH SarabunPSK" w:hAnsi="TH SarabunPSK" w:cs="TH SarabunPSK" w:hint="cs"/>
                <w:sz w:val="32"/>
                <w:szCs w:val="32"/>
                <w:cs/>
              </w:rPr>
              <w:t>ทักษะ</w:t>
            </w:r>
          </w:p>
        </w:tc>
        <w:tc>
          <w:tcPr>
            <w:tcW w:w="1260" w:type="dxa"/>
          </w:tcPr>
          <w:p w14:paraId="55578EC9" w14:textId="5684B50B" w:rsidR="002E451B" w:rsidRPr="00EF7C32" w:rsidRDefault="00F91F9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530" w:type="dxa"/>
          </w:tcPr>
          <w:p w14:paraId="1B0D947B" w14:textId="3165991A" w:rsidR="002E451B" w:rsidRPr="00EF7C32" w:rsidRDefault="00D10AF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30" w:type="dxa"/>
          </w:tcPr>
          <w:p w14:paraId="7305F5E4" w14:textId="77777777" w:rsidR="002E451B" w:rsidRPr="00EF7C32" w:rsidRDefault="002E451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907" w:type="dxa"/>
          </w:tcPr>
          <w:p w14:paraId="46B72968" w14:textId="29BBB554" w:rsidR="002E451B" w:rsidRPr="00EF7C32" w:rsidRDefault="00D10A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4BCD">
              <w:rPr>
                <w:rFonts w:ascii="TH SarabunPSK" w:hAnsi="TH SarabunPSK" w:cs="TH SarabunPSK"/>
                <w:sz w:val="32"/>
                <w:szCs w:val="32"/>
              </w:rPr>
              <w:t>PK</w:t>
            </w:r>
            <w:r>
              <w:rPr>
                <w:rFonts w:ascii="TH SarabunPSK" w:hAnsi="TH SarabunPSK" w:cs="TH SarabunPSK"/>
                <w:sz w:val="32"/>
                <w:szCs w:val="32"/>
              </w:rPr>
              <w:t>, FK</w:t>
            </w:r>
          </w:p>
        </w:tc>
        <w:tc>
          <w:tcPr>
            <w:tcW w:w="1274" w:type="dxa"/>
          </w:tcPr>
          <w:p w14:paraId="7BBC651A" w14:textId="0C40375F" w:rsidR="002E451B" w:rsidRPr="00EF7C32" w:rsidRDefault="00406FA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skill</w:t>
            </w:r>
          </w:p>
        </w:tc>
      </w:tr>
      <w:tr w:rsidR="00B62012" w14:paraId="674ACA98" w14:textId="77777777" w:rsidTr="00D10AFF">
        <w:tc>
          <w:tcPr>
            <w:tcW w:w="1926" w:type="dxa"/>
          </w:tcPr>
          <w:p w14:paraId="092D32EA" w14:textId="5CE9B2B3" w:rsidR="00B62012" w:rsidRPr="0029001C" w:rsidRDefault="00B6201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subskill_id</w:t>
            </w:r>
            <w:proofErr w:type="spellEnd"/>
          </w:p>
        </w:tc>
        <w:tc>
          <w:tcPr>
            <w:tcW w:w="1489" w:type="dxa"/>
          </w:tcPr>
          <w:p w14:paraId="2606ED96" w14:textId="576CD98F" w:rsidR="00B62012" w:rsidRDefault="00620930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F91F94">
              <w:rPr>
                <w:rFonts w:ascii="TH SarabunPSK" w:hAnsi="TH SarabunPSK" w:cs="TH SarabunPSK" w:hint="cs"/>
                <w:sz w:val="32"/>
                <w:szCs w:val="32"/>
                <w:cs/>
              </w:rPr>
              <w:t>ทักษะย่อย</w:t>
            </w:r>
          </w:p>
        </w:tc>
        <w:tc>
          <w:tcPr>
            <w:tcW w:w="1260" w:type="dxa"/>
          </w:tcPr>
          <w:p w14:paraId="72D55E45" w14:textId="3C22463B" w:rsidR="00B62012" w:rsidRDefault="00F91F9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530" w:type="dxa"/>
          </w:tcPr>
          <w:p w14:paraId="7E8E618B" w14:textId="5F04BD65" w:rsidR="00B62012" w:rsidRDefault="00D10AF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30" w:type="dxa"/>
          </w:tcPr>
          <w:p w14:paraId="374101AA" w14:textId="3CE336D1" w:rsidR="00B62012" w:rsidRDefault="00D10AF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907" w:type="dxa"/>
          </w:tcPr>
          <w:p w14:paraId="53E9AD73" w14:textId="185EA27F" w:rsidR="00B62012" w:rsidRPr="00EF7C32" w:rsidRDefault="00D10A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34BCD">
              <w:rPr>
                <w:rFonts w:ascii="TH SarabunPSK" w:hAnsi="TH SarabunPSK" w:cs="TH SarabunPSK"/>
                <w:sz w:val="32"/>
                <w:szCs w:val="32"/>
              </w:rPr>
              <w:t>PK</w:t>
            </w:r>
            <w:r>
              <w:rPr>
                <w:rFonts w:ascii="TH SarabunPSK" w:hAnsi="TH SarabunPSK" w:cs="TH SarabunPSK"/>
                <w:sz w:val="32"/>
                <w:szCs w:val="32"/>
              </w:rPr>
              <w:t>, FK</w:t>
            </w:r>
          </w:p>
        </w:tc>
        <w:tc>
          <w:tcPr>
            <w:tcW w:w="1274" w:type="dxa"/>
          </w:tcPr>
          <w:p w14:paraId="46AFF4AF" w14:textId="65B006E3" w:rsidR="00B62012" w:rsidRPr="00EF7C32" w:rsidRDefault="00A53B5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subskill</w:t>
            </w:r>
          </w:p>
        </w:tc>
      </w:tr>
    </w:tbl>
    <w:p w14:paraId="366FF617" w14:textId="095060D0" w:rsidR="00964B4D" w:rsidRPr="002E451B" w:rsidRDefault="00964B4D" w:rsidP="002E451B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FCBF452" w14:textId="14BBE562" w:rsidR="00A0684C" w:rsidRDefault="00A0684C" w:rsidP="00A0684C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1.9.</w:t>
      </w:r>
      <w:r w:rsidR="00F02429">
        <w:rPr>
          <w:rFonts w:ascii="TH SarabunPSK" w:hAnsi="TH SarabunPSK" w:cs="TH SarabunPSK"/>
          <w:b/>
          <w:bCs/>
          <w:sz w:val="32"/>
          <w:szCs w:val="32"/>
        </w:rPr>
        <w:t>31</w:t>
      </w:r>
      <w:r w:rsidR="005E54B7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="005E54B7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="00FC3BBB">
        <w:rPr>
          <w:rFonts w:ascii="TH SarabunPSK" w:hAnsi="TH SarabunPSK" w:cs="TH SarabunPSK" w:hint="cs"/>
          <w:b/>
          <w:bCs/>
          <w:sz w:val="32"/>
          <w:szCs w:val="32"/>
          <w:cs/>
        </w:rPr>
        <w:t>รายงาน</w:t>
      </w:r>
      <w:r w:rsidR="005E54B7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r w:rsidR="00F31D7E" w:rsidRPr="00F31D7E">
        <w:rPr>
          <w:rFonts w:ascii="TH SarabunPSK" w:hAnsi="TH SarabunPSK" w:cs="TH SarabunPSK"/>
          <w:b/>
          <w:bCs/>
          <w:sz w:val="32"/>
          <w:szCs w:val="32"/>
        </w:rPr>
        <w:t>report</w:t>
      </w:r>
      <w:r w:rsidR="005E54B7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6066427F" w14:textId="77777777" w:rsidR="00A0684C" w:rsidRDefault="00A0684C" w:rsidP="00A0684C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60AF5CAD" w14:textId="6C4E8CDB" w:rsidR="00A0684C" w:rsidRPr="005E54B7" w:rsidRDefault="00A0684C" w:rsidP="00A0684C">
      <w:pPr>
        <w:rPr>
          <w:rFonts w:ascii="TH SarabunPSK" w:hAnsi="TH SarabunPSK" w:cs="TH SarabunPSK"/>
          <w:b/>
          <w:bCs/>
          <w:sz w:val="32"/>
          <w:szCs w:val="32"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86C63">
        <w:rPr>
          <w:rFonts w:ascii="TH SarabunPSK" w:hAnsi="TH SarabunPSK" w:cs="TH SarabunPSK"/>
          <w:b/>
          <w:bCs/>
          <w:sz w:val="32"/>
          <w:szCs w:val="32"/>
        </w:rPr>
        <w:t>32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95026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="00C86C63">
        <w:rPr>
          <w:rFonts w:ascii="TH SarabunPSK" w:hAnsi="TH SarabunPSK" w:cs="TH SarabunPSK" w:hint="cs"/>
          <w:b/>
          <w:bCs/>
          <w:sz w:val="32"/>
          <w:szCs w:val="32"/>
          <w:cs/>
        </w:rPr>
        <w:t>รายงาน</w:t>
      </w:r>
      <w:r w:rsidR="00C86C63" w:rsidRPr="00AF043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r w:rsidR="00C86C63" w:rsidRPr="00F31D7E">
        <w:rPr>
          <w:rFonts w:ascii="TH SarabunPSK" w:hAnsi="TH SarabunPSK" w:cs="TH SarabunPSK"/>
          <w:b/>
          <w:bCs/>
          <w:sz w:val="32"/>
          <w:szCs w:val="32"/>
        </w:rPr>
        <w:t>report</w:t>
      </w:r>
      <w:r w:rsidRPr="00AF0439">
        <w:rPr>
          <w:rFonts w:ascii="TH SarabunPSK" w:hAnsi="TH SarabunPSK" w:cs="TH SarabunPSK" w:hint="cs"/>
          <w:b/>
          <w:bCs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9"/>
        <w:gridCol w:w="1406"/>
        <w:gridCol w:w="1342"/>
        <w:gridCol w:w="1442"/>
        <w:gridCol w:w="648"/>
        <w:gridCol w:w="593"/>
        <w:gridCol w:w="1736"/>
      </w:tblGrid>
      <w:tr w:rsidR="003C1B57" w14:paraId="4FAAD8D6" w14:textId="77777777" w:rsidTr="00B03E8E">
        <w:tc>
          <w:tcPr>
            <w:tcW w:w="2075" w:type="dxa"/>
            <w:shd w:val="clear" w:color="auto" w:fill="BFBFBF" w:themeFill="background1" w:themeFillShade="BF"/>
          </w:tcPr>
          <w:p w14:paraId="713D97DB" w14:textId="77777777" w:rsidR="003C1B57" w:rsidRPr="007A194E" w:rsidRDefault="003C1B57" w:rsidP="00EF72A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529" w:type="dxa"/>
            <w:shd w:val="clear" w:color="auto" w:fill="BFBFBF" w:themeFill="background1" w:themeFillShade="BF"/>
          </w:tcPr>
          <w:p w14:paraId="62F797C7" w14:textId="77777777" w:rsidR="003C1B57" w:rsidRPr="007A194E" w:rsidRDefault="003C1B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414" w:type="dxa"/>
            <w:shd w:val="clear" w:color="auto" w:fill="BFBFBF" w:themeFill="background1" w:themeFillShade="BF"/>
          </w:tcPr>
          <w:p w14:paraId="4F86AACC" w14:textId="77777777" w:rsidR="003C1B57" w:rsidRPr="007A194E" w:rsidRDefault="003C1B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442" w:type="dxa"/>
            <w:shd w:val="clear" w:color="auto" w:fill="BFBFBF" w:themeFill="background1" w:themeFillShade="BF"/>
          </w:tcPr>
          <w:p w14:paraId="7C533776" w14:textId="77777777" w:rsidR="003C1B57" w:rsidRPr="007A194E" w:rsidRDefault="003C1B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680" w:type="dxa"/>
            <w:shd w:val="clear" w:color="auto" w:fill="BFBFBF" w:themeFill="background1" w:themeFillShade="BF"/>
          </w:tcPr>
          <w:p w14:paraId="1F83A487" w14:textId="77777777" w:rsidR="003C1B57" w:rsidRPr="007A194E" w:rsidRDefault="003C1B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606" w:type="dxa"/>
            <w:shd w:val="clear" w:color="auto" w:fill="BFBFBF" w:themeFill="background1" w:themeFillShade="BF"/>
          </w:tcPr>
          <w:p w14:paraId="184B8FDC" w14:textId="77777777" w:rsidR="003C1B57" w:rsidRPr="007A194E" w:rsidRDefault="003C1B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270" w:type="dxa"/>
            <w:shd w:val="clear" w:color="auto" w:fill="BFBFBF" w:themeFill="background1" w:themeFillShade="BF"/>
          </w:tcPr>
          <w:p w14:paraId="25DAA2F8" w14:textId="77777777" w:rsidR="003C1B57" w:rsidRPr="007A194E" w:rsidRDefault="003C1B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3C1B57" w14:paraId="542BF57B" w14:textId="77777777" w:rsidTr="00B03E8E">
        <w:tc>
          <w:tcPr>
            <w:tcW w:w="2075" w:type="dxa"/>
          </w:tcPr>
          <w:p w14:paraId="684D744A" w14:textId="56C6CCB4" w:rsidR="003C1B57" w:rsidRPr="00EF7C32" w:rsidRDefault="003448EA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448EA">
              <w:rPr>
                <w:rFonts w:ascii="TH SarabunPSK" w:hAnsi="TH SarabunPSK" w:cs="TH SarabunPSK"/>
                <w:sz w:val="32"/>
                <w:szCs w:val="32"/>
              </w:rPr>
              <w:t>report_</w:t>
            </w:r>
            <w:r w:rsidR="003C1B57">
              <w:rPr>
                <w:rFonts w:ascii="TH SarabunPSK" w:hAnsi="TH SarabunPSK" w:cs="TH SarabunPSK"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1529" w:type="dxa"/>
          </w:tcPr>
          <w:p w14:paraId="7E731FF5" w14:textId="5C191355" w:rsidR="003C1B57" w:rsidRPr="00EF7C32" w:rsidRDefault="003C1B57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F066F2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</w:t>
            </w:r>
          </w:p>
        </w:tc>
        <w:tc>
          <w:tcPr>
            <w:tcW w:w="1414" w:type="dxa"/>
          </w:tcPr>
          <w:p w14:paraId="219DFB7B" w14:textId="77777777" w:rsidR="003C1B57" w:rsidRPr="00EF7C32" w:rsidRDefault="003C1B57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666E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44C572BA" w14:textId="77777777" w:rsidR="003C1B57" w:rsidRPr="00EF7C32" w:rsidRDefault="003C1B57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80" w:type="dxa"/>
          </w:tcPr>
          <w:p w14:paraId="65CF29A0" w14:textId="77777777" w:rsidR="003C1B57" w:rsidRPr="00EF7C32" w:rsidRDefault="003C1B57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06" w:type="dxa"/>
          </w:tcPr>
          <w:p w14:paraId="577CDA15" w14:textId="77777777" w:rsidR="003C1B57" w:rsidRPr="00EF7C32" w:rsidRDefault="003C1B57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70" w:type="dxa"/>
          </w:tcPr>
          <w:p w14:paraId="6BC7343D" w14:textId="34ED6AFB" w:rsidR="003C1B57" w:rsidRPr="00EF7C32" w:rsidRDefault="00D10AFF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3C1B57" w14:paraId="065DCE28" w14:textId="77777777" w:rsidTr="00B03E8E">
        <w:tc>
          <w:tcPr>
            <w:tcW w:w="2075" w:type="dxa"/>
          </w:tcPr>
          <w:p w14:paraId="35754A1F" w14:textId="23A7EEEF" w:rsidR="003C1B57" w:rsidRPr="00EF7C32" w:rsidRDefault="003C1B57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post_</w:t>
            </w:r>
            <w:r w:rsidR="0087774B">
              <w:rPr>
                <w:rFonts w:ascii="TH SarabunPSK" w:hAnsi="TH SarabunPSK" w:cs="TH SarabunPSK"/>
                <w:sz w:val="32"/>
                <w:szCs w:val="32"/>
              </w:rPr>
              <w:t>job</w:t>
            </w:r>
            <w:r w:rsidR="003448EA">
              <w:rPr>
                <w:rFonts w:ascii="TH SarabunPSK" w:hAnsi="TH SarabunPSK" w:cs="TH SarabunPSK"/>
                <w:sz w:val="32"/>
                <w:szCs w:val="32"/>
              </w:rPr>
              <w:t>_</w:t>
            </w:r>
            <w:r>
              <w:rPr>
                <w:rFonts w:ascii="TH SarabunPSK" w:hAnsi="TH SarabunPSK" w:cs="TH SarabunPSK"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1529" w:type="dxa"/>
          </w:tcPr>
          <w:p w14:paraId="6FA96A50" w14:textId="192E6D01" w:rsidR="003C1B57" w:rsidRPr="00EF7C32" w:rsidRDefault="00B34429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914159">
              <w:rPr>
                <w:rFonts w:ascii="TH SarabunPSK" w:hAnsi="TH SarabunPSK" w:cs="TH SarabunPSK" w:hint="cs"/>
                <w:sz w:val="32"/>
                <w:szCs w:val="32"/>
                <w:cs/>
              </w:rPr>
              <w:t>โพสต์</w:t>
            </w:r>
            <w:r w:rsidR="00F066F2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</w:t>
            </w:r>
          </w:p>
        </w:tc>
        <w:tc>
          <w:tcPr>
            <w:tcW w:w="1414" w:type="dxa"/>
          </w:tcPr>
          <w:p w14:paraId="51608436" w14:textId="77777777" w:rsidR="003C1B57" w:rsidRPr="00EF7C32" w:rsidRDefault="003C1B57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7EBCDCE9" w14:textId="77777777" w:rsidR="003C1B57" w:rsidRPr="00EF7C32" w:rsidRDefault="003C1B57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80" w:type="dxa"/>
          </w:tcPr>
          <w:p w14:paraId="2E73D9EC" w14:textId="77777777" w:rsidR="003C1B57" w:rsidRPr="00EF7C32" w:rsidRDefault="003C1B57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06" w:type="dxa"/>
          </w:tcPr>
          <w:p w14:paraId="2D7BEF34" w14:textId="77777777" w:rsidR="003C1B57" w:rsidRPr="00EF7C32" w:rsidRDefault="003C1B57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70" w:type="dxa"/>
          </w:tcPr>
          <w:p w14:paraId="069467C6" w14:textId="7C85FC9F" w:rsidR="003C1B57" w:rsidRPr="00EF7C32" w:rsidRDefault="003C1B57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post_job</w:t>
            </w:r>
            <w:proofErr w:type="spellEnd"/>
          </w:p>
        </w:tc>
      </w:tr>
      <w:tr w:rsidR="003C1B57" w14:paraId="4A1BB1B9" w14:textId="77777777" w:rsidTr="00B03E8E">
        <w:tc>
          <w:tcPr>
            <w:tcW w:w="2075" w:type="dxa"/>
          </w:tcPr>
          <w:p w14:paraId="57BA82FC" w14:textId="758D799B" w:rsidR="003C1B57" w:rsidRDefault="00870558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user</w:t>
            </w:r>
            <w:r w:rsidR="00F02DE5">
              <w:rPr>
                <w:rFonts w:ascii="TH SarabunPSK" w:hAnsi="TH SarabunPSK" w:cs="TH SarabunPSK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529" w:type="dxa"/>
          </w:tcPr>
          <w:p w14:paraId="293FEF11" w14:textId="1A8D85DD" w:rsidR="003C1B57" w:rsidRDefault="00B34429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รหัสผู้</w:t>
            </w:r>
            <w:r w:rsidR="00870558"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ใช้งาน</w:t>
            </w:r>
          </w:p>
        </w:tc>
        <w:tc>
          <w:tcPr>
            <w:tcW w:w="1414" w:type="dxa"/>
          </w:tcPr>
          <w:p w14:paraId="14C319C6" w14:textId="06003965" w:rsidR="003C1B57" w:rsidRPr="00163F30" w:rsidRDefault="00870558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1BC0760E" w14:textId="77777777" w:rsidR="003C1B57" w:rsidRDefault="003C1B57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80" w:type="dxa"/>
          </w:tcPr>
          <w:p w14:paraId="417DC89C" w14:textId="77777777" w:rsidR="003C1B57" w:rsidRDefault="003C1B57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06" w:type="dxa"/>
          </w:tcPr>
          <w:p w14:paraId="1185D421" w14:textId="77777777" w:rsidR="003C1B57" w:rsidRPr="00EF7C32" w:rsidRDefault="003C1B57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70" w:type="dxa"/>
          </w:tcPr>
          <w:p w14:paraId="5627A617" w14:textId="425531F9" w:rsidR="003C1B57" w:rsidRPr="00EF7C32" w:rsidRDefault="004E71E2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</w:t>
            </w:r>
            <w:r w:rsidR="003C1B57">
              <w:rPr>
                <w:rFonts w:ascii="TH SarabunPSK" w:hAnsi="TH SarabunPSK" w:cs="TH SarabunPSK"/>
                <w:sz w:val="32"/>
                <w:szCs w:val="32"/>
              </w:rPr>
              <w:t>s</w:t>
            </w:r>
            <w:r>
              <w:rPr>
                <w:rFonts w:ascii="TH SarabunPSK" w:hAnsi="TH SarabunPSK" w:cs="TH SarabunPSK"/>
                <w:sz w:val="32"/>
                <w:szCs w:val="32"/>
              </w:rPr>
              <w:t>er</w:t>
            </w:r>
          </w:p>
        </w:tc>
      </w:tr>
      <w:tr w:rsidR="003C1B57" w14:paraId="5ED4CA63" w14:textId="77777777" w:rsidTr="00B03E8E">
        <w:tc>
          <w:tcPr>
            <w:tcW w:w="2075" w:type="dxa"/>
          </w:tcPr>
          <w:p w14:paraId="077D6BFF" w14:textId="77777777" w:rsidR="00E152B6" w:rsidRDefault="00B03E8E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="006B6FBA">
              <w:rPr>
                <w:rFonts w:ascii="TH SarabunPSK" w:hAnsi="TH SarabunPSK" w:cs="TH SarabunPSK"/>
                <w:sz w:val="32"/>
                <w:szCs w:val="32"/>
              </w:rPr>
              <w:t>eport_</w:t>
            </w:r>
          </w:p>
          <w:p w14:paraId="237DD93B" w14:textId="154B20E5" w:rsidR="003C1B57" w:rsidRDefault="006B6FBA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cat</w:t>
            </w:r>
            <w:r w:rsidR="00C42EE4">
              <w:rPr>
                <w:rFonts w:ascii="TH SarabunPSK" w:hAnsi="TH SarabunPSK" w:cs="TH SarabunPSK"/>
                <w:sz w:val="32"/>
                <w:szCs w:val="32"/>
              </w:rPr>
              <w:t>egor</w:t>
            </w:r>
            <w:r w:rsidR="0002370E">
              <w:rPr>
                <w:rFonts w:ascii="TH SarabunPSK" w:hAnsi="TH SarabunPSK" w:cs="TH SarabunPSK"/>
                <w:sz w:val="32"/>
                <w:szCs w:val="32"/>
              </w:rPr>
              <w:t>y</w:t>
            </w:r>
            <w:r w:rsidR="00C42EE4">
              <w:rPr>
                <w:rFonts w:ascii="TH SarabunPSK" w:hAnsi="TH SarabunPSK" w:cs="TH SarabunPSK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529" w:type="dxa"/>
          </w:tcPr>
          <w:p w14:paraId="2E0369CD" w14:textId="25C5ACFE" w:rsidR="003C1B57" w:rsidRDefault="00B34429" w:rsidP="00B2577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รหัสประเภทรายงาน</w:t>
            </w:r>
          </w:p>
        </w:tc>
        <w:tc>
          <w:tcPr>
            <w:tcW w:w="1414" w:type="dxa"/>
          </w:tcPr>
          <w:p w14:paraId="53FEAE3F" w14:textId="77777777" w:rsidR="003C1B57" w:rsidRPr="00163F30" w:rsidRDefault="003C1B57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6C6F7961" w14:textId="77777777" w:rsidR="003C1B57" w:rsidRDefault="003C1B57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80" w:type="dxa"/>
          </w:tcPr>
          <w:p w14:paraId="0B907DEB" w14:textId="77777777" w:rsidR="003C1B57" w:rsidRDefault="003C1B57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06" w:type="dxa"/>
          </w:tcPr>
          <w:p w14:paraId="413B67A1" w14:textId="77777777" w:rsidR="003C1B57" w:rsidRPr="00EF7C32" w:rsidRDefault="003C1B57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70" w:type="dxa"/>
          </w:tcPr>
          <w:p w14:paraId="1F035B5D" w14:textId="4F67C4C4" w:rsidR="003C1B57" w:rsidRPr="00EF7C32" w:rsidRDefault="004E71E2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="00070BF7">
              <w:rPr>
                <w:rFonts w:ascii="TH SarabunPSK" w:hAnsi="TH SarabunPSK" w:cs="TH SarabunPSK"/>
                <w:sz w:val="32"/>
                <w:szCs w:val="32"/>
              </w:rPr>
              <w:t>eport_</w:t>
            </w:r>
            <w:r>
              <w:rPr>
                <w:rFonts w:ascii="TH SarabunPSK" w:hAnsi="TH SarabunPSK" w:cs="TH SarabunPSK"/>
                <w:sz w:val="32"/>
                <w:szCs w:val="32"/>
              </w:rPr>
              <w:t>categor</w:t>
            </w:r>
            <w:r w:rsidR="008C5097">
              <w:rPr>
                <w:rFonts w:ascii="TH SarabunPSK" w:hAnsi="TH SarabunPSK" w:cs="TH SarabunPSK"/>
                <w:sz w:val="32"/>
                <w:szCs w:val="32"/>
              </w:rPr>
              <w:t>y</w:t>
            </w:r>
            <w:proofErr w:type="spellEnd"/>
          </w:p>
        </w:tc>
      </w:tr>
      <w:tr w:rsidR="003C1B57" w14:paraId="435B7376" w14:textId="77777777" w:rsidTr="00B03E8E">
        <w:tc>
          <w:tcPr>
            <w:tcW w:w="2075" w:type="dxa"/>
          </w:tcPr>
          <w:p w14:paraId="24651C5F" w14:textId="1581B2E0" w:rsidR="003C1B57" w:rsidRDefault="00870558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report_</w:t>
            </w:r>
            <w:r w:rsidR="00B03E8E">
              <w:rPr>
                <w:rFonts w:ascii="TH SarabunPSK" w:hAnsi="TH SarabunPSK" w:cs="TH SarabunPSK"/>
                <w:sz w:val="32"/>
                <w:szCs w:val="32"/>
              </w:rPr>
              <w:t>s</w:t>
            </w:r>
            <w:r w:rsidR="004E4954">
              <w:rPr>
                <w:rFonts w:ascii="TH SarabunPSK" w:hAnsi="TH SarabunPSK" w:cs="TH SarabunPSK"/>
                <w:sz w:val="32"/>
                <w:szCs w:val="32"/>
              </w:rPr>
              <w:t>tatus_id</w:t>
            </w:r>
            <w:proofErr w:type="spellEnd"/>
          </w:p>
        </w:tc>
        <w:tc>
          <w:tcPr>
            <w:tcW w:w="1529" w:type="dxa"/>
          </w:tcPr>
          <w:p w14:paraId="55FE2B46" w14:textId="01A0B45E" w:rsidR="003C1B57" w:rsidRDefault="007D7A27" w:rsidP="00B2577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รหัสสถานะ</w:t>
            </w:r>
            <w:r w:rsidR="00ED3D0D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</w:t>
            </w:r>
          </w:p>
        </w:tc>
        <w:tc>
          <w:tcPr>
            <w:tcW w:w="1414" w:type="dxa"/>
          </w:tcPr>
          <w:p w14:paraId="12CEF034" w14:textId="378B15CF" w:rsidR="003C1B57" w:rsidRPr="00163F30" w:rsidRDefault="003C1B57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27E1B137" w14:textId="0D7DBB80" w:rsidR="003C1B57" w:rsidRDefault="00257B8A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80" w:type="dxa"/>
          </w:tcPr>
          <w:p w14:paraId="185858E9" w14:textId="291B01DB" w:rsidR="003C1B57" w:rsidRDefault="0041002C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06" w:type="dxa"/>
          </w:tcPr>
          <w:p w14:paraId="10579287" w14:textId="38C90C5C" w:rsidR="003C1B57" w:rsidRPr="00EF7C32" w:rsidRDefault="00070BF7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70" w:type="dxa"/>
          </w:tcPr>
          <w:p w14:paraId="0A9CFB25" w14:textId="04B06CB7" w:rsidR="003C1B57" w:rsidRPr="00EF7C32" w:rsidRDefault="00070BF7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report_status</w:t>
            </w:r>
            <w:proofErr w:type="spellEnd"/>
          </w:p>
        </w:tc>
      </w:tr>
      <w:tr w:rsidR="003C1B57" w14:paraId="3BF3F6C6" w14:textId="77777777" w:rsidTr="00B03E8E">
        <w:tc>
          <w:tcPr>
            <w:tcW w:w="2075" w:type="dxa"/>
          </w:tcPr>
          <w:p w14:paraId="34EE6358" w14:textId="77777777" w:rsidR="003C1B57" w:rsidRDefault="003C1B57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529" w:type="dxa"/>
          </w:tcPr>
          <w:p w14:paraId="3865FF76" w14:textId="63E83525" w:rsidR="003C1B57" w:rsidRDefault="00F066F2" w:rsidP="00B2577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วัน/เวลาที่รายงาน</w:t>
            </w:r>
          </w:p>
        </w:tc>
        <w:tc>
          <w:tcPr>
            <w:tcW w:w="1414" w:type="dxa"/>
          </w:tcPr>
          <w:p w14:paraId="3C061933" w14:textId="77777777" w:rsidR="003C1B57" w:rsidRPr="00163F30" w:rsidRDefault="003C1B57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TIMESTAMP</w:t>
            </w:r>
          </w:p>
        </w:tc>
        <w:tc>
          <w:tcPr>
            <w:tcW w:w="1442" w:type="dxa"/>
          </w:tcPr>
          <w:p w14:paraId="5101905E" w14:textId="77777777" w:rsidR="003C1B57" w:rsidRDefault="003C1B57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ปี/เดือน/วัน</w:t>
            </w:r>
          </w:p>
          <w:p w14:paraId="440C53FE" w14:textId="77777777" w:rsidR="003C1B57" w:rsidRDefault="003C1B57" w:rsidP="00B2577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ชั่วโมง/นาที/วินาที</w:t>
            </w:r>
          </w:p>
        </w:tc>
        <w:tc>
          <w:tcPr>
            <w:tcW w:w="680" w:type="dxa"/>
          </w:tcPr>
          <w:p w14:paraId="27FF1C0E" w14:textId="77777777" w:rsidR="003C1B57" w:rsidRDefault="003C1B57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606" w:type="dxa"/>
          </w:tcPr>
          <w:p w14:paraId="00E40454" w14:textId="33EAB70D" w:rsidR="003C1B57" w:rsidRPr="00EF7C32" w:rsidRDefault="00D10AFF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70" w:type="dxa"/>
          </w:tcPr>
          <w:p w14:paraId="4686C9AE" w14:textId="4E7D3880" w:rsidR="003C1B57" w:rsidRPr="00EF7C32" w:rsidRDefault="00D10AFF" w:rsidP="00B2577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0638FBD1" w14:textId="77777777" w:rsidR="007402B9" w:rsidRDefault="007402B9" w:rsidP="00960D6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43E6DAF" w14:textId="6994E315" w:rsidR="00C84FED" w:rsidRPr="002C1D28" w:rsidRDefault="00C86C63" w:rsidP="004F2C67">
      <w:pPr>
        <w:ind w:left="36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1.9.</w:t>
      </w:r>
      <w:r w:rsidR="00F02429">
        <w:rPr>
          <w:rFonts w:ascii="TH SarabunPSK" w:hAnsi="TH SarabunPSK" w:cs="TH SarabunPSK"/>
          <w:b/>
          <w:bCs/>
          <w:sz w:val="32"/>
          <w:szCs w:val="32"/>
        </w:rPr>
        <w:t>32</w:t>
      </w:r>
      <w:r w:rsidR="002C1D28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="004F2C67" w:rsidRPr="004F2C67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ตารางสถานะรายงาน</w:t>
      </w:r>
      <w:r w:rsidR="004F2C67" w:rsidRPr="004F2C67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proofErr w:type="spellStart"/>
      <w:r w:rsidR="004F2C67" w:rsidRPr="004F2C67">
        <w:rPr>
          <w:rFonts w:ascii="TH SarabunPSK" w:hAnsi="TH SarabunPSK" w:cs="TH SarabunPSK"/>
          <w:b/>
          <w:bCs/>
          <w:sz w:val="32"/>
          <w:szCs w:val="32"/>
        </w:rPr>
        <w:t>report_status</w:t>
      </w:r>
      <w:proofErr w:type="spellEnd"/>
      <w:r w:rsidR="004F2C67" w:rsidRPr="004F2C67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EC2F63B" w14:textId="77777777" w:rsidR="00C86C63" w:rsidRDefault="00C86C63" w:rsidP="004F2C67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3F88741B" w14:textId="61EA6F60" w:rsidR="00C86C63" w:rsidRPr="002C1D28" w:rsidRDefault="00C86C63" w:rsidP="00C86C63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33 </w:t>
      </w:r>
      <w:r w:rsidRPr="00095026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Pr="004F2C67">
        <w:rPr>
          <w:rFonts w:ascii="TH SarabunPSK" w:hAnsi="TH SarabunPSK" w:cs="TH SarabunPSK" w:hint="cs"/>
          <w:b/>
          <w:bCs/>
          <w:sz w:val="32"/>
          <w:szCs w:val="32"/>
          <w:cs/>
        </w:rPr>
        <w:t>สถานะรายงาน</w:t>
      </w:r>
      <w:r w:rsidRPr="004F2C67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proofErr w:type="spellStart"/>
      <w:r w:rsidRPr="004F2C67">
        <w:rPr>
          <w:rFonts w:ascii="TH SarabunPSK" w:hAnsi="TH SarabunPSK" w:cs="TH SarabunPSK"/>
          <w:b/>
          <w:bCs/>
          <w:sz w:val="32"/>
          <w:szCs w:val="32"/>
        </w:rPr>
        <w:t>report_status</w:t>
      </w:r>
      <w:proofErr w:type="spellEnd"/>
      <w:r w:rsidRPr="004F2C67">
        <w:rPr>
          <w:rFonts w:ascii="TH SarabunPSK" w:hAnsi="TH SarabunPSK" w:cs="TH SarabunPSK"/>
          <w:b/>
          <w:bCs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7"/>
        <w:gridCol w:w="1365"/>
        <w:gridCol w:w="1156"/>
        <w:gridCol w:w="1442"/>
        <w:gridCol w:w="638"/>
        <w:gridCol w:w="589"/>
        <w:gridCol w:w="1679"/>
      </w:tblGrid>
      <w:tr w:rsidR="00CF5256" w:rsidRPr="007A194E" w14:paraId="7D707A56" w14:textId="77777777" w:rsidTr="00EA44E9">
        <w:tc>
          <w:tcPr>
            <w:tcW w:w="2147" w:type="dxa"/>
            <w:shd w:val="clear" w:color="auto" w:fill="BFBFBF" w:themeFill="background1" w:themeFillShade="BF"/>
          </w:tcPr>
          <w:p w14:paraId="15937B6D" w14:textId="77777777" w:rsidR="00CF5256" w:rsidRPr="007A194E" w:rsidRDefault="00CF5256" w:rsidP="00EF72A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  <w:shd w:val="clear" w:color="auto" w:fill="BFBFBF" w:themeFill="background1" w:themeFillShade="BF"/>
          </w:tcPr>
          <w:p w14:paraId="55F2BC32" w14:textId="77777777" w:rsidR="00CF5256" w:rsidRPr="007A194E" w:rsidRDefault="00CF525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156" w:type="dxa"/>
            <w:shd w:val="clear" w:color="auto" w:fill="BFBFBF" w:themeFill="background1" w:themeFillShade="BF"/>
          </w:tcPr>
          <w:p w14:paraId="5C2A9B76" w14:textId="77777777" w:rsidR="00CF5256" w:rsidRPr="007A194E" w:rsidRDefault="00CF525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442" w:type="dxa"/>
            <w:shd w:val="clear" w:color="auto" w:fill="BFBFBF" w:themeFill="background1" w:themeFillShade="BF"/>
          </w:tcPr>
          <w:p w14:paraId="699ADAC7" w14:textId="77777777" w:rsidR="00CF5256" w:rsidRPr="007A194E" w:rsidRDefault="00CF525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638" w:type="dxa"/>
            <w:shd w:val="clear" w:color="auto" w:fill="BFBFBF" w:themeFill="background1" w:themeFillShade="BF"/>
          </w:tcPr>
          <w:p w14:paraId="74C7E71F" w14:textId="77777777" w:rsidR="00CF5256" w:rsidRPr="007A194E" w:rsidRDefault="00CF525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589" w:type="dxa"/>
            <w:shd w:val="clear" w:color="auto" w:fill="BFBFBF" w:themeFill="background1" w:themeFillShade="BF"/>
          </w:tcPr>
          <w:p w14:paraId="33FA8081" w14:textId="77777777" w:rsidR="00CF5256" w:rsidRPr="007A194E" w:rsidRDefault="00CF525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679" w:type="dxa"/>
            <w:shd w:val="clear" w:color="auto" w:fill="BFBFBF" w:themeFill="background1" w:themeFillShade="BF"/>
          </w:tcPr>
          <w:p w14:paraId="2C20B29A" w14:textId="77777777" w:rsidR="00CF5256" w:rsidRPr="007A194E" w:rsidRDefault="00CF525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CF5256" w:rsidRPr="00EF7C32" w14:paraId="0244CB73" w14:textId="77777777" w:rsidTr="00EA44E9">
        <w:tc>
          <w:tcPr>
            <w:tcW w:w="2147" w:type="dxa"/>
          </w:tcPr>
          <w:p w14:paraId="5F121E84" w14:textId="31F5CA0E" w:rsidR="00CF5256" w:rsidRPr="004F2C67" w:rsidRDefault="004F2C67" w:rsidP="00C5614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F2C67">
              <w:rPr>
                <w:rFonts w:ascii="TH SarabunPSK" w:hAnsi="TH SarabunPSK" w:cs="TH SarabunPSK"/>
                <w:sz w:val="32"/>
                <w:szCs w:val="32"/>
              </w:rPr>
              <w:t>report_status_</w:t>
            </w:r>
            <w:r w:rsidR="00CF5256" w:rsidRPr="004F2C67">
              <w:rPr>
                <w:rFonts w:ascii="TH SarabunPSK" w:hAnsi="TH SarabunPSK" w:cs="TH SarabunPSK"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1365" w:type="dxa"/>
          </w:tcPr>
          <w:p w14:paraId="55298FBC" w14:textId="71B10235" w:rsidR="00CF5256" w:rsidRPr="00EF7C32" w:rsidRDefault="00CF5256" w:rsidP="00C5614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CF2849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</w:t>
            </w:r>
          </w:p>
        </w:tc>
        <w:tc>
          <w:tcPr>
            <w:tcW w:w="1156" w:type="dxa"/>
          </w:tcPr>
          <w:p w14:paraId="367BFAB6" w14:textId="68EA8DD9" w:rsidR="00CF5256" w:rsidRPr="00EF7C32" w:rsidRDefault="00CF5256" w:rsidP="00C561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666E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4D4DE2AC" w14:textId="04E4175B" w:rsidR="00CF5256" w:rsidRPr="00EF7C32" w:rsidRDefault="00233D55" w:rsidP="00C5614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38" w:type="dxa"/>
          </w:tcPr>
          <w:p w14:paraId="3FFDB00F" w14:textId="77777777" w:rsidR="00CF5256" w:rsidRPr="00EF7C32" w:rsidRDefault="00CF5256" w:rsidP="00C5614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89" w:type="dxa"/>
          </w:tcPr>
          <w:p w14:paraId="0258058C" w14:textId="77777777" w:rsidR="00CF5256" w:rsidRPr="00EF7C32" w:rsidRDefault="00CF5256" w:rsidP="00C5614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79" w:type="dxa"/>
          </w:tcPr>
          <w:p w14:paraId="05D97406" w14:textId="490A0006" w:rsidR="00CF5256" w:rsidRPr="00EF7C32" w:rsidRDefault="00D10AFF" w:rsidP="00C5614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CF5256" w:rsidRPr="00EF7C32" w14:paraId="32333BD2" w14:textId="77777777" w:rsidTr="00EA44E9">
        <w:tc>
          <w:tcPr>
            <w:tcW w:w="2147" w:type="dxa"/>
          </w:tcPr>
          <w:p w14:paraId="243DA6E7" w14:textId="23CCEA16" w:rsidR="00CF5256" w:rsidRPr="00EF7C32" w:rsidRDefault="00F36B69" w:rsidP="00C5614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="00D21075">
              <w:rPr>
                <w:rFonts w:ascii="TH SarabunPSK" w:hAnsi="TH SarabunPSK" w:cs="TH SarabunPSK"/>
                <w:sz w:val="32"/>
                <w:szCs w:val="32"/>
              </w:rPr>
              <w:t>eport_status_name</w:t>
            </w:r>
            <w:proofErr w:type="spellEnd"/>
          </w:p>
        </w:tc>
        <w:tc>
          <w:tcPr>
            <w:tcW w:w="1365" w:type="dxa"/>
          </w:tcPr>
          <w:p w14:paraId="359E642A" w14:textId="77777777" w:rsidR="00F36B69" w:rsidRDefault="00D60594" w:rsidP="00C5614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ชื่อสถานะ</w:t>
            </w:r>
          </w:p>
          <w:p w14:paraId="6C38B5FA" w14:textId="4D094001" w:rsidR="00CF5256" w:rsidRPr="00EF7C32" w:rsidRDefault="00D60594" w:rsidP="00C5614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</w:t>
            </w:r>
          </w:p>
        </w:tc>
        <w:tc>
          <w:tcPr>
            <w:tcW w:w="1156" w:type="dxa"/>
          </w:tcPr>
          <w:p w14:paraId="56AA1B66" w14:textId="504CD8A2" w:rsidR="00CF5256" w:rsidRPr="00EF7C32" w:rsidRDefault="00EA44E9" w:rsidP="00C5614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56EA0154" w14:textId="6B87A095" w:rsidR="00CF5256" w:rsidRPr="00EF7C32" w:rsidRDefault="00EA44E9" w:rsidP="00C5614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638" w:type="dxa"/>
          </w:tcPr>
          <w:p w14:paraId="6A41D538" w14:textId="77777777" w:rsidR="00CF5256" w:rsidRPr="00EF7C32" w:rsidRDefault="00CF5256" w:rsidP="00C5614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89" w:type="dxa"/>
          </w:tcPr>
          <w:p w14:paraId="7A9DC026" w14:textId="6A5B3B97" w:rsidR="00CF5256" w:rsidRPr="00EF7C32" w:rsidRDefault="00D10AFF" w:rsidP="00C5614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679" w:type="dxa"/>
          </w:tcPr>
          <w:p w14:paraId="10E166D9" w14:textId="1FAFBCCD" w:rsidR="00CF5256" w:rsidRPr="00EF7C32" w:rsidRDefault="00D10AFF" w:rsidP="00C5614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1D3D154D" w14:textId="77777777" w:rsidR="009E6A65" w:rsidRDefault="009E6A65" w:rsidP="009E6A6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C6A70B3" w14:textId="77777777" w:rsidR="003D75C2" w:rsidRDefault="003D75C2" w:rsidP="009E6A6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39D5D27" w14:textId="77777777" w:rsidR="003D75C2" w:rsidRDefault="003D75C2" w:rsidP="009E6A6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A112039" w14:textId="77777777" w:rsidR="003D75C2" w:rsidRDefault="003D75C2" w:rsidP="009E6A6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BFF12F4" w14:textId="77777777" w:rsidR="003D75C2" w:rsidRDefault="003D75C2" w:rsidP="009E6A6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9B197A0" w14:textId="77777777" w:rsidR="003D75C2" w:rsidRDefault="003D75C2" w:rsidP="009E6A6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0C66BCB" w14:textId="77777777" w:rsidR="003D75C2" w:rsidRDefault="003D75C2" w:rsidP="009E6A6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FEE8DB0" w14:textId="77777777" w:rsidR="003D75C2" w:rsidRDefault="003D75C2" w:rsidP="009E6A6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ED8A75E" w14:textId="77777777" w:rsidR="003D75C2" w:rsidRDefault="003D75C2" w:rsidP="009E6A65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1E1A098B" w14:textId="013F799B" w:rsidR="00233D55" w:rsidRPr="00BA05C3" w:rsidRDefault="00C86C63" w:rsidP="00BA05C3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1.9.</w:t>
      </w:r>
      <w:r w:rsidR="00F02429">
        <w:rPr>
          <w:rFonts w:ascii="TH SarabunPSK" w:hAnsi="TH SarabunPSK" w:cs="TH SarabunPSK"/>
          <w:b/>
          <w:bCs/>
          <w:sz w:val="32"/>
          <w:szCs w:val="32"/>
        </w:rPr>
        <w:t>33</w:t>
      </w:r>
      <w:r w:rsidR="00233D55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="00233D5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ตารางประเภทรายงาน (</w:t>
      </w:r>
      <w:proofErr w:type="spellStart"/>
      <w:r w:rsidR="00233D55">
        <w:rPr>
          <w:rFonts w:ascii="TH SarabunPSK" w:hAnsi="TH SarabunPSK" w:cs="TH SarabunPSK"/>
          <w:b/>
          <w:bCs/>
          <w:sz w:val="32"/>
          <w:szCs w:val="32"/>
        </w:rPr>
        <w:t>report_categor</w:t>
      </w:r>
      <w:r w:rsidR="00D22644">
        <w:rPr>
          <w:rFonts w:ascii="TH SarabunPSK" w:hAnsi="TH SarabunPSK" w:cs="TH SarabunPSK"/>
          <w:b/>
          <w:bCs/>
          <w:sz w:val="32"/>
          <w:szCs w:val="32"/>
        </w:rPr>
        <w:t>y</w:t>
      </w:r>
      <w:proofErr w:type="spellEnd"/>
      <w:r w:rsidR="00BA05C3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14F58989" w14:textId="77777777" w:rsidR="00C86C63" w:rsidRDefault="00C86C63" w:rsidP="00C86C63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1F121D2A" w14:textId="09526268" w:rsidR="00C86C63" w:rsidRPr="00BA05C3" w:rsidRDefault="00C86C63" w:rsidP="00C86C63">
      <w:pPr>
        <w:rPr>
          <w:rFonts w:ascii="TH SarabunPSK" w:hAnsi="TH SarabunPSK" w:cs="TH SarabunPSK"/>
          <w:b/>
          <w:bCs/>
          <w:sz w:val="32"/>
          <w:szCs w:val="32"/>
        </w:rPr>
      </w:pPr>
      <w:r w:rsidRPr="009F67E5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34 </w:t>
      </w:r>
      <w:r w:rsidRPr="00095026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ประเภทรายงาน (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report_category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5"/>
        <w:gridCol w:w="1365"/>
        <w:gridCol w:w="1149"/>
        <w:gridCol w:w="1442"/>
        <w:gridCol w:w="638"/>
        <w:gridCol w:w="589"/>
        <w:gridCol w:w="1438"/>
      </w:tblGrid>
      <w:tr w:rsidR="00B02494" w:rsidRPr="007A194E" w14:paraId="106BC30B" w14:textId="77777777" w:rsidTr="00EF72A7">
        <w:tc>
          <w:tcPr>
            <w:tcW w:w="1929" w:type="dxa"/>
            <w:shd w:val="clear" w:color="auto" w:fill="BFBFBF" w:themeFill="background1" w:themeFillShade="BF"/>
          </w:tcPr>
          <w:p w14:paraId="00CB4513" w14:textId="77777777" w:rsidR="00B02494" w:rsidRPr="007A194E" w:rsidRDefault="00B02494" w:rsidP="00EF72A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  <w:shd w:val="clear" w:color="auto" w:fill="BFBFBF" w:themeFill="background1" w:themeFillShade="BF"/>
          </w:tcPr>
          <w:p w14:paraId="11259DE8" w14:textId="77777777" w:rsidR="00B02494" w:rsidRPr="007A194E" w:rsidRDefault="00B0249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253" w:type="dxa"/>
            <w:shd w:val="clear" w:color="auto" w:fill="BFBFBF" w:themeFill="background1" w:themeFillShade="BF"/>
          </w:tcPr>
          <w:p w14:paraId="6B278301" w14:textId="77777777" w:rsidR="00B02494" w:rsidRPr="007A194E" w:rsidRDefault="00B0249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1442" w:type="dxa"/>
            <w:shd w:val="clear" w:color="auto" w:fill="BFBFBF" w:themeFill="background1" w:themeFillShade="BF"/>
          </w:tcPr>
          <w:p w14:paraId="65D9ABC5" w14:textId="77777777" w:rsidR="00B02494" w:rsidRPr="007A194E" w:rsidRDefault="00B0249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Size/Format</w:t>
            </w:r>
          </w:p>
        </w:tc>
        <w:tc>
          <w:tcPr>
            <w:tcW w:w="638" w:type="dxa"/>
            <w:shd w:val="clear" w:color="auto" w:fill="BFBFBF" w:themeFill="background1" w:themeFillShade="BF"/>
          </w:tcPr>
          <w:p w14:paraId="6A9F8419" w14:textId="77777777" w:rsidR="00B02494" w:rsidRPr="007A194E" w:rsidRDefault="00B0249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589" w:type="dxa"/>
            <w:shd w:val="clear" w:color="auto" w:fill="BFBFBF" w:themeFill="background1" w:themeFillShade="BF"/>
          </w:tcPr>
          <w:p w14:paraId="049BA3A1" w14:textId="77777777" w:rsidR="00B02494" w:rsidRPr="007A194E" w:rsidRDefault="00B0249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14:paraId="61E10438" w14:textId="77777777" w:rsidR="00B02494" w:rsidRPr="007A194E" w:rsidRDefault="00B0249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B02494" w:rsidRPr="00EF7C32" w14:paraId="1B60DE8A" w14:textId="77777777" w:rsidTr="00EF72A7">
        <w:tc>
          <w:tcPr>
            <w:tcW w:w="1929" w:type="dxa"/>
          </w:tcPr>
          <w:p w14:paraId="112649A7" w14:textId="1B48CA3A" w:rsidR="00B02494" w:rsidRPr="00EF7C32" w:rsidRDefault="00BA05C3" w:rsidP="00EF72A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A05C3">
              <w:rPr>
                <w:rFonts w:ascii="TH SarabunPSK" w:hAnsi="TH SarabunPSK" w:cs="TH SarabunPSK"/>
                <w:sz w:val="32"/>
                <w:szCs w:val="32"/>
              </w:rPr>
              <w:t>report_categor</w:t>
            </w:r>
            <w:r w:rsidR="00C56223">
              <w:rPr>
                <w:rFonts w:ascii="TH SarabunPSK" w:hAnsi="TH SarabunPSK" w:cs="TH SarabunPSK"/>
                <w:sz w:val="32"/>
                <w:szCs w:val="32"/>
              </w:rPr>
              <w:t>y</w:t>
            </w:r>
            <w:r w:rsidRPr="00BA05C3">
              <w:rPr>
                <w:rFonts w:ascii="TH SarabunPSK" w:hAnsi="TH SarabunPSK" w:cs="TH SarabunPSK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365" w:type="dxa"/>
          </w:tcPr>
          <w:p w14:paraId="04E4382E" w14:textId="06702FF9" w:rsidR="00B02494" w:rsidRPr="00EF7C32" w:rsidRDefault="00B02494" w:rsidP="00EF72A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492DDA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รายงาน</w:t>
            </w:r>
          </w:p>
        </w:tc>
        <w:tc>
          <w:tcPr>
            <w:tcW w:w="1253" w:type="dxa"/>
          </w:tcPr>
          <w:p w14:paraId="424BEC24" w14:textId="77777777" w:rsidR="00B02494" w:rsidRPr="00EF7C32" w:rsidRDefault="00B02494" w:rsidP="00EF72A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666E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42" w:type="dxa"/>
          </w:tcPr>
          <w:p w14:paraId="75AEFA17" w14:textId="77777777" w:rsidR="00B02494" w:rsidRPr="00EF7C32" w:rsidRDefault="00B02494" w:rsidP="00EF72A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38" w:type="dxa"/>
          </w:tcPr>
          <w:p w14:paraId="54BD3C77" w14:textId="77777777" w:rsidR="00B02494" w:rsidRPr="00EF7C32" w:rsidRDefault="00B02494" w:rsidP="00EF72A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89" w:type="dxa"/>
          </w:tcPr>
          <w:p w14:paraId="7AC581A9" w14:textId="77777777" w:rsidR="00B02494" w:rsidRPr="00EF7C32" w:rsidRDefault="00B02494" w:rsidP="00EF72A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800" w:type="dxa"/>
          </w:tcPr>
          <w:p w14:paraId="060C27D6" w14:textId="0A3D4F3C" w:rsidR="00B02494" w:rsidRPr="00EF7C32" w:rsidRDefault="00D10AFF" w:rsidP="00EF72A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02494" w:rsidRPr="00EF7C32" w14:paraId="0EEB8244" w14:textId="77777777" w:rsidTr="00EF72A7">
        <w:tc>
          <w:tcPr>
            <w:tcW w:w="1929" w:type="dxa"/>
          </w:tcPr>
          <w:p w14:paraId="6E460489" w14:textId="40528FE4" w:rsidR="00B02494" w:rsidRPr="00EF7C32" w:rsidRDefault="00F36B69" w:rsidP="00EF72A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="00492DDA">
              <w:rPr>
                <w:rFonts w:ascii="TH SarabunPSK" w:hAnsi="TH SarabunPSK" w:cs="TH SarabunPSK"/>
                <w:sz w:val="32"/>
                <w:szCs w:val="32"/>
              </w:rPr>
              <w:t>eport_categor</w:t>
            </w:r>
            <w:r w:rsidR="00C56223">
              <w:rPr>
                <w:rFonts w:ascii="TH SarabunPSK" w:hAnsi="TH SarabunPSK" w:cs="TH SarabunPSK"/>
                <w:sz w:val="32"/>
                <w:szCs w:val="32"/>
              </w:rPr>
              <w:t>y</w:t>
            </w:r>
            <w:r w:rsidR="00492DDA">
              <w:rPr>
                <w:rFonts w:ascii="TH SarabunPSK" w:hAnsi="TH SarabunPSK" w:cs="TH SarabunPSK"/>
                <w:sz w:val="32"/>
                <w:szCs w:val="32"/>
              </w:rPr>
              <w:t>_name</w:t>
            </w:r>
            <w:proofErr w:type="spellEnd"/>
          </w:p>
        </w:tc>
        <w:tc>
          <w:tcPr>
            <w:tcW w:w="1365" w:type="dxa"/>
          </w:tcPr>
          <w:p w14:paraId="0F28E2A6" w14:textId="1C0B4811" w:rsidR="00B02494" w:rsidRPr="00EF7C32" w:rsidRDefault="00492DDA" w:rsidP="00EF72A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ชื่อประเภทรายงาน</w:t>
            </w:r>
          </w:p>
        </w:tc>
        <w:tc>
          <w:tcPr>
            <w:tcW w:w="1253" w:type="dxa"/>
          </w:tcPr>
          <w:p w14:paraId="2E8BBCEB" w14:textId="0E9C9022" w:rsidR="00B02494" w:rsidRPr="00EF7C32" w:rsidRDefault="005A7EC8" w:rsidP="00EF72A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42" w:type="dxa"/>
          </w:tcPr>
          <w:p w14:paraId="41DB4934" w14:textId="0AE0A463" w:rsidR="00B02494" w:rsidRPr="00EF7C32" w:rsidRDefault="005A7EC8" w:rsidP="00EF72A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638" w:type="dxa"/>
          </w:tcPr>
          <w:p w14:paraId="149434D2" w14:textId="77777777" w:rsidR="00B02494" w:rsidRPr="00EF7C32" w:rsidRDefault="00B02494" w:rsidP="00EF72A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589" w:type="dxa"/>
          </w:tcPr>
          <w:p w14:paraId="14BB2978" w14:textId="018C9BB0" w:rsidR="00B02494" w:rsidRPr="00EF7C32" w:rsidRDefault="00D10AFF" w:rsidP="00EF72A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800" w:type="dxa"/>
          </w:tcPr>
          <w:p w14:paraId="6B329784" w14:textId="6D156F49" w:rsidR="00B02494" w:rsidRPr="00EF7C32" w:rsidRDefault="00D10AFF" w:rsidP="00EF72A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2062374F" w14:textId="77777777" w:rsidR="00B02494" w:rsidRDefault="00B02494" w:rsidP="00B02494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273E0FEB" w14:textId="67509806" w:rsidR="00B75A50" w:rsidRDefault="00B75A50" w:rsidP="00F02429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19E505E2" w14:textId="77777777" w:rsidR="00B75A50" w:rsidRDefault="00B75A5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021F7191" w14:textId="77777777" w:rsidR="00B75A50" w:rsidRDefault="00B75A50" w:rsidP="00B75A50">
      <w:pPr>
        <w:rPr>
          <w:rFonts w:ascii="TH SarabunPSK" w:hAnsi="TH SarabunPSK" w:cs="TH SarabunPSK"/>
          <w:b/>
          <w:bCs/>
          <w:sz w:val="32"/>
          <w:szCs w:val="32"/>
        </w:rPr>
      </w:pPr>
      <w:r w:rsidRPr="00B75A50">
        <w:rPr>
          <w:rFonts w:ascii="TH SarabunPSK" w:hAnsi="TH SarabunPSK" w:cs="TH SarabunPSK"/>
          <w:b/>
          <w:bCs/>
          <w:sz w:val="32"/>
          <w:szCs w:val="32"/>
        </w:rPr>
        <w:lastRenderedPageBreak/>
        <w:t>1.10.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กฎการรายงานโพสต์</w:t>
      </w:r>
    </w:p>
    <w:p w14:paraId="0B547F93" w14:textId="77777777" w:rsidR="00B75A50" w:rsidRPr="003F7ABD" w:rsidRDefault="00B75A50" w:rsidP="00B75A5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3F7ABD">
        <w:rPr>
          <w:rFonts w:ascii="TH SarabunPSK" w:hAnsi="TH SarabunPSK" w:cs="TH SarabunPSK" w:hint="cs"/>
          <w:sz w:val="32"/>
          <w:szCs w:val="32"/>
          <w:cs/>
        </w:rPr>
        <w:t>ข้อจำกัดที่ถูกสร้างขึ้นสำหรับการโพสต์งานในระบบ</w:t>
      </w:r>
    </w:p>
    <w:p w14:paraId="43AEF136" w14:textId="22F6D419" w:rsidR="00B75A50" w:rsidRPr="00455B72" w:rsidRDefault="00B75A50" w:rsidP="00B75A50">
      <w:pPr>
        <w:spacing w:after="160" w:line="259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455B72" w:rsidRPr="00455B72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455B72">
        <w:rPr>
          <w:rFonts w:ascii="TH SarabunPSK" w:hAnsi="TH SarabunPSK" w:cs="TH SarabunPSK"/>
          <w:b/>
          <w:bCs/>
          <w:sz w:val="32"/>
          <w:szCs w:val="32"/>
        </w:rPr>
        <w:t>.1</w:t>
      </w:r>
      <w:r w:rsidR="00455B72" w:rsidRPr="00455B72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455B7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55B72">
        <w:rPr>
          <w:rFonts w:ascii="TH SarabunPSK" w:hAnsi="TH SarabunPSK" w:cs="TH SarabunPSK" w:hint="cs"/>
          <w:b/>
          <w:bCs/>
          <w:sz w:val="32"/>
          <w:szCs w:val="32"/>
          <w:cs/>
        </w:rPr>
        <w:t>งานที่ชวนให้เข้าใจผิด</w:t>
      </w:r>
      <w:r w:rsidRPr="00455B7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55B72">
        <w:rPr>
          <w:rFonts w:ascii="TH SarabunPSK" w:hAnsi="TH SarabunPSK" w:cs="TH SarabunPSK" w:hint="cs"/>
          <w:b/>
          <w:bCs/>
          <w:sz w:val="32"/>
          <w:szCs w:val="32"/>
          <w:cs/>
        </w:rPr>
        <w:t>หลอกลวง</w:t>
      </w:r>
      <w:r w:rsidRPr="00455B7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55B72">
        <w:rPr>
          <w:rFonts w:ascii="TH SarabunPSK" w:hAnsi="TH SarabunPSK" w:cs="TH SarabunPSK" w:hint="cs"/>
          <w:b/>
          <w:bCs/>
          <w:sz w:val="32"/>
          <w:szCs w:val="32"/>
          <w:cs/>
        </w:rPr>
        <w:t>หรือฉ้อโกง</w:t>
      </w:r>
    </w:p>
    <w:p w14:paraId="2968880A" w14:textId="77777777" w:rsidR="00B75A50" w:rsidRDefault="00B75A50" w:rsidP="00A4022D">
      <w:pPr>
        <w:spacing w:after="160" w:line="259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267CB">
        <w:rPr>
          <w:rFonts w:ascii="TH SarabunPSK" w:hAnsi="TH SarabunPSK" w:cs="TH SarabunPSK" w:hint="cs"/>
          <w:sz w:val="32"/>
          <w:szCs w:val="32"/>
          <w:cs/>
        </w:rPr>
        <w:t>โพสต์</w:t>
      </w:r>
      <w:r>
        <w:rPr>
          <w:rFonts w:ascii="TH SarabunPSK" w:hAnsi="TH SarabunPSK" w:cs="TH SarabunPSK" w:hint="cs"/>
          <w:sz w:val="32"/>
          <w:szCs w:val="32"/>
          <w:cs/>
        </w:rPr>
        <w:t>ประกาศหา</w:t>
      </w:r>
      <w:r w:rsidRPr="001267CB">
        <w:rPr>
          <w:rFonts w:ascii="TH SarabunPSK" w:hAnsi="TH SarabunPSK" w:cs="TH SarabunPSK" w:hint="cs"/>
          <w:sz w:val="32"/>
          <w:szCs w:val="32"/>
          <w:cs/>
        </w:rPr>
        <w:t>งานที่ชวนให้เข้าใจผิด</w:t>
      </w:r>
      <w:r w:rsidRPr="001267C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267CB">
        <w:rPr>
          <w:rFonts w:ascii="TH SarabunPSK" w:hAnsi="TH SarabunPSK" w:cs="TH SarabunPSK" w:hint="cs"/>
          <w:sz w:val="32"/>
          <w:szCs w:val="32"/>
          <w:cs/>
        </w:rPr>
        <w:t>หลอกลวง</w:t>
      </w:r>
      <w:r w:rsidRPr="001267C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267CB">
        <w:rPr>
          <w:rFonts w:ascii="TH SarabunPSK" w:hAnsi="TH SarabunPSK" w:cs="TH SarabunPSK" w:hint="cs"/>
          <w:sz w:val="32"/>
          <w:szCs w:val="32"/>
          <w:cs/>
        </w:rPr>
        <w:t>หรือฉ้อโกง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B03C8">
        <w:rPr>
          <w:rFonts w:ascii="TH SarabunPSK" w:hAnsi="TH SarabunPSK" w:cs="TH SarabunPSK"/>
          <w:sz w:val="32"/>
          <w:szCs w:val="32"/>
          <w:cs/>
        </w:rPr>
        <w:t>(</w:t>
      </w:r>
      <w:r w:rsidRPr="007B03C8">
        <w:rPr>
          <w:rFonts w:ascii="TH SarabunPSK" w:hAnsi="TH SarabunPSK" w:cs="TH SarabunPSK"/>
          <w:sz w:val="32"/>
          <w:szCs w:val="32"/>
        </w:rPr>
        <w:t>M</w:t>
      </w:r>
      <w:r>
        <w:rPr>
          <w:rFonts w:ascii="TH SarabunPSK" w:hAnsi="TH SarabunPSK" w:cs="TH SarabunPSK"/>
          <w:sz w:val="32"/>
          <w:szCs w:val="32"/>
        </w:rPr>
        <w:t>eta</w:t>
      </w:r>
      <w:r w:rsidRPr="007B03C8">
        <w:rPr>
          <w:rFonts w:ascii="TH SarabunPSK" w:hAnsi="TH SarabunPSK" w:cs="TH SarabunPSK"/>
          <w:sz w:val="32"/>
          <w:szCs w:val="32"/>
        </w:rPr>
        <w:t>, 256</w:t>
      </w:r>
      <w:r>
        <w:rPr>
          <w:rFonts w:ascii="TH SarabunPSK" w:hAnsi="TH SarabunPSK" w:cs="TH SarabunPSK"/>
          <w:sz w:val="32"/>
          <w:szCs w:val="32"/>
        </w:rPr>
        <w:t>7</w:t>
      </w:r>
      <w:r w:rsidRPr="007B03C8">
        <w:rPr>
          <w:rFonts w:ascii="TH SarabunPSK" w:hAnsi="TH SarabunPSK" w:cs="TH SarabunPSK"/>
          <w:sz w:val="32"/>
          <w:szCs w:val="32"/>
        </w:rPr>
        <w:t xml:space="preserve">, </w:t>
      </w:r>
      <w:r w:rsidRPr="007B03C8">
        <w:rPr>
          <w:rFonts w:ascii="TH SarabunPSK" w:hAnsi="TH SarabunPSK" w:cs="TH SarabunPSK" w:hint="cs"/>
          <w:sz w:val="32"/>
          <w:szCs w:val="32"/>
          <w:cs/>
        </w:rPr>
        <w:t xml:space="preserve">ข้อ </w:t>
      </w:r>
      <w:r>
        <w:rPr>
          <w:rFonts w:ascii="TH SarabunPSK" w:hAnsi="TH SarabunPSK" w:cs="TH SarabunPSK"/>
          <w:sz w:val="32"/>
          <w:szCs w:val="32"/>
        </w:rPr>
        <w:t>6</w:t>
      </w:r>
      <w:r w:rsidRPr="007B03C8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B03C8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Pr="007B03C8">
        <w:rPr>
          <w:rFonts w:ascii="TH SarabunPSK" w:hAnsi="TH SarabunPSK" w:cs="TH SarabunPSK"/>
          <w:sz w:val="32"/>
          <w:szCs w:val="32"/>
          <w:cs/>
        </w:rPr>
        <w:t>)</w:t>
      </w:r>
    </w:p>
    <w:p w14:paraId="2A37B39D" w14:textId="13FCFC0D" w:rsidR="00B75A50" w:rsidRPr="00455B72" w:rsidRDefault="00B75A50" w:rsidP="00B75A50">
      <w:pPr>
        <w:spacing w:after="160" w:line="259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55B72" w:rsidRPr="00455B72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455B72">
        <w:rPr>
          <w:rFonts w:ascii="TH SarabunPSK" w:hAnsi="TH SarabunPSK" w:cs="TH SarabunPSK"/>
          <w:b/>
          <w:bCs/>
          <w:sz w:val="32"/>
          <w:szCs w:val="32"/>
          <w:cs/>
        </w:rPr>
        <w:t>.2</w:t>
      </w:r>
      <w:r w:rsidR="00455B72" w:rsidRPr="00455B72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455B7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55B72">
        <w:rPr>
          <w:rFonts w:ascii="TH SarabunPSK" w:hAnsi="TH SarabunPSK" w:cs="TH SarabunPSK" w:hint="cs"/>
          <w:b/>
          <w:bCs/>
          <w:sz w:val="32"/>
          <w:szCs w:val="32"/>
          <w:cs/>
        </w:rPr>
        <w:t>โพสต์ประกาศหา</w:t>
      </w:r>
      <w:r w:rsidRPr="00455B72">
        <w:rPr>
          <w:rFonts w:ascii="TH SarabunPSK" w:hAnsi="TH SarabunPSK" w:cs="TH SarabunPSK"/>
          <w:b/>
          <w:bCs/>
          <w:sz w:val="32"/>
          <w:szCs w:val="32"/>
          <w:cs/>
        </w:rPr>
        <w:t>งานที่</w:t>
      </w:r>
      <w:r w:rsidRPr="00455B7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เป็นโฆษณาเชิญชวน </w:t>
      </w:r>
    </w:p>
    <w:p w14:paraId="35F2488E" w14:textId="77777777" w:rsidR="00B75A50" w:rsidRPr="00657AD5" w:rsidRDefault="00B75A50" w:rsidP="00A4022D">
      <w:pPr>
        <w:spacing w:after="160" w:line="259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EF460C">
        <w:rPr>
          <w:rFonts w:ascii="TH SarabunPSK" w:hAnsi="TH SarabunPSK" w:cs="TH SarabunPSK"/>
          <w:sz w:val="32"/>
          <w:szCs w:val="32"/>
          <w:cs/>
        </w:rPr>
        <w:t>โพสต์</w:t>
      </w:r>
      <w:r>
        <w:rPr>
          <w:rFonts w:ascii="TH SarabunPSK" w:hAnsi="TH SarabunPSK" w:cs="TH SarabunPSK" w:hint="cs"/>
          <w:sz w:val="32"/>
          <w:szCs w:val="32"/>
          <w:cs/>
        </w:rPr>
        <w:t>ประกาศหา</w:t>
      </w:r>
      <w:r w:rsidRPr="00EF460C">
        <w:rPr>
          <w:rFonts w:ascii="TH SarabunPSK" w:hAnsi="TH SarabunPSK" w:cs="TH SarabunPSK"/>
          <w:sz w:val="32"/>
          <w:szCs w:val="32"/>
          <w:cs/>
        </w:rPr>
        <w:t>งาน</w:t>
      </w:r>
      <w:r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EF460C">
        <w:rPr>
          <w:rFonts w:ascii="TH SarabunPSK" w:hAnsi="TH SarabunPSK" w:cs="TH SarabunPSK"/>
          <w:sz w:val="32"/>
          <w:szCs w:val="32"/>
          <w:cs/>
        </w:rPr>
        <w:t>โพสต์โฆษณาหรือการชักชวนให้มีส่วนร่วมในธุรกิจหรือใช้บริกา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 </w:t>
      </w:r>
      <w:r w:rsidRPr="00EF460C">
        <w:rPr>
          <w:rFonts w:ascii="TH SarabunPSK" w:hAnsi="TH SarabunPSK" w:cs="TH SarabunPSK"/>
          <w:sz w:val="32"/>
          <w:szCs w:val="32"/>
          <w:cs/>
        </w:rPr>
        <w:t>(</w:t>
      </w:r>
      <w:r w:rsidRPr="00EF460C">
        <w:rPr>
          <w:rFonts w:ascii="TH SarabunPSK" w:hAnsi="TH SarabunPSK" w:cs="TH SarabunPSK"/>
          <w:sz w:val="32"/>
          <w:szCs w:val="32"/>
        </w:rPr>
        <w:t xml:space="preserve">Meta, </w:t>
      </w:r>
      <w:r w:rsidRPr="00EF460C">
        <w:rPr>
          <w:rFonts w:ascii="TH SarabunPSK" w:hAnsi="TH SarabunPSK" w:cs="TH SarabunPSK"/>
          <w:sz w:val="32"/>
          <w:szCs w:val="32"/>
          <w:cs/>
        </w:rPr>
        <w:t>2567</w:t>
      </w:r>
      <w:r w:rsidRPr="00EF460C">
        <w:rPr>
          <w:rFonts w:ascii="TH SarabunPSK" w:hAnsi="TH SarabunPSK" w:cs="TH SarabunPSK"/>
          <w:sz w:val="32"/>
          <w:szCs w:val="32"/>
        </w:rPr>
        <w:t xml:space="preserve">, </w:t>
      </w:r>
      <w:r w:rsidRPr="00EF460C">
        <w:rPr>
          <w:rFonts w:ascii="TH SarabunPSK" w:hAnsi="TH SarabunPSK" w:cs="TH SarabunPSK"/>
          <w:sz w:val="32"/>
          <w:szCs w:val="32"/>
          <w:cs/>
        </w:rPr>
        <w:t>ข้อ 8: ออนไลน์)</w:t>
      </w:r>
    </w:p>
    <w:p w14:paraId="2AD6441B" w14:textId="6B5E42FB" w:rsidR="00B75A50" w:rsidRPr="00455B72" w:rsidRDefault="00B75A50" w:rsidP="00B75A50">
      <w:pPr>
        <w:spacing w:after="160" w:line="259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455B72" w:rsidRPr="00455B72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455B72">
        <w:rPr>
          <w:rFonts w:ascii="TH SarabunPSK" w:hAnsi="TH SarabunPSK" w:cs="TH SarabunPSK"/>
          <w:b/>
          <w:bCs/>
          <w:sz w:val="32"/>
          <w:szCs w:val="32"/>
        </w:rPr>
        <w:t>.3</w:t>
      </w:r>
      <w:r w:rsidR="00455B72" w:rsidRPr="00455B72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455B7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55B72">
        <w:rPr>
          <w:rFonts w:ascii="TH SarabunPSK" w:hAnsi="TH SarabunPSK" w:cs="TH SarabunPSK" w:hint="cs"/>
          <w:b/>
          <w:bCs/>
          <w:sz w:val="32"/>
          <w:szCs w:val="32"/>
          <w:cs/>
        </w:rPr>
        <w:t>ข้อมูลส่วนบุคคล</w:t>
      </w:r>
      <w:r w:rsidRPr="00455B7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14:paraId="78FF9573" w14:textId="77777777" w:rsidR="00B75A50" w:rsidRPr="00657AD5" w:rsidRDefault="00B75A50" w:rsidP="00A4022D">
      <w:pPr>
        <w:spacing w:after="160" w:line="259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657AD5">
        <w:rPr>
          <w:rFonts w:ascii="TH SarabunPSK" w:hAnsi="TH SarabunPSK" w:cs="TH SarabunPSK" w:hint="cs"/>
          <w:sz w:val="32"/>
          <w:szCs w:val="32"/>
          <w:cs/>
        </w:rPr>
        <w:t>โพสต์</w:t>
      </w:r>
      <w:r>
        <w:rPr>
          <w:rFonts w:ascii="TH SarabunPSK" w:hAnsi="TH SarabunPSK" w:cs="TH SarabunPSK" w:hint="cs"/>
          <w:sz w:val="32"/>
          <w:szCs w:val="32"/>
          <w:cs/>
        </w:rPr>
        <w:t>ประกาศหางานมีการ</w:t>
      </w:r>
      <w:r w:rsidRPr="00657AD5">
        <w:rPr>
          <w:rFonts w:ascii="TH SarabunPSK" w:hAnsi="TH SarabunPSK" w:cs="TH SarabunPSK" w:hint="cs"/>
          <w:sz w:val="32"/>
          <w:szCs w:val="32"/>
          <w:cs/>
        </w:rPr>
        <w:t>ขอข้อมูลประจำตัวหรือข้อมูลทางการเงินจากผู้สมัครที่มีคุณสมบัติ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B03C8">
        <w:rPr>
          <w:rFonts w:ascii="TH SarabunPSK" w:hAnsi="TH SarabunPSK" w:cs="TH SarabunPSK"/>
          <w:sz w:val="32"/>
          <w:szCs w:val="32"/>
          <w:cs/>
        </w:rPr>
        <w:t>(</w:t>
      </w:r>
      <w:r w:rsidRPr="007B03C8">
        <w:rPr>
          <w:rFonts w:ascii="TH SarabunPSK" w:hAnsi="TH SarabunPSK" w:cs="TH SarabunPSK"/>
          <w:sz w:val="32"/>
          <w:szCs w:val="32"/>
        </w:rPr>
        <w:t>M</w:t>
      </w:r>
      <w:r>
        <w:rPr>
          <w:rFonts w:ascii="TH SarabunPSK" w:hAnsi="TH SarabunPSK" w:cs="TH SarabunPSK"/>
          <w:sz w:val="32"/>
          <w:szCs w:val="32"/>
        </w:rPr>
        <w:t>eta</w:t>
      </w:r>
      <w:r w:rsidRPr="007B03C8">
        <w:rPr>
          <w:rFonts w:ascii="TH SarabunPSK" w:hAnsi="TH SarabunPSK" w:cs="TH SarabunPSK"/>
          <w:sz w:val="32"/>
          <w:szCs w:val="32"/>
        </w:rPr>
        <w:t>, 256</w:t>
      </w:r>
      <w:r>
        <w:rPr>
          <w:rFonts w:ascii="TH SarabunPSK" w:hAnsi="TH SarabunPSK" w:cs="TH SarabunPSK"/>
          <w:sz w:val="32"/>
          <w:szCs w:val="32"/>
        </w:rPr>
        <w:t>7</w:t>
      </w:r>
      <w:r w:rsidRPr="007B03C8">
        <w:rPr>
          <w:rFonts w:ascii="TH SarabunPSK" w:hAnsi="TH SarabunPSK" w:cs="TH SarabunPSK"/>
          <w:sz w:val="32"/>
          <w:szCs w:val="32"/>
        </w:rPr>
        <w:t xml:space="preserve">, </w:t>
      </w:r>
      <w:r w:rsidRPr="007B03C8">
        <w:rPr>
          <w:rFonts w:ascii="TH SarabunPSK" w:hAnsi="TH SarabunPSK" w:cs="TH SarabunPSK" w:hint="cs"/>
          <w:sz w:val="32"/>
          <w:szCs w:val="32"/>
          <w:cs/>
        </w:rPr>
        <w:t xml:space="preserve">ข้อ </w:t>
      </w:r>
      <w:r>
        <w:rPr>
          <w:rFonts w:ascii="TH SarabunPSK" w:hAnsi="TH SarabunPSK" w:cs="TH SarabunPSK"/>
          <w:sz w:val="32"/>
          <w:szCs w:val="32"/>
        </w:rPr>
        <w:t>9</w:t>
      </w:r>
      <w:r w:rsidRPr="007B03C8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B03C8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Pr="007B03C8">
        <w:rPr>
          <w:rFonts w:ascii="TH SarabunPSK" w:hAnsi="TH SarabunPSK" w:cs="TH SarabunPSK"/>
          <w:sz w:val="32"/>
          <w:szCs w:val="32"/>
          <w:cs/>
        </w:rPr>
        <w:t>)</w:t>
      </w:r>
    </w:p>
    <w:p w14:paraId="00154E39" w14:textId="1A3C833C" w:rsidR="00B75A50" w:rsidRPr="00455B72" w:rsidRDefault="00B75A50" w:rsidP="00B75A50">
      <w:pPr>
        <w:spacing w:after="160" w:line="259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455B72" w:rsidRPr="00455B72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455B72">
        <w:rPr>
          <w:rFonts w:ascii="TH SarabunPSK" w:hAnsi="TH SarabunPSK" w:cs="TH SarabunPSK"/>
          <w:b/>
          <w:bCs/>
          <w:sz w:val="32"/>
          <w:szCs w:val="32"/>
        </w:rPr>
        <w:t>.4</w:t>
      </w:r>
      <w:r w:rsidR="00455B72" w:rsidRPr="00455B72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455B7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55B72">
        <w:rPr>
          <w:rFonts w:ascii="TH SarabunPSK" w:hAnsi="TH SarabunPSK" w:cs="TH SarabunPSK" w:hint="cs"/>
          <w:b/>
          <w:bCs/>
          <w:sz w:val="32"/>
          <w:szCs w:val="32"/>
          <w:cs/>
        </w:rPr>
        <w:t>ถ้อยคำหยาบคายหรือไวยากรณ์</w:t>
      </w:r>
      <w:r w:rsidRPr="00455B7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14:paraId="4C66947B" w14:textId="77777777" w:rsidR="00B75A50" w:rsidRPr="00657AD5" w:rsidRDefault="00B75A50" w:rsidP="00A4022D">
      <w:pPr>
        <w:spacing w:after="160" w:line="259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657AD5">
        <w:rPr>
          <w:rFonts w:ascii="TH SarabunPSK" w:hAnsi="TH SarabunPSK" w:cs="TH SarabunPSK" w:hint="cs"/>
          <w:sz w:val="32"/>
          <w:szCs w:val="32"/>
          <w:cs/>
        </w:rPr>
        <w:t>โพสต์</w:t>
      </w:r>
      <w:r>
        <w:rPr>
          <w:rFonts w:ascii="TH SarabunPSK" w:hAnsi="TH SarabunPSK" w:cs="TH SarabunPSK" w:hint="cs"/>
          <w:sz w:val="32"/>
          <w:szCs w:val="32"/>
          <w:cs/>
        </w:rPr>
        <w:t>ประกาศหา</w:t>
      </w:r>
      <w:r w:rsidRPr="00657AD5">
        <w:rPr>
          <w:rFonts w:ascii="TH SarabunPSK" w:hAnsi="TH SarabunPSK" w:cs="TH SarabunPSK" w:hint="cs"/>
          <w:sz w:val="32"/>
          <w:szCs w:val="32"/>
          <w:cs/>
        </w:rPr>
        <w:t>งานมีถ้อยคำหยาบคายหรือไวยากรณ์และเครื่องหมายวรรคตอนที่ไม่ถูกต้อง</w:t>
      </w:r>
      <w:r w:rsidRPr="00657AD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57AD5">
        <w:rPr>
          <w:rFonts w:ascii="TH SarabunPSK" w:hAnsi="TH SarabunPSK" w:cs="TH SarabunPSK" w:hint="cs"/>
          <w:sz w:val="32"/>
          <w:szCs w:val="32"/>
          <w:cs/>
        </w:rPr>
        <w:t>ใช้สัญลักษณ์</w:t>
      </w:r>
      <w:r w:rsidRPr="00657AD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57AD5">
        <w:rPr>
          <w:rFonts w:ascii="TH SarabunPSK" w:hAnsi="TH SarabunPSK" w:cs="TH SarabunPSK" w:hint="cs"/>
          <w:sz w:val="32"/>
          <w:szCs w:val="32"/>
          <w:cs/>
        </w:rPr>
        <w:t>ตัวเลข</w:t>
      </w:r>
      <w:r w:rsidRPr="00657AD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57AD5">
        <w:rPr>
          <w:rFonts w:ascii="TH SarabunPSK" w:hAnsi="TH SarabunPSK" w:cs="TH SarabunPSK" w:hint="cs"/>
          <w:sz w:val="32"/>
          <w:szCs w:val="32"/>
          <w:cs/>
        </w:rPr>
        <w:t>และตัวอักษรอย่าง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657AD5">
        <w:rPr>
          <w:rFonts w:ascii="TH SarabunPSK" w:hAnsi="TH SarabunPSK" w:cs="TH SarabunPSK" w:hint="cs"/>
          <w:sz w:val="32"/>
          <w:szCs w:val="32"/>
          <w:cs/>
        </w:rPr>
        <w:t>ถูกต้องเหมาะสมโดยมีเจตนาหลีกเลี่ยงกระบวนการตรวจสอบและระบบบังคับใช้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B03C8">
        <w:rPr>
          <w:rFonts w:ascii="TH SarabunPSK" w:hAnsi="TH SarabunPSK" w:cs="TH SarabunPSK"/>
          <w:sz w:val="32"/>
          <w:szCs w:val="32"/>
          <w:cs/>
        </w:rPr>
        <w:t>(</w:t>
      </w:r>
      <w:r w:rsidRPr="007B03C8">
        <w:rPr>
          <w:rFonts w:ascii="TH SarabunPSK" w:hAnsi="TH SarabunPSK" w:cs="TH SarabunPSK"/>
          <w:sz w:val="32"/>
          <w:szCs w:val="32"/>
        </w:rPr>
        <w:t>M</w:t>
      </w:r>
      <w:r>
        <w:rPr>
          <w:rFonts w:ascii="TH SarabunPSK" w:hAnsi="TH SarabunPSK" w:cs="TH SarabunPSK"/>
          <w:sz w:val="32"/>
          <w:szCs w:val="32"/>
        </w:rPr>
        <w:t>eta</w:t>
      </w:r>
      <w:r w:rsidRPr="007B03C8">
        <w:rPr>
          <w:rFonts w:ascii="TH SarabunPSK" w:hAnsi="TH SarabunPSK" w:cs="TH SarabunPSK"/>
          <w:sz w:val="32"/>
          <w:szCs w:val="32"/>
        </w:rPr>
        <w:t>, 256</w:t>
      </w:r>
      <w:r>
        <w:rPr>
          <w:rFonts w:ascii="TH SarabunPSK" w:hAnsi="TH SarabunPSK" w:cs="TH SarabunPSK"/>
          <w:sz w:val="32"/>
          <w:szCs w:val="32"/>
        </w:rPr>
        <w:t>7</w:t>
      </w:r>
      <w:r w:rsidRPr="007B03C8">
        <w:rPr>
          <w:rFonts w:ascii="TH SarabunPSK" w:hAnsi="TH SarabunPSK" w:cs="TH SarabunPSK"/>
          <w:sz w:val="32"/>
          <w:szCs w:val="32"/>
        </w:rPr>
        <w:t xml:space="preserve">, </w:t>
      </w:r>
      <w:r w:rsidRPr="007B03C8">
        <w:rPr>
          <w:rFonts w:ascii="TH SarabunPSK" w:hAnsi="TH SarabunPSK" w:cs="TH SarabunPSK" w:hint="cs"/>
          <w:sz w:val="32"/>
          <w:szCs w:val="32"/>
          <w:cs/>
        </w:rPr>
        <w:t xml:space="preserve">ข้อ </w:t>
      </w:r>
      <w:r>
        <w:rPr>
          <w:rFonts w:ascii="TH SarabunPSK" w:hAnsi="TH SarabunPSK" w:cs="TH SarabunPSK"/>
          <w:sz w:val="32"/>
          <w:szCs w:val="32"/>
        </w:rPr>
        <w:t>10</w:t>
      </w:r>
      <w:r w:rsidRPr="007B03C8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B03C8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Pr="007B03C8">
        <w:rPr>
          <w:rFonts w:ascii="TH SarabunPSK" w:hAnsi="TH SarabunPSK" w:cs="TH SarabunPSK"/>
          <w:sz w:val="32"/>
          <w:szCs w:val="32"/>
          <w:cs/>
        </w:rPr>
        <w:t>)</w:t>
      </w:r>
    </w:p>
    <w:p w14:paraId="165B203C" w14:textId="1E834594" w:rsidR="00B75A50" w:rsidRPr="00455B72" w:rsidRDefault="00B75A50" w:rsidP="00B75A50">
      <w:pPr>
        <w:spacing w:after="160" w:line="259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455B72" w:rsidRPr="00455B72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455B72">
        <w:rPr>
          <w:rFonts w:ascii="TH SarabunPSK" w:hAnsi="TH SarabunPSK" w:cs="TH SarabunPSK"/>
          <w:b/>
          <w:bCs/>
          <w:sz w:val="32"/>
          <w:szCs w:val="32"/>
        </w:rPr>
        <w:t>.5</w:t>
      </w:r>
      <w:r w:rsidR="00455B72" w:rsidRPr="00455B72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455B7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55B72">
        <w:rPr>
          <w:rFonts w:ascii="TH SarabunPSK" w:hAnsi="TH SarabunPSK" w:cs="TH SarabunPSK" w:hint="cs"/>
          <w:b/>
          <w:bCs/>
          <w:sz w:val="32"/>
          <w:szCs w:val="32"/>
          <w:cs/>
        </w:rPr>
        <w:t>งานที่ชี้นำทางเพศ</w:t>
      </w:r>
      <w:r w:rsidRPr="00455B7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14:paraId="40F04DFA" w14:textId="77777777" w:rsidR="00B75A50" w:rsidRDefault="00B75A50" w:rsidP="00104496">
      <w:pPr>
        <w:spacing w:after="160" w:line="259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657AD5">
        <w:rPr>
          <w:rFonts w:ascii="TH SarabunPSK" w:hAnsi="TH SarabunPSK" w:cs="TH SarabunPSK" w:hint="cs"/>
          <w:sz w:val="32"/>
          <w:szCs w:val="32"/>
          <w:cs/>
        </w:rPr>
        <w:t>โพสต์</w:t>
      </w:r>
      <w:r>
        <w:rPr>
          <w:rFonts w:ascii="TH SarabunPSK" w:hAnsi="TH SarabunPSK" w:cs="TH SarabunPSK" w:hint="cs"/>
          <w:sz w:val="32"/>
          <w:szCs w:val="32"/>
          <w:cs/>
        </w:rPr>
        <w:t>ประกาศหา</w:t>
      </w:r>
      <w:r w:rsidRPr="00657AD5">
        <w:rPr>
          <w:rFonts w:ascii="TH SarabunPSK" w:hAnsi="TH SarabunPSK" w:cs="TH SarabunPSK" w:hint="cs"/>
          <w:sz w:val="32"/>
          <w:szCs w:val="32"/>
          <w:cs/>
        </w:rPr>
        <w:t>งาน</w:t>
      </w:r>
      <w:r>
        <w:rPr>
          <w:rFonts w:ascii="TH SarabunPSK" w:hAnsi="TH SarabunPSK" w:cs="TH SarabunPSK" w:hint="cs"/>
          <w:sz w:val="32"/>
          <w:szCs w:val="32"/>
          <w:cs/>
        </w:rPr>
        <w:t>มีเนื้อหาใน</w:t>
      </w:r>
      <w:r w:rsidRPr="00657AD5">
        <w:rPr>
          <w:rFonts w:ascii="TH SarabunPSK" w:hAnsi="TH SarabunPSK" w:cs="TH SarabunPSK" w:hint="cs"/>
          <w:sz w:val="32"/>
          <w:szCs w:val="32"/>
          <w:cs/>
        </w:rPr>
        <w:t>ลักษณะชี้นำทางเพศ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B03C8">
        <w:rPr>
          <w:rFonts w:ascii="TH SarabunPSK" w:hAnsi="TH SarabunPSK" w:cs="TH SarabunPSK"/>
          <w:sz w:val="32"/>
          <w:szCs w:val="32"/>
          <w:cs/>
        </w:rPr>
        <w:t>(</w:t>
      </w:r>
      <w:r w:rsidRPr="007B03C8">
        <w:rPr>
          <w:rFonts w:ascii="TH SarabunPSK" w:hAnsi="TH SarabunPSK" w:cs="TH SarabunPSK"/>
          <w:sz w:val="32"/>
          <w:szCs w:val="32"/>
        </w:rPr>
        <w:t>M</w:t>
      </w:r>
      <w:r>
        <w:rPr>
          <w:rFonts w:ascii="TH SarabunPSK" w:hAnsi="TH SarabunPSK" w:cs="TH SarabunPSK"/>
          <w:sz w:val="32"/>
          <w:szCs w:val="32"/>
        </w:rPr>
        <w:t>eta</w:t>
      </w:r>
      <w:r w:rsidRPr="007B03C8">
        <w:rPr>
          <w:rFonts w:ascii="TH SarabunPSK" w:hAnsi="TH SarabunPSK" w:cs="TH SarabunPSK"/>
          <w:sz w:val="32"/>
          <w:szCs w:val="32"/>
        </w:rPr>
        <w:t>, 256</w:t>
      </w:r>
      <w:r>
        <w:rPr>
          <w:rFonts w:ascii="TH SarabunPSK" w:hAnsi="TH SarabunPSK" w:cs="TH SarabunPSK"/>
          <w:sz w:val="32"/>
          <w:szCs w:val="32"/>
        </w:rPr>
        <w:t>7</w:t>
      </w:r>
      <w:r w:rsidRPr="007B03C8">
        <w:rPr>
          <w:rFonts w:ascii="TH SarabunPSK" w:hAnsi="TH SarabunPSK" w:cs="TH SarabunPSK"/>
          <w:sz w:val="32"/>
          <w:szCs w:val="32"/>
        </w:rPr>
        <w:t xml:space="preserve">, </w:t>
      </w:r>
      <w:r w:rsidRPr="007B03C8">
        <w:rPr>
          <w:rFonts w:ascii="TH SarabunPSK" w:hAnsi="TH SarabunPSK" w:cs="TH SarabunPSK" w:hint="cs"/>
          <w:sz w:val="32"/>
          <w:szCs w:val="32"/>
          <w:cs/>
        </w:rPr>
        <w:t xml:space="preserve">ข้อ </w:t>
      </w:r>
      <w:r>
        <w:rPr>
          <w:rFonts w:ascii="TH SarabunPSK" w:hAnsi="TH SarabunPSK" w:cs="TH SarabunPSK"/>
          <w:sz w:val="32"/>
          <w:szCs w:val="32"/>
        </w:rPr>
        <w:t>11</w:t>
      </w:r>
      <w:r w:rsidRPr="007B03C8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B03C8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Pr="007B03C8">
        <w:rPr>
          <w:rFonts w:ascii="TH SarabunPSK" w:hAnsi="TH SarabunPSK" w:cs="TH SarabunPSK"/>
          <w:sz w:val="32"/>
          <w:szCs w:val="32"/>
          <w:cs/>
        </w:rPr>
        <w:t>)</w:t>
      </w:r>
    </w:p>
    <w:p w14:paraId="5DEC41CA" w14:textId="2D10FBC2" w:rsidR="00B75A50" w:rsidRPr="00455B72" w:rsidRDefault="00B75A50" w:rsidP="00B75A50">
      <w:pPr>
        <w:spacing w:after="160" w:line="259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455B72" w:rsidRPr="00455B72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455B72">
        <w:rPr>
          <w:rFonts w:ascii="TH SarabunPSK" w:hAnsi="TH SarabunPSK" w:cs="TH SarabunPSK"/>
          <w:b/>
          <w:bCs/>
          <w:sz w:val="32"/>
          <w:szCs w:val="32"/>
        </w:rPr>
        <w:t xml:space="preserve">.6. URL </w:t>
      </w:r>
      <w:r w:rsidRPr="00455B72">
        <w:rPr>
          <w:rFonts w:ascii="TH SarabunPSK" w:hAnsi="TH SarabunPSK" w:cs="TH SarabunPSK" w:hint="cs"/>
          <w:b/>
          <w:bCs/>
          <w:sz w:val="32"/>
          <w:szCs w:val="32"/>
          <w:cs/>
        </w:rPr>
        <w:t>ที่เป็นอันตราย</w:t>
      </w:r>
    </w:p>
    <w:p w14:paraId="4BA4D7A5" w14:textId="77777777" w:rsidR="00B75A50" w:rsidRDefault="00B75A50" w:rsidP="00A4022D">
      <w:pPr>
        <w:spacing w:after="160" w:line="259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657AD5">
        <w:rPr>
          <w:rFonts w:ascii="TH SarabunPSK" w:hAnsi="TH SarabunPSK" w:cs="TH SarabunPSK" w:hint="cs"/>
          <w:sz w:val="32"/>
          <w:szCs w:val="32"/>
          <w:cs/>
        </w:rPr>
        <w:t>โพสต์</w:t>
      </w:r>
      <w:r>
        <w:rPr>
          <w:rFonts w:ascii="TH SarabunPSK" w:hAnsi="TH SarabunPSK" w:cs="TH SarabunPSK" w:hint="cs"/>
          <w:sz w:val="32"/>
          <w:szCs w:val="32"/>
          <w:cs/>
        </w:rPr>
        <w:t>ประกาศหา</w:t>
      </w:r>
      <w:r w:rsidRPr="00657AD5">
        <w:rPr>
          <w:rFonts w:ascii="TH SarabunPSK" w:hAnsi="TH SarabunPSK" w:cs="TH SarabunPSK" w:hint="cs"/>
          <w:sz w:val="32"/>
          <w:szCs w:val="32"/>
          <w:cs/>
        </w:rPr>
        <w:t>งาน</w:t>
      </w:r>
      <w:r>
        <w:rPr>
          <w:rFonts w:ascii="TH SarabunPSK" w:hAnsi="TH SarabunPSK" w:cs="TH SarabunPSK" w:hint="cs"/>
          <w:sz w:val="32"/>
          <w:szCs w:val="32"/>
          <w:cs/>
        </w:rPr>
        <w:t>มีการ</w:t>
      </w:r>
      <w:r w:rsidRPr="00971387">
        <w:rPr>
          <w:rFonts w:ascii="TH SarabunPSK" w:hAnsi="TH SarabunPSK" w:cs="TH SarabunPSK" w:hint="cs"/>
          <w:sz w:val="32"/>
          <w:szCs w:val="32"/>
          <w:cs/>
        </w:rPr>
        <w:t>โพสต์ลิงก์ที่เป็นอันตราย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71387">
        <w:rPr>
          <w:rFonts w:ascii="TH SarabunPSK" w:hAnsi="TH SarabunPSK" w:cs="TH SarabunPSK" w:hint="cs"/>
          <w:sz w:val="32"/>
          <w:szCs w:val="32"/>
          <w:cs/>
        </w:rPr>
        <w:t>หรือหลอกลวงบน</w:t>
      </w:r>
      <w:r>
        <w:rPr>
          <w:rFonts w:ascii="TH SarabunPSK" w:hAnsi="TH SarabunPSK" w:cs="TH SarabunPSK" w:hint="cs"/>
          <w:sz w:val="32"/>
          <w:szCs w:val="32"/>
          <w:cs/>
        </w:rPr>
        <w:t>ระบบ</w:t>
      </w:r>
      <w:r w:rsidRPr="00971387">
        <w:rPr>
          <w:rFonts w:ascii="TH SarabunPSK" w:hAnsi="TH SarabunPSK" w:cs="TH SarabunPSK" w:hint="cs"/>
          <w:sz w:val="32"/>
          <w:szCs w:val="32"/>
          <w:cs/>
        </w:rPr>
        <w:t>ซึ่งอาจก่อให้เกิดอันตรายได้</w:t>
      </w:r>
      <w:r w:rsidRPr="0097138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71387">
        <w:rPr>
          <w:rFonts w:ascii="TH SarabunPSK" w:hAnsi="TH SarabunPSK" w:cs="TH SarabunPSK" w:hint="cs"/>
          <w:sz w:val="32"/>
          <w:szCs w:val="32"/>
          <w:cs/>
        </w:rPr>
        <w:t>ซึ่งรวมถึงการโพสต์ลิงก์ที่อาจสร้างความเสียหายหรือรบกวนเบราว์เซอร์ของ</w:t>
      </w:r>
      <w:r>
        <w:rPr>
          <w:rFonts w:ascii="TH SarabunPSK" w:hAnsi="TH SarabunPSK" w:cs="TH SarabunPSK" w:hint="cs"/>
          <w:sz w:val="32"/>
          <w:szCs w:val="32"/>
          <w:cs/>
        </w:rPr>
        <w:t>ผู้ใช้งาน</w:t>
      </w:r>
      <w:r w:rsidRPr="0097138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71387">
        <w:rPr>
          <w:rFonts w:ascii="TH SarabunPSK" w:hAnsi="TH SarabunPSK" w:cs="TH SarabunPSK" w:hint="cs"/>
          <w:sz w:val="32"/>
          <w:szCs w:val="32"/>
          <w:cs/>
        </w:rPr>
        <w:t>มัลแวร์</w:t>
      </w:r>
      <w:r w:rsidRPr="0097138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971387">
        <w:rPr>
          <w:rFonts w:ascii="TH SarabunPSK" w:hAnsi="TH SarabunPSK" w:cs="TH SarabunPSK" w:hint="cs"/>
          <w:sz w:val="32"/>
          <w:szCs w:val="32"/>
          <w:cs/>
        </w:rPr>
        <w:t>ละเมิดความเป็นส่วนตัวของ</w:t>
      </w:r>
      <w:r>
        <w:rPr>
          <w:rFonts w:ascii="TH SarabunPSK" w:hAnsi="TH SarabunPSK" w:cs="TH SarabunPSK" w:hint="cs"/>
          <w:sz w:val="32"/>
          <w:szCs w:val="32"/>
          <w:cs/>
        </w:rPr>
        <w:t>ผู้ใช้งาน</w:t>
      </w:r>
      <w:r w:rsidRPr="0097138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71387">
        <w:rPr>
          <w:rFonts w:ascii="TH SarabunPSK" w:hAnsi="TH SarabunPSK" w:cs="TH SarabunPSK" w:hint="cs"/>
          <w:sz w:val="32"/>
          <w:szCs w:val="32"/>
          <w:cs/>
        </w:rPr>
        <w:t>ฟิชชิ่ง</w:t>
      </w:r>
      <w:r w:rsidRPr="0097138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971387">
        <w:rPr>
          <w:rFonts w:ascii="TH SarabunPSK" w:hAnsi="TH SarabunPSK" w:cs="TH SarabunPSK" w:hint="cs"/>
          <w:sz w:val="32"/>
          <w:szCs w:val="32"/>
          <w:cs/>
        </w:rPr>
        <w:t>และลิงก์หลอกลวงที่นำ</w:t>
      </w:r>
      <w:r>
        <w:rPr>
          <w:rFonts w:ascii="TH SarabunPSK" w:hAnsi="TH SarabunPSK" w:cs="TH SarabunPSK" w:hint="cs"/>
          <w:sz w:val="32"/>
          <w:szCs w:val="32"/>
          <w:cs/>
        </w:rPr>
        <w:t>ผู้ใช้งาน</w:t>
      </w:r>
      <w:r w:rsidRPr="00971387">
        <w:rPr>
          <w:rFonts w:ascii="TH SarabunPSK" w:hAnsi="TH SarabunPSK" w:cs="TH SarabunPSK" w:hint="cs"/>
          <w:sz w:val="32"/>
          <w:szCs w:val="32"/>
          <w:cs/>
        </w:rPr>
        <w:t>ไปยังปลายทางที่ไม่คาดคิดหรือทำให้ผู้</w:t>
      </w:r>
      <w:r>
        <w:rPr>
          <w:rFonts w:ascii="TH SarabunPSK" w:hAnsi="TH SarabunPSK" w:cs="TH SarabunPSK" w:hint="cs"/>
          <w:sz w:val="32"/>
          <w:szCs w:val="32"/>
          <w:cs/>
        </w:rPr>
        <w:t>ใช้งาน</w:t>
      </w:r>
      <w:r w:rsidRPr="00971387">
        <w:rPr>
          <w:rFonts w:ascii="TH SarabunPSK" w:hAnsi="TH SarabunPSK" w:cs="TH SarabunPSK" w:hint="cs"/>
          <w:sz w:val="32"/>
          <w:szCs w:val="32"/>
          <w:cs/>
        </w:rPr>
        <w:t>เข้าใจผิดเกี่ยวกับเนื้อหาของ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โพสต์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X</w:t>
      </w:r>
      <w:r w:rsidRPr="007B03C8">
        <w:rPr>
          <w:rFonts w:ascii="TH SarabunPSK" w:hAnsi="TH SarabunPSK" w:cs="TH SarabunPSK"/>
          <w:sz w:val="32"/>
          <w:szCs w:val="32"/>
        </w:rPr>
        <w:t>, 256</w:t>
      </w:r>
      <w:r>
        <w:rPr>
          <w:rFonts w:ascii="TH SarabunPSK" w:hAnsi="TH SarabunPSK" w:cs="TH SarabunPSK"/>
          <w:sz w:val="32"/>
          <w:szCs w:val="32"/>
        </w:rPr>
        <w:t>8</w:t>
      </w:r>
      <w:r w:rsidRPr="007B03C8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B03C8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Pr="007B03C8">
        <w:rPr>
          <w:rFonts w:ascii="TH SarabunPSK" w:hAnsi="TH SarabunPSK" w:cs="TH SarabunPSK"/>
          <w:sz w:val="32"/>
          <w:szCs w:val="32"/>
          <w:cs/>
        </w:rPr>
        <w:t>)</w:t>
      </w:r>
    </w:p>
    <w:p w14:paraId="0DF1B90D" w14:textId="7F9715C4" w:rsidR="00B75A50" w:rsidRPr="00455B72" w:rsidRDefault="00B75A50" w:rsidP="00B75A50">
      <w:pPr>
        <w:spacing w:after="160" w:line="259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455B72" w:rsidRPr="00455B72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455B72">
        <w:rPr>
          <w:rFonts w:ascii="TH SarabunPSK" w:hAnsi="TH SarabunPSK" w:cs="TH SarabunPSK"/>
          <w:b/>
          <w:bCs/>
          <w:sz w:val="32"/>
          <w:szCs w:val="32"/>
        </w:rPr>
        <w:t>.7</w:t>
      </w:r>
      <w:r w:rsidR="00455B72" w:rsidRPr="00455B72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455B7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55B72">
        <w:rPr>
          <w:rFonts w:ascii="TH SarabunPSK" w:hAnsi="TH SarabunPSK" w:cs="TH SarabunPSK" w:hint="cs"/>
          <w:b/>
          <w:bCs/>
          <w:sz w:val="32"/>
          <w:szCs w:val="32"/>
          <w:cs/>
        </w:rPr>
        <w:t>สแปมเนื้อหา</w:t>
      </w:r>
    </w:p>
    <w:p w14:paraId="1D0A4052" w14:textId="7222FF9C" w:rsidR="00B75A50" w:rsidRDefault="00B75A50" w:rsidP="00A4022D">
      <w:pPr>
        <w:spacing w:after="160" w:line="259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657AD5">
        <w:rPr>
          <w:rFonts w:ascii="TH SarabunPSK" w:hAnsi="TH SarabunPSK" w:cs="TH SarabunPSK" w:hint="cs"/>
          <w:sz w:val="32"/>
          <w:szCs w:val="32"/>
          <w:cs/>
        </w:rPr>
        <w:t>โพสต์</w:t>
      </w:r>
      <w:r>
        <w:rPr>
          <w:rFonts w:ascii="TH SarabunPSK" w:hAnsi="TH SarabunPSK" w:cs="TH SarabunPSK" w:hint="cs"/>
          <w:sz w:val="32"/>
          <w:szCs w:val="32"/>
          <w:cs/>
        </w:rPr>
        <w:t>ประกาศหา</w:t>
      </w:r>
      <w:r w:rsidRPr="00657AD5">
        <w:rPr>
          <w:rFonts w:ascii="TH SarabunPSK" w:hAnsi="TH SarabunPSK" w:cs="TH SarabunPSK" w:hint="cs"/>
          <w:sz w:val="32"/>
          <w:szCs w:val="32"/>
          <w:cs/>
        </w:rPr>
        <w:t>งาน</w:t>
      </w:r>
      <w:r>
        <w:rPr>
          <w:rFonts w:ascii="TH SarabunPSK" w:hAnsi="TH SarabunPSK" w:cs="TH SarabunPSK" w:hint="cs"/>
          <w:sz w:val="32"/>
          <w:szCs w:val="32"/>
          <w:cs/>
        </w:rPr>
        <w:t>ของอาจารย์มีการ</w:t>
      </w:r>
      <w:r w:rsidRPr="00A05B5E">
        <w:rPr>
          <w:rFonts w:ascii="TH SarabunPSK" w:hAnsi="TH SarabunPSK" w:cs="TH SarabunPSK" w:hint="cs"/>
          <w:sz w:val="32"/>
          <w:szCs w:val="32"/>
          <w:cs/>
        </w:rPr>
        <w:t>แบ่งปันหรือโพสต์เนื้อหาเป็นจำนวนมาก</w:t>
      </w:r>
      <w:r w:rsidRPr="00A05B5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5B5E">
        <w:rPr>
          <w:rFonts w:ascii="TH SarabunPSK" w:hAnsi="TH SarabunPSK" w:cs="TH SarabunPSK" w:hint="cs"/>
          <w:sz w:val="32"/>
          <w:szCs w:val="32"/>
          <w:cs/>
        </w:rPr>
        <w:t>ซ้ำซ้อน</w:t>
      </w:r>
      <w:r w:rsidRPr="00A05B5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5B5E">
        <w:rPr>
          <w:rFonts w:ascii="TH SarabunPSK" w:hAnsi="TH SarabunPSK" w:cs="TH SarabunPSK" w:hint="cs"/>
          <w:sz w:val="32"/>
          <w:szCs w:val="32"/>
          <w:cs/>
        </w:rPr>
        <w:t>ไม่เกี่ยวข้องหรือไม่ได้รับการร้องขอที่ส่งผลกระทบต่อประสบการณ์ของผู้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ใช้งาน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X</w:t>
      </w:r>
      <w:r w:rsidRPr="007B03C8">
        <w:rPr>
          <w:rFonts w:ascii="TH SarabunPSK" w:hAnsi="TH SarabunPSK" w:cs="TH SarabunPSK"/>
          <w:sz w:val="32"/>
          <w:szCs w:val="32"/>
        </w:rPr>
        <w:t>, 256</w:t>
      </w:r>
      <w:r>
        <w:rPr>
          <w:rFonts w:ascii="TH SarabunPSK" w:hAnsi="TH SarabunPSK" w:cs="TH SarabunPSK"/>
          <w:sz w:val="32"/>
          <w:szCs w:val="32"/>
        </w:rPr>
        <w:t>8</w:t>
      </w:r>
      <w:r w:rsidRPr="007B03C8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B03C8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Pr="007B03C8">
        <w:rPr>
          <w:rFonts w:ascii="TH SarabunPSK" w:hAnsi="TH SarabunPSK" w:cs="TH SarabunPSK"/>
          <w:sz w:val="32"/>
          <w:szCs w:val="32"/>
          <w:cs/>
        </w:rPr>
        <w:t>)</w:t>
      </w:r>
    </w:p>
    <w:p w14:paraId="468990F0" w14:textId="77777777" w:rsidR="008D3BD7" w:rsidRDefault="008D3BD7" w:rsidP="00B75A50">
      <w:pPr>
        <w:spacing w:after="160" w:line="259" w:lineRule="auto"/>
        <w:rPr>
          <w:rFonts w:ascii="TH SarabunPSK" w:hAnsi="TH SarabunPSK" w:cs="TH SarabunPSK"/>
          <w:sz w:val="32"/>
          <w:szCs w:val="32"/>
        </w:rPr>
      </w:pPr>
    </w:p>
    <w:p w14:paraId="416F7711" w14:textId="63BC3FDD" w:rsidR="008D3BD7" w:rsidRPr="003F6467" w:rsidRDefault="003F6467" w:rsidP="003F6467">
      <w:pPr>
        <w:spacing w:after="160" w:line="259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3F6467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บทที่ </w:t>
      </w:r>
      <w:r w:rsidRPr="003F6467">
        <w:rPr>
          <w:rFonts w:ascii="TH SarabunPSK" w:hAnsi="TH SarabunPSK" w:cs="TH SarabunPSK"/>
          <w:b/>
          <w:bCs/>
          <w:sz w:val="36"/>
          <w:szCs w:val="36"/>
        </w:rPr>
        <w:t>2</w:t>
      </w:r>
    </w:p>
    <w:p w14:paraId="1B7977BB" w14:textId="0EEA34E8" w:rsidR="00710F5B" w:rsidRDefault="003F6467" w:rsidP="00710F5B">
      <w:pPr>
        <w:spacing w:after="160" w:line="259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3F6467">
        <w:rPr>
          <w:rFonts w:ascii="TH SarabunPSK" w:hAnsi="TH SarabunPSK" w:cs="TH SarabunPSK" w:hint="cs"/>
          <w:b/>
          <w:bCs/>
          <w:sz w:val="36"/>
          <w:szCs w:val="36"/>
          <w:cs/>
        </w:rPr>
        <w:t>คู่มือการใช้งานระบบ</w:t>
      </w:r>
    </w:p>
    <w:p w14:paraId="73589C20" w14:textId="77777777" w:rsidR="00710F5B" w:rsidRPr="00710F5B" w:rsidRDefault="00710F5B" w:rsidP="00710F5B">
      <w:pPr>
        <w:spacing w:after="160" w:line="259" w:lineRule="auto"/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3E7D486F" w14:textId="41C07D0B" w:rsidR="00E2157E" w:rsidRPr="009901AA" w:rsidRDefault="00074614" w:rsidP="00F02429">
      <w:pPr>
        <w:rPr>
          <w:rFonts w:ascii="TH SarabunPSK" w:hAnsi="TH SarabunPSK" w:cs="TH SarabunPSK"/>
          <w:b/>
          <w:bCs/>
          <w:sz w:val="32"/>
          <w:szCs w:val="32"/>
        </w:rPr>
      </w:pPr>
      <w:r w:rsidRPr="009901AA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710F5B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9901AA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="00710F5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หน้า </w:t>
      </w:r>
      <w:r w:rsidR="00710F5B">
        <w:rPr>
          <w:rFonts w:ascii="TH SarabunPSK" w:hAnsi="TH SarabunPSK" w:cs="TH SarabunPSK"/>
          <w:b/>
          <w:bCs/>
          <w:sz w:val="32"/>
          <w:szCs w:val="32"/>
        </w:rPr>
        <w:t>login</w:t>
      </w:r>
    </w:p>
    <w:p w14:paraId="0DAA3BBD" w14:textId="77777777" w:rsidR="00710F5B" w:rsidRDefault="00710F5B" w:rsidP="00710F5B">
      <w:pPr>
        <w:spacing w:after="160" w:line="259" w:lineRule="auto"/>
        <w:ind w:firstLine="720"/>
        <w:rPr>
          <w:rFonts w:ascii="TH SarabunPSK" w:hAnsi="TH SarabunPSK" w:cs="TH SarabunPSK"/>
          <w:sz w:val="32"/>
          <w:szCs w:val="32"/>
        </w:rPr>
      </w:pPr>
      <w:hyperlink r:id="rId20" w:history="1">
        <w:r w:rsidRPr="00893B83">
          <w:rPr>
            <w:rStyle w:val="Hyperlink"/>
            <w:rFonts w:ascii="TH SarabunPSK" w:hAnsi="TH SarabunPSK" w:cs="TH SarabunPSK"/>
            <w:sz w:val="32"/>
            <w:szCs w:val="32"/>
            <w:cs/>
          </w:rPr>
          <w:t xml:space="preserve">วิดีโอคู่มือการใช้งานของหน้า </w:t>
        </w:r>
        <w:r w:rsidRPr="00893B83">
          <w:rPr>
            <w:rStyle w:val="Hyperlink"/>
            <w:rFonts w:ascii="TH SarabunPSK" w:hAnsi="TH SarabunPSK" w:cs="TH SarabunPSK"/>
            <w:sz w:val="32"/>
            <w:szCs w:val="32"/>
          </w:rPr>
          <w:t>login</w:t>
        </w:r>
      </w:hyperlink>
    </w:p>
    <w:p w14:paraId="2EC5F239" w14:textId="77777777" w:rsidR="00446749" w:rsidRDefault="00446749" w:rsidP="009901AA">
      <w:pPr>
        <w:ind w:firstLine="720"/>
        <w:rPr>
          <w:rFonts w:ascii="TH SarabunPSK" w:hAnsi="TH SarabunPSK" w:cs="TH SarabunPSK" w:hint="cs"/>
          <w:color w:val="0070C0"/>
          <w:sz w:val="32"/>
          <w:szCs w:val="32"/>
        </w:rPr>
      </w:pPr>
    </w:p>
    <w:p w14:paraId="405DA274" w14:textId="05312D7C" w:rsidR="00710F5B" w:rsidRPr="009901AA" w:rsidRDefault="00545538" w:rsidP="00710F5B">
      <w:pPr>
        <w:rPr>
          <w:rFonts w:ascii="TH SarabunPSK" w:hAnsi="TH SarabunPSK" w:cs="TH SarabunPSK"/>
          <w:b/>
          <w:bCs/>
          <w:sz w:val="32"/>
          <w:szCs w:val="32"/>
        </w:rPr>
      </w:pPr>
      <w:r w:rsidRPr="00545538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710F5B">
        <w:rPr>
          <w:rFonts w:ascii="TH SarabunPSK" w:hAnsi="TH SarabunPSK" w:cs="TH SarabunPSK"/>
          <w:b/>
          <w:bCs/>
          <w:sz w:val="32"/>
          <w:szCs w:val="32"/>
        </w:rPr>
        <w:t>2</w:t>
      </w:r>
      <w:r w:rsidR="00710F5B" w:rsidRPr="009901AA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="00710F5B" w:rsidRPr="009901AA">
        <w:rPr>
          <w:rFonts w:ascii="TH SarabunPSK" w:hAnsi="TH SarabunPSK" w:cs="TH SarabunPSK" w:hint="cs"/>
          <w:b/>
          <w:bCs/>
          <w:sz w:val="32"/>
          <w:szCs w:val="32"/>
          <w:cs/>
        </w:rPr>
        <w:t>นิสิต</w:t>
      </w:r>
    </w:p>
    <w:p w14:paraId="632E1D52" w14:textId="77777777" w:rsidR="00710F5B" w:rsidRDefault="00710F5B" w:rsidP="00710F5B">
      <w:pPr>
        <w:ind w:firstLine="720"/>
        <w:rPr>
          <w:rFonts w:ascii="TH SarabunPSK" w:hAnsi="TH SarabunPSK" w:cs="TH SarabunPSK"/>
          <w:color w:val="0070C0"/>
          <w:sz w:val="32"/>
          <w:szCs w:val="32"/>
        </w:rPr>
      </w:pPr>
      <w:hyperlink r:id="rId21" w:history="1">
        <w:r w:rsidRPr="00C6616E">
          <w:rPr>
            <w:rStyle w:val="Hyperlink"/>
            <w:rFonts w:ascii="TH SarabunPSK" w:hAnsi="TH SarabunPSK" w:cs="TH SarabunPSK"/>
            <w:color w:val="0070C0"/>
            <w:sz w:val="32"/>
            <w:szCs w:val="32"/>
            <w:cs/>
          </w:rPr>
          <w:t>วิดีโอคู่มือการใช้งานของนิสิต</w:t>
        </w:r>
      </w:hyperlink>
    </w:p>
    <w:p w14:paraId="074B4B04" w14:textId="7B27C32E" w:rsidR="009901AA" w:rsidRPr="009E0824" w:rsidRDefault="009901AA" w:rsidP="00710F5B">
      <w:pPr>
        <w:rPr>
          <w:rFonts w:ascii="TH SarabunPSK" w:hAnsi="TH SarabunPSK" w:cs="TH SarabunPSK" w:hint="cs"/>
          <w:b/>
          <w:bCs/>
          <w:color w:val="002060"/>
          <w:sz w:val="32"/>
          <w:szCs w:val="32"/>
        </w:rPr>
      </w:pPr>
    </w:p>
    <w:p w14:paraId="188E099D" w14:textId="16526BC0" w:rsidR="00710F5B" w:rsidRDefault="00754062" w:rsidP="00710F5B">
      <w:pPr>
        <w:rPr>
          <w:rFonts w:ascii="TH SarabunPSK" w:hAnsi="TH SarabunPSK" w:cs="TH SarabunPSK"/>
          <w:b/>
          <w:bCs/>
          <w:sz w:val="32"/>
          <w:szCs w:val="32"/>
        </w:rPr>
      </w:pPr>
      <w:r w:rsidRPr="009901AA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710F5B">
        <w:rPr>
          <w:rFonts w:ascii="TH SarabunPSK" w:hAnsi="TH SarabunPSK" w:cs="TH SarabunPSK"/>
          <w:b/>
          <w:bCs/>
          <w:sz w:val="32"/>
          <w:szCs w:val="32"/>
        </w:rPr>
        <w:t xml:space="preserve">3. </w:t>
      </w:r>
      <w:r w:rsidR="00710F5B">
        <w:rPr>
          <w:rFonts w:ascii="TH SarabunPSK" w:hAnsi="TH SarabunPSK" w:cs="TH SarabunPSK" w:hint="cs"/>
          <w:b/>
          <w:bCs/>
          <w:sz w:val="32"/>
          <w:szCs w:val="32"/>
          <w:cs/>
        </w:rPr>
        <w:t>อาจารย์</w:t>
      </w:r>
    </w:p>
    <w:p w14:paraId="1C1381C3" w14:textId="77777777" w:rsidR="00710F5B" w:rsidRDefault="00710F5B" w:rsidP="00710F5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hyperlink r:id="rId22" w:history="1">
        <w:r w:rsidRPr="00D4012F">
          <w:rPr>
            <w:rStyle w:val="Hyperlink"/>
            <w:rFonts w:ascii="TH SarabunPSK" w:hAnsi="TH SarabunPSK" w:cs="TH SarabunPSK"/>
            <w:sz w:val="32"/>
            <w:szCs w:val="32"/>
            <w:cs/>
          </w:rPr>
          <w:t>วิดีโอคู่มือการใช้งานของอาจารย์</w:t>
        </w:r>
      </w:hyperlink>
    </w:p>
    <w:p w14:paraId="73C05A8E" w14:textId="77777777" w:rsidR="00710F5B" w:rsidRPr="00D4012F" w:rsidRDefault="00710F5B" w:rsidP="00710F5B">
      <w:pPr>
        <w:rPr>
          <w:rFonts w:ascii="TH SarabunPSK" w:hAnsi="TH SarabunPSK" w:cs="TH SarabunPSK" w:hint="cs"/>
          <w:sz w:val="32"/>
          <w:szCs w:val="32"/>
          <w:cs/>
        </w:rPr>
      </w:pPr>
    </w:p>
    <w:p w14:paraId="72F277AD" w14:textId="3365D262" w:rsidR="007264B2" w:rsidRPr="007264B2" w:rsidRDefault="007264B2" w:rsidP="00710F5B">
      <w:pPr>
        <w:rPr>
          <w:rFonts w:hint="cs"/>
        </w:rPr>
      </w:pPr>
    </w:p>
    <w:p w14:paraId="2CE630AF" w14:textId="480D9C54" w:rsidR="00710F5B" w:rsidRDefault="00754062" w:rsidP="00710F5B">
      <w:pPr>
        <w:rPr>
          <w:rFonts w:ascii="TH SarabunPSK" w:hAnsi="TH SarabunPSK" w:cs="TH SarabunPSK"/>
          <w:b/>
          <w:bCs/>
          <w:sz w:val="32"/>
          <w:szCs w:val="32"/>
        </w:rPr>
      </w:pPr>
      <w:r w:rsidRPr="009901AA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710F5B">
        <w:rPr>
          <w:rFonts w:ascii="TH SarabunPSK" w:hAnsi="TH SarabunPSK" w:cs="TH SarabunPSK"/>
          <w:b/>
          <w:bCs/>
          <w:sz w:val="32"/>
          <w:szCs w:val="32"/>
        </w:rPr>
        <w:t>4</w:t>
      </w:r>
      <w:r w:rsidR="00710F5B" w:rsidRPr="009901AA">
        <w:rPr>
          <w:rFonts w:ascii="TH SarabunPSK" w:hAnsi="TH SarabunPSK" w:cs="TH SarabunPSK"/>
          <w:b/>
          <w:bCs/>
          <w:sz w:val="32"/>
          <w:szCs w:val="32"/>
        </w:rPr>
        <w:t>.</w:t>
      </w:r>
      <w:r w:rsidR="00710F5B" w:rsidRPr="009901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เจ้าหน้าที่บริหารงานทั่วไป</w:t>
      </w:r>
    </w:p>
    <w:p w14:paraId="15E67A6D" w14:textId="75F89E22" w:rsidR="00710F5B" w:rsidRPr="00C6616E" w:rsidRDefault="00710F5B" w:rsidP="00710F5B">
      <w:pPr>
        <w:rPr>
          <w:rFonts w:ascii="TH SarabunPSK" w:hAnsi="TH SarabunPSK" w:cs="TH SarabunPSK"/>
          <w:color w:val="0070C0"/>
          <w:sz w:val="32"/>
          <w:szCs w:val="32"/>
        </w:rPr>
      </w:pPr>
      <w:r>
        <w:rPr>
          <w:rFonts w:ascii="TH SarabunPSK" w:hAnsi="TH SarabunPSK" w:cs="TH SarabunPSK"/>
          <w:b/>
          <w:bCs/>
          <w:color w:val="2F5496" w:themeColor="accent1" w:themeShade="BF"/>
          <w:sz w:val="32"/>
          <w:szCs w:val="32"/>
        </w:rPr>
        <w:tab/>
      </w:r>
      <w:hyperlink r:id="rId23" w:history="1">
        <w:r w:rsidRPr="00C6616E">
          <w:rPr>
            <w:rStyle w:val="Hyperlink"/>
            <w:rFonts w:ascii="TH SarabunPSK" w:hAnsi="TH SarabunPSK" w:cs="TH SarabunPSK"/>
            <w:color w:val="0070C0"/>
            <w:sz w:val="32"/>
            <w:szCs w:val="32"/>
            <w:cs/>
          </w:rPr>
          <w:t>วิดีโอคู่มือการใช้งานของเจ้าหน้าที่บริหารงานทั่วไป</w:t>
        </w:r>
      </w:hyperlink>
    </w:p>
    <w:p w14:paraId="1810834B" w14:textId="45F35AB3" w:rsidR="00710F5B" w:rsidRDefault="00710F5B" w:rsidP="00710F5B">
      <w:pPr>
        <w:rPr>
          <w:rFonts w:ascii="TH SarabunPSK" w:hAnsi="TH SarabunPSK" w:cs="TH SarabunPSK"/>
          <w:color w:val="0070C0"/>
          <w:sz w:val="32"/>
          <w:szCs w:val="32"/>
        </w:rPr>
      </w:pPr>
    </w:p>
    <w:p w14:paraId="731D4E28" w14:textId="77777777" w:rsidR="00710F5B" w:rsidRPr="007264B2" w:rsidRDefault="00710F5B" w:rsidP="00710F5B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2.5. </w:t>
      </w:r>
      <w:r w:rsidRPr="009901AA">
        <w:rPr>
          <w:rFonts w:ascii="TH SarabunPSK" w:hAnsi="TH SarabunPSK" w:cs="TH SarabunPSK" w:hint="cs"/>
          <w:b/>
          <w:bCs/>
          <w:sz w:val="32"/>
          <w:szCs w:val="32"/>
          <w:cs/>
        </w:rPr>
        <w:t>ผู้บริหาร</w:t>
      </w:r>
    </w:p>
    <w:p w14:paraId="464C56FB" w14:textId="77777777" w:rsidR="00710F5B" w:rsidRDefault="00710F5B" w:rsidP="00710F5B">
      <w:pPr>
        <w:ind w:firstLine="720"/>
        <w:rPr>
          <w:rFonts w:ascii="TH SarabunPSK" w:hAnsi="TH SarabunPSK" w:cs="TH SarabunPSK"/>
          <w:color w:val="0070C0"/>
          <w:sz w:val="32"/>
          <w:szCs w:val="32"/>
        </w:rPr>
      </w:pPr>
      <w:hyperlink r:id="rId24" w:history="1">
        <w:r w:rsidRPr="00C6616E">
          <w:rPr>
            <w:rStyle w:val="Hyperlink"/>
            <w:rFonts w:ascii="TH SarabunPSK" w:hAnsi="TH SarabunPSK" w:cs="TH SarabunPSK"/>
            <w:color w:val="0070C0"/>
            <w:sz w:val="32"/>
            <w:szCs w:val="32"/>
            <w:cs/>
          </w:rPr>
          <w:t>วิดีโอคู่มือการใช้งานของผู้บริหาร</w:t>
        </w:r>
      </w:hyperlink>
    </w:p>
    <w:p w14:paraId="0AF29D4C" w14:textId="79B1BE29" w:rsidR="00710F5B" w:rsidRPr="00710F5B" w:rsidRDefault="00710F5B" w:rsidP="00710F5B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64C48A8" w14:textId="77777777" w:rsidR="00D3451E" w:rsidRDefault="00D3451E" w:rsidP="008271D0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7D27968B" w14:textId="77777777" w:rsidR="00D3451E" w:rsidRDefault="00D3451E" w:rsidP="008271D0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63F30C64" w14:textId="77777777" w:rsidR="00D3451E" w:rsidRDefault="00D3451E" w:rsidP="008271D0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75705899" w14:textId="77777777" w:rsidR="00D3451E" w:rsidRDefault="00D3451E" w:rsidP="008271D0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1973AEB4" w14:textId="77777777" w:rsidR="00D3451E" w:rsidRDefault="00D3451E" w:rsidP="008271D0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10EAB604" w14:textId="77777777" w:rsidR="00D3451E" w:rsidRDefault="00D3451E" w:rsidP="008271D0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41505104" w14:textId="77777777" w:rsidR="00D3451E" w:rsidRDefault="00D3451E" w:rsidP="008271D0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6F0684A4" w14:textId="77777777" w:rsidR="00D3451E" w:rsidRDefault="00D3451E" w:rsidP="008271D0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03689314" w14:textId="77777777" w:rsidR="00D3451E" w:rsidRDefault="00D3451E" w:rsidP="008271D0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5447300C" w14:textId="77777777" w:rsidR="00D3451E" w:rsidRDefault="00D3451E" w:rsidP="008271D0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7E90BC98" w14:textId="77777777" w:rsidR="00BF769F" w:rsidRDefault="00BF769F" w:rsidP="001E21A9">
      <w:pPr>
        <w:rPr>
          <w:rFonts w:ascii="TH SarabunPSK" w:hAnsi="TH SarabunPSK" w:cs="TH SarabunPSK"/>
          <w:sz w:val="32"/>
          <w:szCs w:val="32"/>
        </w:rPr>
      </w:pPr>
    </w:p>
    <w:p w14:paraId="77820573" w14:textId="77777777" w:rsidR="009E25D3" w:rsidRDefault="009E25D3" w:rsidP="001E21A9">
      <w:pPr>
        <w:rPr>
          <w:rFonts w:ascii="TH SarabunPSK" w:hAnsi="TH SarabunPSK" w:cs="TH SarabunPSK" w:hint="cs"/>
          <w:b/>
          <w:sz w:val="36"/>
          <w:szCs w:val="36"/>
          <w:cs/>
        </w:rPr>
      </w:pPr>
    </w:p>
    <w:p w14:paraId="45F167A3" w14:textId="79098DC5" w:rsidR="003A06A5" w:rsidRPr="003A06A5" w:rsidRDefault="003A06A5" w:rsidP="003A06A5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3A06A5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บทที่</w:t>
      </w:r>
      <w:r w:rsidRPr="003A06A5">
        <w:rPr>
          <w:rFonts w:ascii="TH SarabunPSK" w:hAnsi="TH SarabunPSK" w:cs="TH SarabunPSK"/>
          <w:b/>
          <w:bCs/>
          <w:sz w:val="36"/>
          <w:szCs w:val="36"/>
          <w:cs/>
        </w:rPr>
        <w:t xml:space="preserve"> 3</w:t>
      </w:r>
    </w:p>
    <w:p w14:paraId="5921BE91" w14:textId="77777777" w:rsidR="003A06A5" w:rsidRPr="003A06A5" w:rsidRDefault="003A06A5" w:rsidP="003A06A5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3A06A5">
        <w:rPr>
          <w:rFonts w:ascii="TH SarabunPSK" w:hAnsi="TH SarabunPSK" w:cs="TH SarabunPSK" w:hint="cs"/>
          <w:b/>
          <w:bCs/>
          <w:sz w:val="36"/>
          <w:szCs w:val="36"/>
          <w:cs/>
        </w:rPr>
        <w:t>เอกสารอ้างอิง</w:t>
      </w:r>
    </w:p>
    <w:p w14:paraId="7E989F28" w14:textId="77777777" w:rsidR="003A06A5" w:rsidRPr="003A06A5" w:rsidRDefault="003A06A5" w:rsidP="003A06A5">
      <w:pPr>
        <w:rPr>
          <w:rFonts w:ascii="TH SarabunPSK" w:hAnsi="TH SarabunPSK" w:cs="TH SarabunPSK"/>
          <w:sz w:val="32"/>
          <w:szCs w:val="32"/>
        </w:rPr>
      </w:pPr>
    </w:p>
    <w:p w14:paraId="401EC39B" w14:textId="23D1E3F7" w:rsidR="003A06A5" w:rsidRPr="003A06A5" w:rsidRDefault="003A06A5" w:rsidP="003A06A5">
      <w:pPr>
        <w:rPr>
          <w:rFonts w:ascii="TH SarabunPSK" w:hAnsi="TH SarabunPSK" w:cs="TH SarabunPSK"/>
          <w:sz w:val="32"/>
          <w:szCs w:val="32"/>
        </w:rPr>
      </w:pPr>
      <w:r w:rsidRPr="003A06A5">
        <w:rPr>
          <w:rFonts w:ascii="TH SarabunPSK" w:hAnsi="TH SarabunPSK" w:cs="TH SarabunPSK" w:hint="cs"/>
          <w:sz w:val="32"/>
          <w:szCs w:val="32"/>
          <w:cs/>
        </w:rPr>
        <w:t>สุรัตน์</w:t>
      </w:r>
      <w:r w:rsidRPr="003A06A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A06A5">
        <w:rPr>
          <w:rFonts w:ascii="TH SarabunPSK" w:hAnsi="TH SarabunPSK" w:cs="TH SarabunPSK" w:hint="cs"/>
          <w:sz w:val="32"/>
          <w:szCs w:val="32"/>
          <w:cs/>
        </w:rPr>
        <w:t>โคอินทรางกูร</w:t>
      </w:r>
      <w:r w:rsidRPr="003A06A5">
        <w:rPr>
          <w:rFonts w:ascii="TH SarabunPSK" w:hAnsi="TH SarabunPSK" w:cs="TH SarabunPSK"/>
          <w:sz w:val="32"/>
          <w:szCs w:val="32"/>
          <w:cs/>
        </w:rPr>
        <w:t>. (</w:t>
      </w:r>
      <w:r w:rsidRPr="003A06A5">
        <w:rPr>
          <w:rFonts w:ascii="TH SarabunPSK" w:hAnsi="TH SarabunPSK" w:cs="TH SarabunPSK"/>
          <w:sz w:val="32"/>
          <w:szCs w:val="32"/>
        </w:rPr>
        <w:t xml:space="preserve">n.d.). </w:t>
      </w:r>
      <w:r w:rsidRPr="003A06A5">
        <w:rPr>
          <w:rFonts w:ascii="TH SarabunPSK" w:hAnsi="TH SarabunPSK" w:cs="TH SarabunPSK"/>
          <w:b/>
          <w:bCs/>
          <w:sz w:val="32"/>
          <w:szCs w:val="32"/>
        </w:rPr>
        <w:t>Entity-Relationship Diagram</w:t>
      </w:r>
      <w:r w:rsidRPr="003A06A5">
        <w:rPr>
          <w:rFonts w:ascii="TH SarabunPSK" w:hAnsi="TH SarabunPSK" w:cs="TH SarabunPSK"/>
          <w:sz w:val="32"/>
          <w:szCs w:val="32"/>
        </w:rPr>
        <w:t xml:space="preserve">. </w:t>
      </w:r>
      <w:r w:rsidRPr="003A06A5">
        <w:rPr>
          <w:rFonts w:ascii="TH SarabunPSK" w:hAnsi="TH SarabunPSK" w:cs="TH SarabunPSK" w:hint="cs"/>
          <w:sz w:val="32"/>
          <w:szCs w:val="32"/>
          <w:cs/>
        </w:rPr>
        <w:t>สืบค้นเมื่อ</w:t>
      </w:r>
      <w:r w:rsidRPr="003A06A5">
        <w:rPr>
          <w:rFonts w:ascii="TH SarabunPSK" w:hAnsi="TH SarabunPSK" w:cs="TH SarabunPSK"/>
          <w:sz w:val="32"/>
          <w:szCs w:val="32"/>
          <w:cs/>
        </w:rPr>
        <w:t xml:space="preserve"> 6 </w:t>
      </w:r>
      <w:r w:rsidRPr="003A06A5">
        <w:rPr>
          <w:rFonts w:ascii="TH SarabunPSK" w:hAnsi="TH SarabunPSK" w:cs="TH SarabunPSK" w:hint="cs"/>
          <w:sz w:val="32"/>
          <w:szCs w:val="32"/>
          <w:cs/>
        </w:rPr>
        <w:t>เมษายน</w:t>
      </w:r>
      <w:r w:rsidRPr="003A06A5">
        <w:rPr>
          <w:rFonts w:ascii="TH SarabunPSK" w:hAnsi="TH SarabunPSK" w:cs="TH SarabunPSK"/>
          <w:sz w:val="32"/>
          <w:szCs w:val="32"/>
          <w:cs/>
        </w:rPr>
        <w:t xml:space="preserve"> 2568</w:t>
      </w:r>
      <w:r w:rsidRPr="003A06A5">
        <w:rPr>
          <w:rFonts w:ascii="TH SarabunPSK" w:hAnsi="TH SarabunPSK" w:cs="TH SarabunPSK"/>
          <w:sz w:val="32"/>
          <w:szCs w:val="32"/>
        </w:rPr>
        <w:t xml:space="preserve">, </w:t>
      </w:r>
      <w:r w:rsidRPr="003A06A5">
        <w:rPr>
          <w:rFonts w:ascii="TH SarabunPSK" w:hAnsi="TH SarabunPSK" w:cs="TH SarabunPSK" w:hint="cs"/>
          <w:sz w:val="32"/>
          <w:szCs w:val="32"/>
          <w:cs/>
        </w:rPr>
        <w:t>จาก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A06A5">
        <w:rPr>
          <w:rFonts w:ascii="TH SarabunPSK" w:hAnsi="TH SarabunPSK" w:cs="TH SarabunPSK"/>
          <w:sz w:val="32"/>
          <w:szCs w:val="32"/>
        </w:rPr>
        <w:t>http://www.bus.tu.ac.th/usr/surat/is</w:t>
      </w:r>
      <w:r w:rsidRPr="003A06A5">
        <w:rPr>
          <w:rFonts w:ascii="TH SarabunPSK" w:hAnsi="TH SarabunPSK" w:cs="TH SarabunPSK"/>
          <w:sz w:val="32"/>
          <w:szCs w:val="32"/>
          <w:cs/>
        </w:rPr>
        <w:t>314/</w:t>
      </w:r>
      <w:r w:rsidRPr="003A06A5">
        <w:rPr>
          <w:rFonts w:ascii="TH SarabunPSK" w:hAnsi="TH SarabunPSK" w:cs="TH SarabunPSK"/>
          <w:sz w:val="32"/>
          <w:szCs w:val="32"/>
        </w:rPr>
        <w:t>pdf/er.pdf</w:t>
      </w:r>
    </w:p>
    <w:p w14:paraId="6442D147" w14:textId="77777777" w:rsidR="00D3451E" w:rsidRDefault="003A06A5" w:rsidP="003A06A5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3A06A5">
        <w:rPr>
          <w:rFonts w:ascii="TH SarabunPSK" w:hAnsi="TH SarabunPSK" w:cs="TH SarabunPSK"/>
          <w:sz w:val="32"/>
          <w:szCs w:val="32"/>
        </w:rPr>
        <w:t>BorntoDev</w:t>
      </w:r>
      <w:proofErr w:type="spellEnd"/>
      <w:r w:rsidRPr="003A06A5">
        <w:rPr>
          <w:rFonts w:ascii="TH SarabunPSK" w:hAnsi="TH SarabunPSK" w:cs="TH SarabunPSK"/>
          <w:sz w:val="32"/>
          <w:szCs w:val="32"/>
        </w:rPr>
        <w:t>. (</w:t>
      </w:r>
      <w:r w:rsidRPr="003A06A5">
        <w:rPr>
          <w:rFonts w:ascii="TH SarabunPSK" w:hAnsi="TH SarabunPSK" w:cs="TH SarabunPSK"/>
          <w:sz w:val="32"/>
          <w:szCs w:val="32"/>
          <w:cs/>
        </w:rPr>
        <w:t xml:space="preserve">16 </w:t>
      </w:r>
      <w:r w:rsidRPr="003A06A5">
        <w:rPr>
          <w:rFonts w:ascii="TH SarabunPSK" w:hAnsi="TH SarabunPSK" w:cs="TH SarabunPSK" w:hint="cs"/>
          <w:sz w:val="32"/>
          <w:szCs w:val="32"/>
          <w:cs/>
        </w:rPr>
        <w:t>มิถุนายน</w:t>
      </w:r>
      <w:r w:rsidRPr="003A06A5">
        <w:rPr>
          <w:rFonts w:ascii="TH SarabunPSK" w:hAnsi="TH SarabunPSK" w:cs="TH SarabunPSK"/>
          <w:sz w:val="32"/>
          <w:szCs w:val="32"/>
          <w:cs/>
        </w:rPr>
        <w:t xml:space="preserve"> 2563). </w:t>
      </w:r>
      <w:r w:rsidRPr="003A06A5">
        <w:rPr>
          <w:rFonts w:ascii="TH SarabunPSK" w:hAnsi="TH SarabunPSK" w:cs="TH SarabunPSK" w:hint="cs"/>
          <w:b/>
          <w:bCs/>
          <w:sz w:val="32"/>
          <w:szCs w:val="32"/>
          <w:cs/>
        </w:rPr>
        <w:t>สรุปสัญลักษณ์สุดวุ่นวายใน</w:t>
      </w:r>
      <w:r w:rsidRPr="003A06A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3A06A5">
        <w:rPr>
          <w:rFonts w:ascii="TH SarabunPSK" w:hAnsi="TH SarabunPSK" w:cs="TH SarabunPSK"/>
          <w:b/>
          <w:bCs/>
          <w:sz w:val="32"/>
          <w:szCs w:val="32"/>
        </w:rPr>
        <w:t>Chen ER Diagram</w:t>
      </w:r>
      <w:r w:rsidRPr="003A06A5">
        <w:rPr>
          <w:rFonts w:ascii="TH SarabunPSK" w:hAnsi="TH SarabunPSK" w:cs="TH SarabunPSK"/>
          <w:sz w:val="32"/>
          <w:szCs w:val="32"/>
        </w:rPr>
        <w:t xml:space="preserve">. </w:t>
      </w:r>
      <w:r w:rsidRPr="003A06A5">
        <w:rPr>
          <w:rFonts w:ascii="TH SarabunPSK" w:hAnsi="TH SarabunPSK" w:cs="TH SarabunPSK" w:hint="cs"/>
          <w:sz w:val="32"/>
          <w:szCs w:val="32"/>
          <w:cs/>
        </w:rPr>
        <w:t>สืบค้นเมื่อ</w:t>
      </w:r>
      <w:r w:rsidRPr="003A06A5">
        <w:rPr>
          <w:rFonts w:ascii="TH SarabunPSK" w:hAnsi="TH SarabunPSK" w:cs="TH SarabunPSK"/>
          <w:sz w:val="32"/>
          <w:szCs w:val="32"/>
          <w:cs/>
        </w:rPr>
        <w:t xml:space="preserve"> 11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A06A5">
        <w:rPr>
          <w:rFonts w:ascii="TH SarabunPSK" w:hAnsi="TH SarabunPSK" w:cs="TH SarabunPSK" w:hint="cs"/>
          <w:sz w:val="32"/>
          <w:szCs w:val="32"/>
          <w:cs/>
        </w:rPr>
        <w:t>กุมภาพันธ์</w:t>
      </w:r>
      <w:r w:rsidRPr="003A06A5">
        <w:rPr>
          <w:rFonts w:ascii="TH SarabunPSK" w:hAnsi="TH SarabunPSK" w:cs="TH SarabunPSK"/>
          <w:sz w:val="32"/>
          <w:szCs w:val="32"/>
          <w:cs/>
        </w:rPr>
        <w:t xml:space="preserve"> 2568</w:t>
      </w:r>
      <w:r w:rsidRPr="003A06A5">
        <w:rPr>
          <w:rFonts w:ascii="TH SarabunPSK" w:hAnsi="TH SarabunPSK" w:cs="TH SarabunPSK"/>
          <w:sz w:val="32"/>
          <w:szCs w:val="32"/>
        </w:rPr>
        <w:t xml:space="preserve">, </w:t>
      </w:r>
      <w:r w:rsidRPr="003A06A5">
        <w:rPr>
          <w:rFonts w:ascii="TH SarabunPSK" w:hAnsi="TH SarabunPSK" w:cs="TH SarabunPSK" w:hint="cs"/>
          <w:sz w:val="32"/>
          <w:szCs w:val="32"/>
          <w:cs/>
        </w:rPr>
        <w:t>จาก</w:t>
      </w:r>
      <w:r w:rsidRPr="003A06A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A06A5">
        <w:rPr>
          <w:rFonts w:ascii="TH SarabunPSK" w:hAnsi="TH SarabunPSK" w:cs="TH SarabunPSK"/>
          <w:sz w:val="32"/>
          <w:szCs w:val="32"/>
          <w:cs/>
        </w:rPr>
        <w:tab/>
      </w:r>
      <w:hyperlink r:id="rId25" w:history="1">
        <w:r w:rsidRPr="003A06A5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https://www.facebook.com/photo.php?fbid=</w:t>
        </w:r>
        <w:r w:rsidRPr="003A06A5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3158857414172530</w:t>
        </w:r>
        <w:r w:rsidRPr="003A06A5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&amp;id=</w:t>
        </w:r>
        <w:r w:rsidRPr="003A06A5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69422621730234</w:t>
        </w:r>
      </w:hyperlink>
      <w:r w:rsidRPr="003A06A5">
        <w:rPr>
          <w:rFonts w:ascii="TH SarabunPSK" w:hAnsi="TH SarabunPSK" w:cs="TH SarabunPSK"/>
          <w:sz w:val="32"/>
          <w:szCs w:val="32"/>
          <w:cs/>
        </w:rPr>
        <w:tab/>
        <w:t>1</w:t>
      </w:r>
      <w:r w:rsidRPr="003A06A5">
        <w:rPr>
          <w:rFonts w:ascii="TH SarabunPSK" w:hAnsi="TH SarabunPSK" w:cs="TH SarabunPSK"/>
          <w:sz w:val="32"/>
          <w:szCs w:val="32"/>
        </w:rPr>
        <w:t>&amp;set=a.</w:t>
      </w:r>
      <w:r w:rsidRPr="003A06A5">
        <w:rPr>
          <w:rFonts w:ascii="TH SarabunPSK" w:hAnsi="TH SarabunPSK" w:cs="TH SarabunPSK"/>
          <w:sz w:val="32"/>
          <w:szCs w:val="32"/>
          <w:cs/>
        </w:rPr>
        <w:t>830302417028053</w:t>
      </w:r>
    </w:p>
    <w:p w14:paraId="40CBB78C" w14:textId="7913067E" w:rsidR="0063674F" w:rsidRPr="00DE7CB3" w:rsidRDefault="0063674F" w:rsidP="003A06A5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63674F">
        <w:rPr>
          <w:rFonts w:ascii="TH SarabunPSK" w:hAnsi="TH SarabunPSK" w:cs="TH SarabunPSK"/>
          <w:sz w:val="32"/>
          <w:szCs w:val="32"/>
        </w:rPr>
        <w:t>BorntoDev</w:t>
      </w:r>
      <w:proofErr w:type="spellEnd"/>
      <w:r w:rsidR="00767ABC">
        <w:rPr>
          <w:rFonts w:ascii="TH SarabunPSK" w:hAnsi="TH SarabunPSK" w:cs="TH SarabunPSK"/>
          <w:sz w:val="32"/>
          <w:szCs w:val="32"/>
        </w:rPr>
        <w:t>. (</w:t>
      </w:r>
      <w:r w:rsidR="0017572A" w:rsidRPr="0017572A">
        <w:rPr>
          <w:rFonts w:ascii="TH SarabunPSK" w:hAnsi="TH SarabunPSK" w:cs="TH SarabunPSK"/>
          <w:sz w:val="32"/>
          <w:szCs w:val="32"/>
        </w:rPr>
        <w:t xml:space="preserve">11 </w:t>
      </w:r>
      <w:r w:rsidR="0017572A" w:rsidRPr="0017572A">
        <w:rPr>
          <w:rFonts w:ascii="TH SarabunPSK" w:hAnsi="TH SarabunPSK" w:cs="TH SarabunPSK" w:hint="cs"/>
          <w:sz w:val="32"/>
          <w:szCs w:val="32"/>
          <w:cs/>
        </w:rPr>
        <w:t>กรกฎาคม</w:t>
      </w:r>
      <w:r w:rsidR="0017572A" w:rsidRPr="0017572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7572A" w:rsidRPr="0017572A">
        <w:rPr>
          <w:rFonts w:ascii="TH SarabunPSK" w:hAnsi="TH SarabunPSK" w:cs="TH SarabunPSK"/>
          <w:sz w:val="32"/>
          <w:szCs w:val="32"/>
        </w:rPr>
        <w:t>2</w:t>
      </w:r>
      <w:r w:rsidR="00140652">
        <w:rPr>
          <w:rFonts w:ascii="TH SarabunPSK" w:hAnsi="TH SarabunPSK" w:cs="TH SarabunPSK"/>
          <w:sz w:val="32"/>
          <w:szCs w:val="32"/>
        </w:rPr>
        <w:t>565</w:t>
      </w:r>
      <w:r w:rsidR="00767ABC">
        <w:rPr>
          <w:rFonts w:ascii="TH SarabunPSK" w:hAnsi="TH SarabunPSK" w:cs="TH SarabunPSK"/>
          <w:sz w:val="32"/>
          <w:szCs w:val="32"/>
        </w:rPr>
        <w:t>)</w:t>
      </w:r>
      <w:r w:rsidR="00DE7CB3">
        <w:rPr>
          <w:rFonts w:ascii="TH SarabunPSK" w:hAnsi="TH SarabunPSK" w:cs="TH SarabunPSK"/>
          <w:sz w:val="32"/>
          <w:szCs w:val="32"/>
        </w:rPr>
        <w:t xml:space="preserve">. </w:t>
      </w:r>
      <w:r w:rsidR="00DE7CB3" w:rsidRPr="00DE7CB3">
        <w:rPr>
          <w:rFonts w:ascii="TH SarabunPSK" w:hAnsi="TH SarabunPSK" w:cs="TH SarabunPSK"/>
          <w:b/>
          <w:bCs/>
          <w:sz w:val="32"/>
          <w:szCs w:val="32"/>
          <w:cs/>
        </w:rPr>
        <w:t>เอนทิตี้ (</w:t>
      </w:r>
      <w:r w:rsidR="00DE7CB3" w:rsidRPr="00DE7CB3">
        <w:rPr>
          <w:rFonts w:ascii="TH SarabunPSK" w:hAnsi="TH SarabunPSK" w:cs="TH SarabunPSK"/>
          <w:b/>
          <w:bCs/>
          <w:sz w:val="32"/>
          <w:szCs w:val="32"/>
        </w:rPr>
        <w:t xml:space="preserve">Entity) </w:t>
      </w:r>
      <w:r w:rsidR="00DE7CB3" w:rsidRPr="00DE7CB3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คืออะไร </w:t>
      </w:r>
      <w:r w:rsidR="00DE7CB3" w:rsidRPr="00DE7CB3">
        <w:rPr>
          <w:rFonts w:ascii="TH SarabunPSK" w:hAnsi="TH SarabunPSK" w:cs="TH SarabunPSK"/>
          <w:b/>
          <w:bCs/>
          <w:sz w:val="32"/>
          <w:szCs w:val="32"/>
        </w:rPr>
        <w:t>?</w:t>
      </w:r>
      <w:r w:rsidR="00DE7CB3">
        <w:rPr>
          <w:rFonts w:ascii="TH SarabunPSK" w:hAnsi="TH SarabunPSK" w:cs="TH SarabunPSK"/>
          <w:sz w:val="32"/>
          <w:szCs w:val="32"/>
        </w:rPr>
        <w:t xml:space="preserve">. </w:t>
      </w:r>
      <w:r w:rsidR="00DE7CB3" w:rsidRPr="003A06A5">
        <w:rPr>
          <w:rFonts w:ascii="TH SarabunPSK" w:hAnsi="TH SarabunPSK" w:cs="TH SarabunPSK" w:hint="cs"/>
          <w:sz w:val="32"/>
          <w:szCs w:val="32"/>
          <w:cs/>
        </w:rPr>
        <w:t>สืบค้นเมื่อ</w:t>
      </w:r>
      <w:r w:rsidR="00DE7CB3" w:rsidRPr="003A06A5">
        <w:rPr>
          <w:rFonts w:ascii="TH SarabunPSK" w:hAnsi="TH SarabunPSK" w:cs="TH SarabunPSK"/>
          <w:sz w:val="32"/>
          <w:szCs w:val="32"/>
          <w:cs/>
        </w:rPr>
        <w:t xml:space="preserve"> 6 </w:t>
      </w:r>
      <w:r w:rsidR="00DE7CB3" w:rsidRPr="003A06A5">
        <w:rPr>
          <w:rFonts w:ascii="TH SarabunPSK" w:hAnsi="TH SarabunPSK" w:cs="TH SarabunPSK" w:hint="cs"/>
          <w:sz w:val="32"/>
          <w:szCs w:val="32"/>
          <w:cs/>
        </w:rPr>
        <w:t>เมษายน</w:t>
      </w:r>
      <w:r w:rsidR="00DE7CB3" w:rsidRPr="003A06A5">
        <w:rPr>
          <w:rFonts w:ascii="TH SarabunPSK" w:hAnsi="TH SarabunPSK" w:cs="TH SarabunPSK"/>
          <w:sz w:val="32"/>
          <w:szCs w:val="32"/>
          <w:cs/>
        </w:rPr>
        <w:t xml:space="preserve"> 2568</w:t>
      </w:r>
      <w:r w:rsidR="00DE7CB3" w:rsidRPr="003A06A5">
        <w:rPr>
          <w:rFonts w:ascii="TH SarabunPSK" w:hAnsi="TH SarabunPSK" w:cs="TH SarabunPSK"/>
          <w:sz w:val="32"/>
          <w:szCs w:val="32"/>
        </w:rPr>
        <w:t xml:space="preserve">, </w:t>
      </w:r>
      <w:r w:rsidR="00DE7CB3" w:rsidRPr="003A06A5">
        <w:rPr>
          <w:rFonts w:ascii="TH SarabunPSK" w:hAnsi="TH SarabunPSK" w:cs="TH SarabunPSK" w:hint="cs"/>
          <w:sz w:val="32"/>
          <w:szCs w:val="32"/>
          <w:cs/>
        </w:rPr>
        <w:t>จาก</w:t>
      </w:r>
      <w:r w:rsidR="00304F06">
        <w:rPr>
          <w:rFonts w:ascii="TH SarabunPSK" w:hAnsi="TH SarabunPSK" w:cs="TH SarabunPSK"/>
          <w:sz w:val="32"/>
          <w:szCs w:val="32"/>
        </w:rPr>
        <w:t xml:space="preserve"> </w:t>
      </w:r>
      <w:r w:rsidR="00304F06">
        <w:rPr>
          <w:rFonts w:ascii="TH SarabunPSK" w:hAnsi="TH SarabunPSK" w:cs="TH SarabunPSK"/>
          <w:sz w:val="32"/>
          <w:szCs w:val="32"/>
        </w:rPr>
        <w:tab/>
      </w:r>
      <w:hyperlink r:id="rId26" w:history="1">
        <w:r w:rsidR="00304F06" w:rsidRPr="00D711CA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https://www.facebook.com/borntodev/photos/a.830302417028053/540548797950945</w:t>
        </w:r>
      </w:hyperlink>
      <w:r w:rsidR="00304F06" w:rsidRPr="00D711CA">
        <w:rPr>
          <w:rFonts w:ascii="TH SarabunPSK" w:hAnsi="TH SarabunPSK" w:cs="TH SarabunPSK"/>
          <w:sz w:val="32"/>
          <w:szCs w:val="32"/>
        </w:rPr>
        <w:tab/>
        <w:t>1/?type=3</w:t>
      </w:r>
    </w:p>
    <w:p w14:paraId="0CBC75D6" w14:textId="77777777" w:rsidR="008B5B05" w:rsidRDefault="008B5B05" w:rsidP="008B5B0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Meta. (1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มกราคม </w:t>
      </w:r>
      <w:r>
        <w:rPr>
          <w:rFonts w:ascii="TH SarabunPSK" w:hAnsi="TH SarabunPSK" w:cs="TH SarabunPSK"/>
          <w:sz w:val="32"/>
          <w:szCs w:val="32"/>
        </w:rPr>
        <w:t xml:space="preserve">2568). </w:t>
      </w:r>
      <w:r w:rsidRPr="001B2915">
        <w:rPr>
          <w:rFonts w:ascii="TH SarabunPSK" w:hAnsi="TH SarabunPSK" w:cs="TH SarabunPSK"/>
          <w:b/>
          <w:bCs/>
          <w:sz w:val="32"/>
          <w:szCs w:val="32"/>
          <w:cs/>
        </w:rPr>
        <w:t>ข้อกำหนดและนโยบาย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Pr="006B0BEF">
        <w:rPr>
          <w:rFonts w:ascii="TH SarabunPSK" w:hAnsi="TH SarabunPSK" w:cs="TH SarabunPSK" w:hint="cs"/>
          <w:sz w:val="32"/>
          <w:szCs w:val="32"/>
          <w:cs/>
        </w:rPr>
        <w:t>สืบค้นเมื่อ</w:t>
      </w:r>
      <w:r w:rsidRPr="006B0BEF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20</w:t>
      </w:r>
      <w:r w:rsidRPr="006B0BE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มกราคม</w:t>
      </w:r>
      <w:r w:rsidRPr="006B0BE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B0BEF">
        <w:rPr>
          <w:rFonts w:ascii="TH SarabunPSK" w:hAnsi="TH SarabunPSK" w:cs="TH SarabunPSK"/>
          <w:sz w:val="32"/>
          <w:szCs w:val="32"/>
        </w:rPr>
        <w:t xml:space="preserve">2568, </w:t>
      </w:r>
      <w:r w:rsidRPr="006B0BEF">
        <w:rPr>
          <w:rFonts w:ascii="TH SarabunPSK" w:hAnsi="TH SarabunPSK" w:cs="TH SarabunPSK" w:hint="cs"/>
          <w:sz w:val="32"/>
          <w:szCs w:val="32"/>
          <w:cs/>
        </w:rPr>
        <w:t>จาก</w:t>
      </w:r>
    </w:p>
    <w:p w14:paraId="175AAD71" w14:textId="3A2D9E30" w:rsidR="008B5B05" w:rsidRPr="00F173A5" w:rsidRDefault="008B5B05" w:rsidP="003A06A5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513C91">
        <w:rPr>
          <w:rFonts w:ascii="TH SarabunPSK" w:hAnsi="TH SarabunPSK" w:cs="TH SarabunPSK"/>
          <w:sz w:val="32"/>
          <w:szCs w:val="32"/>
        </w:rPr>
        <w:t>https://www.facebook.com/policies_center/</w:t>
      </w:r>
    </w:p>
    <w:p w14:paraId="7C46212A" w14:textId="325105BB" w:rsidR="00DB00C2" w:rsidRDefault="00891FFC" w:rsidP="00C55072">
      <w:pPr>
        <w:rPr>
          <w:rFonts w:ascii="TH SarabunPSK" w:hAnsi="TH SarabunPSK" w:cs="TH SarabunPSK"/>
          <w:sz w:val="32"/>
          <w:szCs w:val="32"/>
        </w:rPr>
      </w:pPr>
      <w:r w:rsidRPr="00891FFC">
        <w:rPr>
          <w:rFonts w:ascii="TH SarabunPSK" w:hAnsi="TH SarabunPSK" w:cs="TH SarabunPSK"/>
          <w:sz w:val="32"/>
          <w:szCs w:val="32"/>
        </w:rPr>
        <w:t xml:space="preserve">Surapong </w:t>
      </w:r>
      <w:proofErr w:type="spellStart"/>
      <w:r w:rsidRPr="00891FFC">
        <w:rPr>
          <w:rFonts w:ascii="TH SarabunPSK" w:hAnsi="TH SarabunPSK" w:cs="TH SarabunPSK"/>
          <w:sz w:val="32"/>
          <w:szCs w:val="32"/>
        </w:rPr>
        <w:t>Taotiamton</w:t>
      </w:r>
      <w:proofErr w:type="spellEnd"/>
      <w:r>
        <w:rPr>
          <w:rFonts w:ascii="TH SarabunPSK" w:hAnsi="TH SarabunPSK" w:cs="TH SarabunPSK"/>
          <w:sz w:val="32"/>
          <w:szCs w:val="32"/>
        </w:rPr>
        <w:t>. (</w:t>
      </w:r>
      <w:r w:rsidR="008B5F1D">
        <w:rPr>
          <w:rFonts w:ascii="TH SarabunPSK" w:hAnsi="TH SarabunPSK" w:cs="TH SarabunPSK"/>
          <w:sz w:val="32"/>
          <w:szCs w:val="32"/>
        </w:rPr>
        <w:t xml:space="preserve">10 </w:t>
      </w:r>
      <w:r w:rsidR="008B5F1D">
        <w:rPr>
          <w:rFonts w:ascii="TH SarabunPSK" w:hAnsi="TH SarabunPSK" w:cs="TH SarabunPSK" w:hint="cs"/>
          <w:sz w:val="32"/>
          <w:szCs w:val="32"/>
          <w:cs/>
        </w:rPr>
        <w:t xml:space="preserve">มิถุนายน </w:t>
      </w:r>
      <w:r w:rsidR="008B5F1D">
        <w:rPr>
          <w:rFonts w:ascii="TH SarabunPSK" w:hAnsi="TH SarabunPSK" w:cs="TH SarabunPSK"/>
          <w:sz w:val="32"/>
          <w:szCs w:val="32"/>
        </w:rPr>
        <w:t>2566</w:t>
      </w:r>
      <w:r>
        <w:rPr>
          <w:rFonts w:ascii="TH SarabunPSK" w:hAnsi="TH SarabunPSK" w:cs="TH SarabunPSK"/>
          <w:sz w:val="32"/>
          <w:szCs w:val="32"/>
        </w:rPr>
        <w:t>)</w:t>
      </w:r>
      <w:r w:rsidR="006B0BEF">
        <w:rPr>
          <w:rFonts w:ascii="TH SarabunPSK" w:hAnsi="TH SarabunPSK" w:cs="TH SarabunPSK"/>
          <w:sz w:val="32"/>
          <w:szCs w:val="32"/>
        </w:rPr>
        <w:t xml:space="preserve">. </w:t>
      </w:r>
      <w:r w:rsidR="006B0BEF" w:rsidRPr="006B0BEF">
        <w:rPr>
          <w:rFonts w:ascii="TH SarabunPSK" w:hAnsi="TH SarabunPSK" w:cs="TH SarabunPSK"/>
          <w:b/>
          <w:bCs/>
          <w:sz w:val="32"/>
          <w:szCs w:val="32"/>
        </w:rPr>
        <w:t xml:space="preserve">Basic Database System Part 7 — </w:t>
      </w:r>
      <w:r w:rsidR="006B0BEF" w:rsidRPr="006B0BEF">
        <w:rPr>
          <w:rFonts w:ascii="TH SarabunPSK" w:hAnsi="TH SarabunPSK" w:cs="TH SarabunPSK" w:hint="cs"/>
          <w:b/>
          <w:bCs/>
          <w:sz w:val="32"/>
          <w:szCs w:val="32"/>
          <w:cs/>
        </w:rPr>
        <w:t>ออกแบบ</w:t>
      </w:r>
      <w:r w:rsidR="006B0BEF" w:rsidRPr="006B0BE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F0761E">
        <w:rPr>
          <w:rFonts w:ascii="TH SarabunPSK" w:hAnsi="TH SarabunPSK" w:cs="TH SarabunPSK"/>
          <w:b/>
          <w:bCs/>
          <w:sz w:val="32"/>
          <w:szCs w:val="32"/>
        </w:rPr>
        <w:tab/>
      </w:r>
      <w:r w:rsidR="006B0BEF" w:rsidRPr="006B0BEF">
        <w:rPr>
          <w:rFonts w:ascii="TH SarabunPSK" w:hAnsi="TH SarabunPSK" w:cs="TH SarabunPSK"/>
          <w:b/>
          <w:bCs/>
          <w:sz w:val="32"/>
          <w:szCs w:val="32"/>
        </w:rPr>
        <w:t xml:space="preserve">Database </w:t>
      </w:r>
      <w:r w:rsidR="006B0BEF" w:rsidRPr="006B0BEF">
        <w:rPr>
          <w:rFonts w:ascii="TH SarabunPSK" w:hAnsi="TH SarabunPSK" w:cs="TH SarabunPSK" w:hint="cs"/>
          <w:b/>
          <w:bCs/>
          <w:sz w:val="32"/>
          <w:szCs w:val="32"/>
          <w:cs/>
        </w:rPr>
        <w:t>ด้วย</w:t>
      </w:r>
      <w:r w:rsidR="006B0BEF" w:rsidRPr="006B0BE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B0BEF" w:rsidRPr="006B0BEF">
        <w:rPr>
          <w:rFonts w:ascii="TH SarabunPSK" w:hAnsi="TH SarabunPSK" w:cs="TH SarabunPSK"/>
          <w:b/>
          <w:bCs/>
          <w:sz w:val="32"/>
          <w:szCs w:val="32"/>
        </w:rPr>
        <w:t xml:space="preserve">ER Model </w:t>
      </w:r>
      <w:r w:rsidR="006B0BEF" w:rsidRPr="006B0BEF">
        <w:rPr>
          <w:rFonts w:ascii="TH SarabunPSK" w:hAnsi="TH SarabunPSK" w:cs="TH SarabunPSK" w:hint="cs"/>
          <w:b/>
          <w:bCs/>
          <w:sz w:val="32"/>
          <w:szCs w:val="32"/>
          <w:cs/>
        </w:rPr>
        <w:t>ตอนที่</w:t>
      </w:r>
      <w:r w:rsidR="006B0BEF" w:rsidRPr="006B0BE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B0BEF" w:rsidRPr="006B0BEF">
        <w:rPr>
          <w:rFonts w:ascii="TH SarabunPSK" w:hAnsi="TH SarabunPSK" w:cs="TH SarabunPSK"/>
          <w:b/>
          <w:bCs/>
          <w:sz w:val="32"/>
          <w:szCs w:val="32"/>
        </w:rPr>
        <w:t>2</w:t>
      </w:r>
      <w:r w:rsidR="006B0BEF">
        <w:rPr>
          <w:rFonts w:ascii="TH SarabunPSK" w:hAnsi="TH SarabunPSK" w:cs="TH SarabunPSK"/>
          <w:sz w:val="32"/>
          <w:szCs w:val="32"/>
        </w:rPr>
        <w:t xml:space="preserve">. </w:t>
      </w:r>
      <w:r w:rsidR="006B0BEF" w:rsidRPr="006B0BEF">
        <w:rPr>
          <w:rFonts w:ascii="TH SarabunPSK" w:hAnsi="TH SarabunPSK" w:cs="TH SarabunPSK" w:hint="cs"/>
          <w:sz w:val="32"/>
          <w:szCs w:val="32"/>
          <w:cs/>
        </w:rPr>
        <w:t>สืบค้นเมื่อ</w:t>
      </w:r>
      <w:r w:rsidR="006B0BEF" w:rsidRPr="006B0BE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B0BEF" w:rsidRPr="006B0BEF">
        <w:rPr>
          <w:rFonts w:ascii="TH SarabunPSK" w:hAnsi="TH SarabunPSK" w:cs="TH SarabunPSK"/>
          <w:sz w:val="32"/>
          <w:szCs w:val="32"/>
        </w:rPr>
        <w:t xml:space="preserve">6 </w:t>
      </w:r>
      <w:r w:rsidR="006B0BEF" w:rsidRPr="006B0BEF">
        <w:rPr>
          <w:rFonts w:ascii="TH SarabunPSK" w:hAnsi="TH SarabunPSK" w:cs="TH SarabunPSK" w:hint="cs"/>
          <w:sz w:val="32"/>
          <w:szCs w:val="32"/>
          <w:cs/>
        </w:rPr>
        <w:t>เมษายน</w:t>
      </w:r>
      <w:r w:rsidR="006B0BEF" w:rsidRPr="006B0BE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B0BEF" w:rsidRPr="006B0BEF">
        <w:rPr>
          <w:rFonts w:ascii="TH SarabunPSK" w:hAnsi="TH SarabunPSK" w:cs="TH SarabunPSK"/>
          <w:sz w:val="32"/>
          <w:szCs w:val="32"/>
        </w:rPr>
        <w:t xml:space="preserve">2568, </w:t>
      </w:r>
      <w:r w:rsidR="006B0BEF" w:rsidRPr="006B0BEF">
        <w:rPr>
          <w:rFonts w:ascii="TH SarabunPSK" w:hAnsi="TH SarabunPSK" w:cs="TH SarabunPSK" w:hint="cs"/>
          <w:sz w:val="32"/>
          <w:szCs w:val="32"/>
          <w:cs/>
        </w:rPr>
        <w:t>จาก</w:t>
      </w:r>
      <w:r w:rsidR="006B0BEF">
        <w:rPr>
          <w:rFonts w:ascii="TH SarabunPSK" w:hAnsi="TH SarabunPSK" w:cs="TH SarabunPSK"/>
          <w:sz w:val="32"/>
          <w:szCs w:val="32"/>
        </w:rPr>
        <w:t xml:space="preserve"> </w:t>
      </w:r>
      <w:r w:rsidR="00F0761E">
        <w:rPr>
          <w:rFonts w:ascii="TH SarabunPSK" w:hAnsi="TH SarabunPSK" w:cs="TH SarabunPSK"/>
          <w:sz w:val="32"/>
          <w:szCs w:val="32"/>
        </w:rPr>
        <w:tab/>
      </w:r>
      <w:hyperlink r:id="rId27" w:history="1">
        <w:r w:rsidR="00F0761E" w:rsidRPr="0017572A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https://medium.com/netbay-developer/basic-database-system-part-7-</w:t>
        </w:r>
      </w:hyperlink>
      <w:r w:rsidR="00F0761E">
        <w:rPr>
          <w:rFonts w:ascii="TH SarabunPSK" w:hAnsi="TH SarabunPSK" w:cs="TH SarabunPSK"/>
          <w:sz w:val="32"/>
          <w:szCs w:val="32"/>
        </w:rPr>
        <w:tab/>
      </w:r>
      <w:r w:rsidR="00921A9C" w:rsidRPr="00921A9C">
        <w:rPr>
          <w:rFonts w:ascii="TH SarabunPSK" w:hAnsi="TH SarabunPSK" w:cs="TH SarabunPSK"/>
          <w:sz w:val="32"/>
          <w:szCs w:val="32"/>
        </w:rPr>
        <w:t>%E0%B8%AD%E0%B8%AD%E0%B8%81%E0%B9%81%E0%B8%9A%E0%B8%9A-</w:t>
      </w:r>
      <w:r w:rsidR="00F0761E">
        <w:rPr>
          <w:rFonts w:ascii="TH SarabunPSK" w:hAnsi="TH SarabunPSK" w:cs="TH SarabunPSK"/>
          <w:sz w:val="32"/>
          <w:szCs w:val="32"/>
        </w:rPr>
        <w:tab/>
      </w:r>
      <w:r w:rsidR="00921A9C" w:rsidRPr="00921A9C">
        <w:rPr>
          <w:rFonts w:ascii="TH SarabunPSK" w:hAnsi="TH SarabunPSK" w:cs="TH SarabunPSK"/>
          <w:sz w:val="32"/>
          <w:szCs w:val="32"/>
        </w:rPr>
        <w:t>database-%E0%B8%94%E0%B9%89%E0%B8%A7%E0%B8%A2-er-model-</w:t>
      </w:r>
      <w:r w:rsidR="00F0761E">
        <w:rPr>
          <w:rFonts w:ascii="TH SarabunPSK" w:hAnsi="TH SarabunPSK" w:cs="TH SarabunPSK"/>
          <w:sz w:val="32"/>
          <w:szCs w:val="32"/>
        </w:rPr>
        <w:tab/>
      </w:r>
      <w:r w:rsidR="00921A9C" w:rsidRPr="00921A9C">
        <w:rPr>
          <w:rFonts w:ascii="TH SarabunPSK" w:hAnsi="TH SarabunPSK" w:cs="TH SarabunPSK"/>
          <w:sz w:val="32"/>
          <w:szCs w:val="32"/>
        </w:rPr>
        <w:t>%E0%B8%95%E0%B8%AD%E0%B8%99%E0%B8%97%E0%B8%B5%E0%B9%88-2-</w:t>
      </w:r>
      <w:r w:rsidR="00F0761E">
        <w:rPr>
          <w:rFonts w:ascii="TH SarabunPSK" w:hAnsi="TH SarabunPSK" w:cs="TH SarabunPSK"/>
          <w:sz w:val="32"/>
          <w:szCs w:val="32"/>
        </w:rPr>
        <w:tab/>
      </w:r>
      <w:r w:rsidR="00921A9C" w:rsidRPr="00921A9C">
        <w:rPr>
          <w:rFonts w:ascii="TH SarabunPSK" w:hAnsi="TH SarabunPSK" w:cs="TH SarabunPSK"/>
          <w:sz w:val="32"/>
          <w:szCs w:val="32"/>
        </w:rPr>
        <w:t xml:space="preserve">e203f0773af9 </w:t>
      </w:r>
    </w:p>
    <w:p w14:paraId="46D6990A" w14:textId="77777777" w:rsidR="005C2117" w:rsidRDefault="005C2117" w:rsidP="00C55072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F44973">
        <w:rPr>
          <w:rFonts w:ascii="TH SarabunPSK" w:hAnsi="TH SarabunPSK" w:cs="TH SarabunPSK"/>
          <w:sz w:val="32"/>
          <w:szCs w:val="32"/>
        </w:rPr>
        <w:t>Teawcharoenporn</w:t>
      </w:r>
      <w:proofErr w:type="spellEnd"/>
      <w:r w:rsidRPr="00F44973">
        <w:rPr>
          <w:rFonts w:ascii="TH SarabunPSK" w:hAnsi="TH SarabunPSK" w:cs="TH SarabunPSK"/>
          <w:sz w:val="32"/>
          <w:szCs w:val="32"/>
        </w:rPr>
        <w:t xml:space="preserve">, C., </w:t>
      </w:r>
      <w:proofErr w:type="spellStart"/>
      <w:r w:rsidRPr="00F44973">
        <w:rPr>
          <w:rFonts w:ascii="TH SarabunPSK" w:hAnsi="TH SarabunPSK" w:cs="TH SarabunPSK"/>
          <w:sz w:val="32"/>
          <w:szCs w:val="32"/>
        </w:rPr>
        <w:t>Phoka</w:t>
      </w:r>
      <w:proofErr w:type="spellEnd"/>
      <w:r w:rsidRPr="00F44973">
        <w:rPr>
          <w:rFonts w:ascii="TH SarabunPSK" w:hAnsi="TH SarabunPSK" w:cs="TH SarabunPSK"/>
          <w:sz w:val="32"/>
          <w:szCs w:val="32"/>
        </w:rPr>
        <w:t xml:space="preserve">, T., </w:t>
      </w:r>
      <w:proofErr w:type="spellStart"/>
      <w:r w:rsidRPr="00F44973">
        <w:rPr>
          <w:rFonts w:ascii="TH SarabunPSK" w:hAnsi="TH SarabunPSK" w:cs="TH SarabunPSK"/>
          <w:sz w:val="32"/>
          <w:szCs w:val="32"/>
        </w:rPr>
        <w:t>Wongthai</w:t>
      </w:r>
      <w:proofErr w:type="spellEnd"/>
      <w:r w:rsidRPr="00F44973">
        <w:rPr>
          <w:rFonts w:ascii="TH SarabunPSK" w:hAnsi="TH SarabunPSK" w:cs="TH SarabunPSK"/>
          <w:sz w:val="32"/>
          <w:szCs w:val="32"/>
        </w:rPr>
        <w:t xml:space="preserve">, W., </w:t>
      </w:r>
      <w:r>
        <w:rPr>
          <w:rFonts w:ascii="TH SarabunPSK" w:hAnsi="TH SarabunPSK" w:cs="TH SarabunPSK"/>
          <w:sz w:val="32"/>
          <w:szCs w:val="32"/>
        </w:rPr>
        <w:t>and</w:t>
      </w:r>
      <w:r w:rsidRPr="00F4497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F44973">
        <w:rPr>
          <w:rFonts w:ascii="TH SarabunPSK" w:hAnsi="TH SarabunPSK" w:cs="TH SarabunPSK"/>
          <w:sz w:val="32"/>
          <w:szCs w:val="32"/>
        </w:rPr>
        <w:t>Kraising</w:t>
      </w:r>
      <w:proofErr w:type="spellEnd"/>
      <w:r w:rsidRPr="00F44973">
        <w:rPr>
          <w:rFonts w:ascii="TH SarabunPSK" w:hAnsi="TH SarabunPSK" w:cs="TH SarabunPSK"/>
          <w:sz w:val="32"/>
          <w:szCs w:val="32"/>
        </w:rPr>
        <w:t xml:space="preserve">, T. (2023). A development of a </w:t>
      </w:r>
    </w:p>
    <w:p w14:paraId="36FA8857" w14:textId="7B80F338" w:rsidR="005C2117" w:rsidRDefault="005C2117" w:rsidP="005C2117">
      <w:pPr>
        <w:ind w:left="720"/>
        <w:rPr>
          <w:rFonts w:ascii="TH SarabunPSK" w:hAnsi="TH SarabunPSK" w:cs="TH SarabunPSK" w:hint="cs"/>
          <w:sz w:val="32"/>
          <w:szCs w:val="32"/>
        </w:rPr>
      </w:pPr>
      <w:r w:rsidRPr="00F44973">
        <w:rPr>
          <w:rFonts w:ascii="TH SarabunPSK" w:hAnsi="TH SarabunPSK" w:cs="TH SarabunPSK"/>
          <w:sz w:val="32"/>
          <w:szCs w:val="32"/>
        </w:rPr>
        <w:t xml:space="preserve">gated community access data collecting and monitoring system. </w:t>
      </w:r>
      <w:r w:rsidRPr="005C2117">
        <w:rPr>
          <w:rFonts w:ascii="TH SarabunPSK" w:hAnsi="TH SarabunPSK" w:cs="TH SarabunPSK"/>
          <w:b/>
          <w:bCs/>
          <w:sz w:val="32"/>
          <w:szCs w:val="32"/>
        </w:rPr>
        <w:t>ICIC Express Letters, Part B: Applications</w:t>
      </w:r>
      <w:r w:rsidR="003B1972">
        <w:rPr>
          <w:rFonts w:ascii="TH SarabunPSK" w:hAnsi="TH SarabunPSK" w:cs="TH SarabunPSK"/>
          <w:sz w:val="32"/>
          <w:szCs w:val="32"/>
        </w:rPr>
        <w:t>.</w:t>
      </w:r>
      <w:r w:rsidRPr="00F44973">
        <w:rPr>
          <w:rFonts w:ascii="TH SarabunPSK" w:hAnsi="TH SarabunPSK" w:cs="TH SarabunPSK"/>
          <w:sz w:val="32"/>
          <w:szCs w:val="32"/>
        </w:rPr>
        <w:t xml:space="preserve"> </w:t>
      </w:r>
      <w:r w:rsidRPr="00F44973">
        <w:rPr>
          <w:rFonts w:ascii="TH SarabunPSK" w:hAnsi="TH SarabunPSK" w:cs="TH SarabunPSK"/>
          <w:b/>
          <w:bCs/>
          <w:sz w:val="32"/>
          <w:szCs w:val="32"/>
        </w:rPr>
        <w:t>14</w:t>
      </w:r>
      <w:r w:rsidRPr="00F44973">
        <w:rPr>
          <w:rFonts w:ascii="TH SarabunPSK" w:hAnsi="TH SarabunPSK" w:cs="TH SarabunPSK"/>
          <w:sz w:val="32"/>
          <w:szCs w:val="32"/>
        </w:rPr>
        <w:t>(4), 423–432.</w:t>
      </w:r>
    </w:p>
    <w:p w14:paraId="214EDDCE" w14:textId="1E9E7DF9" w:rsidR="009F43C8" w:rsidRPr="00C55072" w:rsidRDefault="00D94AF2" w:rsidP="003B197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X </w:t>
      </w:r>
      <w:r>
        <w:rPr>
          <w:rFonts w:ascii="TH SarabunPSK" w:hAnsi="TH SarabunPSK" w:cs="TH SarabunPSK" w:hint="cs"/>
          <w:sz w:val="32"/>
          <w:szCs w:val="32"/>
          <w:cs/>
        </w:rPr>
        <w:t>ศูนย์ช่วยเหลือ</w:t>
      </w:r>
      <w:r w:rsidR="00AC2AD4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="00B00BBA">
        <w:rPr>
          <w:rFonts w:ascii="TH SarabunPSK" w:hAnsi="TH SarabunPSK" w:cs="TH SarabunPSK"/>
          <w:sz w:val="32"/>
          <w:szCs w:val="32"/>
        </w:rPr>
        <w:t>(</w:t>
      </w:r>
      <w:r w:rsidR="006523CF">
        <w:rPr>
          <w:rFonts w:ascii="TH SarabunPSK" w:hAnsi="TH SarabunPSK" w:cs="TH SarabunPSK"/>
          <w:sz w:val="32"/>
          <w:szCs w:val="32"/>
        </w:rPr>
        <w:t xml:space="preserve">1 </w:t>
      </w:r>
      <w:r w:rsidR="00B00BBA">
        <w:rPr>
          <w:rFonts w:ascii="TH SarabunPSK" w:hAnsi="TH SarabunPSK" w:cs="TH SarabunPSK" w:hint="cs"/>
          <w:sz w:val="32"/>
          <w:szCs w:val="32"/>
          <w:cs/>
        </w:rPr>
        <w:t xml:space="preserve">มกราคม </w:t>
      </w:r>
      <w:r w:rsidR="00B00BBA">
        <w:rPr>
          <w:rFonts w:ascii="TH SarabunPSK" w:hAnsi="TH SarabunPSK" w:cs="TH SarabunPSK"/>
          <w:sz w:val="32"/>
          <w:szCs w:val="32"/>
        </w:rPr>
        <w:t>2568)</w:t>
      </w:r>
      <w:r w:rsidR="00E92D61">
        <w:rPr>
          <w:rFonts w:ascii="TH SarabunPSK" w:hAnsi="TH SarabunPSK" w:cs="TH SarabunPSK"/>
          <w:sz w:val="32"/>
          <w:szCs w:val="32"/>
        </w:rPr>
        <w:t xml:space="preserve">. </w:t>
      </w:r>
      <w:r w:rsidR="00AA222E" w:rsidRPr="00AA222E">
        <w:rPr>
          <w:rFonts w:ascii="TH SarabunPSK" w:hAnsi="TH SarabunPSK" w:cs="TH SarabunPSK"/>
          <w:b/>
          <w:bCs/>
          <w:sz w:val="32"/>
          <w:szCs w:val="32"/>
          <w:cs/>
        </w:rPr>
        <w:t>ความถูกต้องแท้จริง</w:t>
      </w:r>
      <w:r w:rsidR="00893C8C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="0020369B" w:rsidRPr="006B0BEF">
        <w:rPr>
          <w:rFonts w:ascii="TH SarabunPSK" w:hAnsi="TH SarabunPSK" w:cs="TH SarabunPSK" w:hint="cs"/>
          <w:sz w:val="32"/>
          <w:szCs w:val="32"/>
          <w:cs/>
        </w:rPr>
        <w:t>สืบค้นเมื่อ</w:t>
      </w:r>
      <w:r w:rsidR="0020369B" w:rsidRPr="006B0BE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0369B">
        <w:rPr>
          <w:rFonts w:ascii="TH SarabunPSK" w:hAnsi="TH SarabunPSK" w:cs="TH SarabunPSK"/>
          <w:sz w:val="32"/>
          <w:szCs w:val="32"/>
        </w:rPr>
        <w:t>20</w:t>
      </w:r>
      <w:r w:rsidR="0020369B" w:rsidRPr="006B0BEF">
        <w:rPr>
          <w:rFonts w:ascii="TH SarabunPSK" w:hAnsi="TH SarabunPSK" w:cs="TH SarabunPSK"/>
          <w:sz w:val="32"/>
          <w:szCs w:val="32"/>
        </w:rPr>
        <w:t xml:space="preserve"> </w:t>
      </w:r>
      <w:r w:rsidR="0020369B">
        <w:rPr>
          <w:rFonts w:ascii="TH SarabunPSK" w:hAnsi="TH SarabunPSK" w:cs="TH SarabunPSK" w:hint="cs"/>
          <w:sz w:val="32"/>
          <w:szCs w:val="32"/>
          <w:cs/>
        </w:rPr>
        <w:t>มกราคม</w:t>
      </w:r>
      <w:r w:rsidR="0020369B" w:rsidRPr="006B0BE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0369B" w:rsidRPr="006B0BEF">
        <w:rPr>
          <w:rFonts w:ascii="TH SarabunPSK" w:hAnsi="TH SarabunPSK" w:cs="TH SarabunPSK"/>
          <w:sz w:val="32"/>
          <w:szCs w:val="32"/>
        </w:rPr>
        <w:t xml:space="preserve">2568, </w:t>
      </w:r>
      <w:r w:rsidR="0020369B" w:rsidRPr="006B0BEF">
        <w:rPr>
          <w:rFonts w:ascii="TH SarabunPSK" w:hAnsi="TH SarabunPSK" w:cs="TH SarabunPSK" w:hint="cs"/>
          <w:sz w:val="32"/>
          <w:szCs w:val="32"/>
          <w:cs/>
        </w:rPr>
        <w:t>จาก</w:t>
      </w:r>
    </w:p>
    <w:p w14:paraId="29E5C556" w14:textId="4E82E778" w:rsidR="0020369B" w:rsidRDefault="0020369B" w:rsidP="00C55072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A6C5B" w:rsidRPr="00EA6C5B">
        <w:rPr>
          <w:rFonts w:ascii="TH SarabunPSK" w:hAnsi="TH SarabunPSK" w:cs="TH SarabunPSK"/>
          <w:sz w:val="32"/>
          <w:szCs w:val="32"/>
        </w:rPr>
        <w:t>https://help.x.com/en/rules-and-policies/authenticity</w:t>
      </w:r>
    </w:p>
    <w:p w14:paraId="1907F521" w14:textId="77777777" w:rsidR="002A3BAD" w:rsidRDefault="002A3BAD" w:rsidP="00C55072">
      <w:pPr>
        <w:rPr>
          <w:rFonts w:ascii="TH SarabunPSK" w:hAnsi="TH SarabunPSK" w:cs="TH SarabunPSK"/>
          <w:sz w:val="32"/>
          <w:szCs w:val="32"/>
        </w:rPr>
      </w:pPr>
    </w:p>
    <w:p w14:paraId="6162522F" w14:textId="77777777" w:rsidR="002A3BAD" w:rsidRDefault="002A3BAD" w:rsidP="00C55072">
      <w:pPr>
        <w:rPr>
          <w:rFonts w:ascii="TH SarabunPSK" w:hAnsi="TH SarabunPSK" w:cs="TH SarabunPSK"/>
          <w:sz w:val="32"/>
          <w:szCs w:val="32"/>
        </w:rPr>
      </w:pPr>
    </w:p>
    <w:p w14:paraId="2434082F" w14:textId="77777777" w:rsidR="002A3BAD" w:rsidRDefault="002A3BAD" w:rsidP="00C55072">
      <w:pPr>
        <w:rPr>
          <w:rFonts w:ascii="TH SarabunPSK" w:hAnsi="TH SarabunPSK" w:cs="TH SarabunPSK"/>
          <w:sz w:val="32"/>
          <w:szCs w:val="32"/>
        </w:rPr>
      </w:pPr>
    </w:p>
    <w:p w14:paraId="3251F236" w14:textId="77777777" w:rsidR="002A3BAD" w:rsidRDefault="002A3BAD" w:rsidP="00C55072">
      <w:pPr>
        <w:rPr>
          <w:rFonts w:ascii="TH SarabunPSK" w:hAnsi="TH SarabunPSK" w:cs="TH SarabunPSK"/>
          <w:sz w:val="32"/>
          <w:szCs w:val="32"/>
        </w:rPr>
      </w:pPr>
    </w:p>
    <w:p w14:paraId="18F79D6D" w14:textId="77777777" w:rsidR="002A3BAD" w:rsidRDefault="002A3BAD" w:rsidP="00C55072">
      <w:pPr>
        <w:rPr>
          <w:rFonts w:ascii="TH SarabunPSK" w:hAnsi="TH SarabunPSK" w:cs="TH SarabunPSK"/>
          <w:sz w:val="32"/>
          <w:szCs w:val="32"/>
        </w:rPr>
      </w:pPr>
    </w:p>
    <w:p w14:paraId="15FB4788" w14:textId="77777777" w:rsidR="0020369B" w:rsidRPr="00C55072" w:rsidRDefault="0020369B" w:rsidP="00C55072">
      <w:pPr>
        <w:rPr>
          <w:rFonts w:ascii="TH SarabunPSK" w:hAnsi="TH SarabunPSK" w:cs="TH SarabunPSK"/>
          <w:sz w:val="32"/>
          <w:szCs w:val="32"/>
        </w:rPr>
      </w:pPr>
    </w:p>
    <w:p w14:paraId="34C91777" w14:textId="638ADA4C" w:rsidR="009F43C8" w:rsidRDefault="009F43C8" w:rsidP="00A643AB">
      <w:pPr>
        <w:ind w:firstLine="72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บทที่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4 </w:t>
      </w:r>
    </w:p>
    <w:p w14:paraId="04E4108D" w14:textId="60FE6BA6" w:rsidR="00CA3D1D" w:rsidRDefault="009F43C8" w:rsidP="00F83DFB">
      <w:pPr>
        <w:ind w:firstLine="72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ข้อเสนอแนะ</w:t>
      </w:r>
    </w:p>
    <w:p w14:paraId="5412C3A3" w14:textId="77777777" w:rsidR="007A225D" w:rsidRDefault="007A225D" w:rsidP="00F83DFB">
      <w:pPr>
        <w:ind w:firstLine="72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2D88770" w14:textId="7FF97D73" w:rsidR="003C4AF7" w:rsidRPr="003C4AF7" w:rsidRDefault="003C4AF7" w:rsidP="00217DB6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3C4AF7">
        <w:rPr>
          <w:rFonts w:ascii="TH SarabunPSK" w:hAnsi="TH SarabunPSK" w:cs="TH SarabunPSK"/>
          <w:b/>
          <w:bCs/>
          <w:sz w:val="32"/>
          <w:szCs w:val="32"/>
        </w:rPr>
        <w:t>4.1</w:t>
      </w:r>
      <w:r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3C4AF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3C4AF7">
        <w:rPr>
          <w:rFonts w:ascii="TH SarabunPSK" w:hAnsi="TH SarabunPSK" w:cs="TH SarabunPSK" w:hint="cs"/>
          <w:b/>
          <w:bCs/>
          <w:sz w:val="32"/>
          <w:szCs w:val="32"/>
          <w:cs/>
        </w:rPr>
        <w:t>พัฒนาระบบคำนวณค่าตอบแทนรายวัน</w:t>
      </w:r>
    </w:p>
    <w:p w14:paraId="3AD729E4" w14:textId="1D92D0A7" w:rsidR="003C4AF7" w:rsidRPr="003C4AF7" w:rsidRDefault="003C4AF7" w:rsidP="00A4022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C4AF7">
        <w:rPr>
          <w:rFonts w:ascii="TH SarabunPSK" w:hAnsi="TH SarabunPSK" w:cs="TH SarabunPSK" w:hint="cs"/>
          <w:sz w:val="32"/>
          <w:szCs w:val="32"/>
          <w:cs/>
        </w:rPr>
        <w:t>ในกรณีที่งานมีลักษณะจ่ายค่าตอบแทนแบบรายวัน</w:t>
      </w:r>
      <w:r w:rsidRPr="003C4A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C4AF7">
        <w:rPr>
          <w:rFonts w:ascii="TH SarabunPSK" w:hAnsi="TH SarabunPSK" w:cs="TH SarabunPSK" w:hint="cs"/>
          <w:sz w:val="32"/>
          <w:szCs w:val="32"/>
          <w:cs/>
        </w:rPr>
        <w:t>ระบบยังไม่สามารถคำนวณค่าตอบแทนรวมโดยอัตโนมัติได้</w:t>
      </w:r>
      <w:r w:rsidRPr="003C4A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C4AF7">
        <w:rPr>
          <w:rFonts w:ascii="TH SarabunPSK" w:hAnsi="TH SarabunPSK" w:cs="TH SarabunPSK" w:hint="cs"/>
          <w:sz w:val="32"/>
          <w:szCs w:val="32"/>
          <w:cs/>
        </w:rPr>
        <w:t>ซึ่งอาจก่อให้เกิดความคลาดเคลื่อนหรือความไม่ชัดเจนในการกำหนดค่าจ้าง</w:t>
      </w:r>
      <w:r w:rsidR="0001663F">
        <w:rPr>
          <w:rFonts w:ascii="TH SarabunPSK" w:hAnsi="TH SarabunPSK" w:cs="TH SarabunPSK"/>
          <w:sz w:val="32"/>
          <w:szCs w:val="32"/>
        </w:rPr>
        <w:t xml:space="preserve"> </w:t>
      </w:r>
      <w:r w:rsidRPr="003C4AF7">
        <w:rPr>
          <w:rFonts w:ascii="TH SarabunPSK" w:hAnsi="TH SarabunPSK" w:cs="TH SarabunPSK" w:hint="cs"/>
          <w:sz w:val="32"/>
          <w:szCs w:val="32"/>
          <w:cs/>
        </w:rPr>
        <w:t>จึงเสนอให้พัฒนาระบบให้สามารถคำนวณค่าตอบแทนรวมโดยอัตโนมัติ</w:t>
      </w:r>
      <w:r w:rsidRPr="003C4A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C4AF7">
        <w:rPr>
          <w:rFonts w:ascii="TH SarabunPSK" w:hAnsi="TH SarabunPSK" w:cs="TH SarabunPSK" w:hint="cs"/>
          <w:sz w:val="32"/>
          <w:szCs w:val="32"/>
          <w:cs/>
        </w:rPr>
        <w:t>โดยให้ผู้สอนสามารถกรอกค่าตอบแทนต่อวันและจำนวนวันที่ต้องการ</w:t>
      </w:r>
      <w:r w:rsidRPr="003C4A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C4AF7">
        <w:rPr>
          <w:rFonts w:ascii="TH SarabunPSK" w:hAnsi="TH SarabunPSK" w:cs="TH SarabunPSK" w:hint="cs"/>
          <w:sz w:val="32"/>
          <w:szCs w:val="32"/>
          <w:cs/>
        </w:rPr>
        <w:t>จากนั้นระบบจะดำเนินการคำนวณและแสดงค่าตอบแทนรวมให้ในทันที</w:t>
      </w:r>
      <w:r w:rsidRPr="003C4A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C4AF7">
        <w:rPr>
          <w:rFonts w:ascii="TH SarabunPSK" w:hAnsi="TH SarabunPSK" w:cs="TH SarabunPSK" w:hint="cs"/>
          <w:sz w:val="32"/>
          <w:szCs w:val="32"/>
          <w:cs/>
        </w:rPr>
        <w:t>ทั้งในส่วนของหน้าฟอร์มโพสต์งาน</w:t>
      </w:r>
      <w:r w:rsidRPr="003C4A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C4AF7">
        <w:rPr>
          <w:rFonts w:ascii="TH SarabunPSK" w:hAnsi="TH SarabunPSK" w:cs="TH SarabunPSK" w:hint="cs"/>
          <w:sz w:val="32"/>
          <w:szCs w:val="32"/>
          <w:cs/>
        </w:rPr>
        <w:t>และจัดเก็บข้อมูลค่าตอบแทนรวมไว้ในฐานข้อมูล</w:t>
      </w:r>
      <w:r w:rsidRPr="003C4A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C4AF7">
        <w:rPr>
          <w:rFonts w:ascii="TH SarabunPSK" w:hAnsi="TH SarabunPSK" w:cs="TH SarabunPSK" w:hint="cs"/>
          <w:sz w:val="32"/>
          <w:szCs w:val="32"/>
          <w:cs/>
        </w:rPr>
        <w:t>เพื่อให้สามารถใช้งานในการออกรายงาน</w:t>
      </w:r>
      <w:r w:rsidRPr="003C4A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C4AF7">
        <w:rPr>
          <w:rFonts w:ascii="TH SarabunPSK" w:hAnsi="TH SarabunPSK" w:cs="TH SarabunPSK" w:hint="cs"/>
          <w:sz w:val="32"/>
          <w:szCs w:val="32"/>
          <w:cs/>
        </w:rPr>
        <w:t>หรือแสดงผลค่าตอบแทนของนิสิตได้อย่างถูกต้องและแม่นยำ</w:t>
      </w:r>
    </w:p>
    <w:p w14:paraId="6B6EE552" w14:textId="77777777" w:rsidR="003C4AF7" w:rsidRPr="003C4AF7" w:rsidRDefault="003C4AF7" w:rsidP="00217DB6">
      <w:pPr>
        <w:jc w:val="both"/>
        <w:rPr>
          <w:rFonts w:ascii="TH SarabunPSK" w:hAnsi="TH SarabunPSK" w:cs="TH SarabunPSK"/>
          <w:sz w:val="32"/>
          <w:szCs w:val="32"/>
        </w:rPr>
      </w:pPr>
    </w:p>
    <w:p w14:paraId="18605E4C" w14:textId="4C053CC7" w:rsidR="003C4AF7" w:rsidRPr="003C4AF7" w:rsidRDefault="003C4AF7" w:rsidP="00217DB6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3C4AF7">
        <w:rPr>
          <w:rFonts w:ascii="TH SarabunPSK" w:hAnsi="TH SarabunPSK" w:cs="TH SarabunPSK"/>
          <w:b/>
          <w:bCs/>
          <w:sz w:val="32"/>
          <w:szCs w:val="32"/>
        </w:rPr>
        <w:t>4.2</w:t>
      </w:r>
      <w:r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3C4AF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3C4AF7">
        <w:rPr>
          <w:rFonts w:ascii="TH SarabunPSK" w:hAnsi="TH SarabunPSK" w:cs="TH SarabunPSK" w:hint="cs"/>
          <w:b/>
          <w:bCs/>
          <w:sz w:val="32"/>
          <w:szCs w:val="32"/>
          <w:cs/>
        </w:rPr>
        <w:t>พัฒนาระบบแชทระหว่างนิสิตกับอาจารย์</w:t>
      </w:r>
    </w:p>
    <w:p w14:paraId="440E457A" w14:textId="77777777" w:rsidR="003C4AF7" w:rsidRPr="003C4AF7" w:rsidRDefault="003C4AF7" w:rsidP="00A4022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C4AF7">
        <w:rPr>
          <w:rFonts w:ascii="TH SarabunPSK" w:hAnsi="TH SarabunPSK" w:cs="TH SarabunPSK" w:hint="cs"/>
          <w:sz w:val="32"/>
          <w:szCs w:val="32"/>
          <w:cs/>
        </w:rPr>
        <w:t>เพื่อเพิ่มความสะดวกในการสื่อสารระหว่างนิสิตกับอาจารย์</w:t>
      </w:r>
      <w:r w:rsidRPr="003C4A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C4AF7">
        <w:rPr>
          <w:rFonts w:ascii="TH SarabunPSK" w:hAnsi="TH SarabunPSK" w:cs="TH SarabunPSK" w:hint="cs"/>
          <w:sz w:val="32"/>
          <w:szCs w:val="32"/>
          <w:cs/>
        </w:rPr>
        <w:t>เสนอให้เพิ่มฟีเจอร์แชทภายในระบบ</w:t>
      </w:r>
      <w:r w:rsidRPr="003C4A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C4AF7">
        <w:rPr>
          <w:rFonts w:ascii="TH SarabunPSK" w:hAnsi="TH SarabunPSK" w:cs="TH SarabunPSK" w:hint="cs"/>
          <w:sz w:val="32"/>
          <w:szCs w:val="32"/>
          <w:cs/>
        </w:rPr>
        <w:t>เพื่อให้ทั้งสองฝ่ายสามารถพูดคุย</w:t>
      </w:r>
      <w:r w:rsidRPr="003C4A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C4AF7">
        <w:rPr>
          <w:rFonts w:ascii="TH SarabunPSK" w:hAnsi="TH SarabunPSK" w:cs="TH SarabunPSK" w:hint="cs"/>
          <w:sz w:val="32"/>
          <w:szCs w:val="32"/>
          <w:cs/>
        </w:rPr>
        <w:t>แลกเปลี่ยนข้อมูล</w:t>
      </w:r>
      <w:r w:rsidRPr="003C4A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C4AF7">
        <w:rPr>
          <w:rFonts w:ascii="TH SarabunPSK" w:hAnsi="TH SarabunPSK" w:cs="TH SarabunPSK" w:hint="cs"/>
          <w:sz w:val="32"/>
          <w:szCs w:val="32"/>
          <w:cs/>
        </w:rPr>
        <w:t>หรือสอบถามรายละเอียดเกี่ยวกับงานได้โดยตรง</w:t>
      </w:r>
      <w:r w:rsidRPr="003C4A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C4AF7">
        <w:rPr>
          <w:rFonts w:ascii="TH SarabunPSK" w:hAnsi="TH SarabunPSK" w:cs="TH SarabunPSK" w:hint="cs"/>
          <w:sz w:val="32"/>
          <w:szCs w:val="32"/>
          <w:cs/>
        </w:rPr>
        <w:t>โดยไม่จำเป็นต้องสลับไปใช้แอปพลิเคชันภายนอก</w:t>
      </w:r>
      <w:r w:rsidRPr="003C4A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C4AF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3C4A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C4AF7">
        <w:rPr>
          <w:rFonts w:ascii="TH SarabunPSK" w:hAnsi="TH SarabunPSK" w:cs="TH SarabunPSK"/>
          <w:sz w:val="32"/>
          <w:szCs w:val="32"/>
        </w:rPr>
        <w:t xml:space="preserve">Line </w:t>
      </w:r>
      <w:r w:rsidRPr="003C4AF7">
        <w:rPr>
          <w:rFonts w:ascii="TH SarabunPSK" w:hAnsi="TH SarabunPSK" w:cs="TH SarabunPSK" w:hint="cs"/>
          <w:sz w:val="32"/>
          <w:szCs w:val="32"/>
          <w:cs/>
        </w:rPr>
        <w:t>หรืออีเมล</w:t>
      </w:r>
      <w:r w:rsidRPr="003C4A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C4AF7">
        <w:rPr>
          <w:rFonts w:ascii="TH SarabunPSK" w:hAnsi="TH SarabunPSK" w:cs="TH SarabunPSK" w:hint="cs"/>
          <w:sz w:val="32"/>
          <w:szCs w:val="32"/>
          <w:cs/>
        </w:rPr>
        <w:t>ซึ่งจะช่วยให้การติดต่อมีความสะดวก</w:t>
      </w:r>
      <w:r w:rsidRPr="003C4A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C4AF7">
        <w:rPr>
          <w:rFonts w:ascii="TH SarabunPSK" w:hAnsi="TH SarabunPSK" w:cs="TH SarabunPSK" w:hint="cs"/>
          <w:sz w:val="32"/>
          <w:szCs w:val="32"/>
          <w:cs/>
        </w:rPr>
        <w:t>รวดเร็ว</w:t>
      </w:r>
      <w:r w:rsidRPr="003C4A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C4AF7">
        <w:rPr>
          <w:rFonts w:ascii="TH SarabunPSK" w:hAnsi="TH SarabunPSK" w:cs="TH SarabunPSK" w:hint="cs"/>
          <w:sz w:val="32"/>
          <w:szCs w:val="32"/>
          <w:cs/>
        </w:rPr>
        <w:t>และสามารถเก็บประวัติการสนทนาไว้ใช้อ้างอิงในอนาคตได้อีกด้วย</w:t>
      </w:r>
    </w:p>
    <w:p w14:paraId="728C382D" w14:textId="77777777" w:rsidR="003C4AF7" w:rsidRPr="003C4AF7" w:rsidRDefault="003C4AF7" w:rsidP="00217DB6">
      <w:pPr>
        <w:jc w:val="both"/>
        <w:rPr>
          <w:rFonts w:ascii="TH SarabunPSK" w:hAnsi="TH SarabunPSK" w:cs="TH SarabunPSK"/>
          <w:sz w:val="32"/>
          <w:szCs w:val="32"/>
        </w:rPr>
      </w:pPr>
    </w:p>
    <w:p w14:paraId="085414E8" w14:textId="6F61186C" w:rsidR="003C4AF7" w:rsidRPr="003C4AF7" w:rsidRDefault="003C4AF7" w:rsidP="00217DB6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3C4AF7">
        <w:rPr>
          <w:rFonts w:ascii="TH SarabunPSK" w:hAnsi="TH SarabunPSK" w:cs="TH SarabunPSK"/>
          <w:b/>
          <w:bCs/>
          <w:sz w:val="32"/>
          <w:szCs w:val="32"/>
        </w:rPr>
        <w:t>4.3</w:t>
      </w:r>
      <w:r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3C4AF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3C4AF7">
        <w:rPr>
          <w:rFonts w:ascii="TH SarabunPSK" w:hAnsi="TH SarabunPSK" w:cs="TH SarabunPSK" w:hint="cs"/>
          <w:b/>
          <w:bCs/>
          <w:sz w:val="32"/>
          <w:szCs w:val="32"/>
          <w:cs/>
        </w:rPr>
        <w:t>พัฒนาระบบแนะนำงานตามทักษะ</w:t>
      </w:r>
      <w:r w:rsidR="00692645">
        <w:rPr>
          <w:rFonts w:ascii="TH SarabunPSK" w:hAnsi="TH SarabunPSK" w:cs="TH SarabunPSK" w:hint="cs"/>
          <w:b/>
          <w:bCs/>
          <w:sz w:val="32"/>
          <w:szCs w:val="32"/>
          <w:cs/>
        </w:rPr>
        <w:t>ที่นิสิตมี</w:t>
      </w:r>
    </w:p>
    <w:p w14:paraId="1CB2B3D1" w14:textId="77777777" w:rsidR="003C4AF7" w:rsidRPr="003C4AF7" w:rsidRDefault="003C4AF7" w:rsidP="00A4022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C4AF7">
        <w:rPr>
          <w:rFonts w:ascii="TH SarabunPSK" w:hAnsi="TH SarabunPSK" w:cs="TH SarabunPSK" w:hint="cs"/>
          <w:sz w:val="32"/>
          <w:szCs w:val="32"/>
          <w:cs/>
        </w:rPr>
        <w:t>นิสิตแต่ละคนมีความถนัดและความสนใจที่แตกต่างกัน</w:t>
      </w:r>
      <w:r w:rsidRPr="003C4A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C4AF7">
        <w:rPr>
          <w:rFonts w:ascii="TH SarabunPSK" w:hAnsi="TH SarabunPSK" w:cs="TH SarabunPSK" w:hint="cs"/>
          <w:sz w:val="32"/>
          <w:szCs w:val="32"/>
          <w:cs/>
        </w:rPr>
        <w:t>ดังนั้นการแนะนำงานที่เหมาะสมกับแต่ละคนจะช่วยเพิ่มประสิทธิภาพในการสมัครงานและการคัดเลือกงานอย่างมาก</w:t>
      </w:r>
      <w:r w:rsidRPr="003C4A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C4AF7">
        <w:rPr>
          <w:rFonts w:ascii="TH SarabunPSK" w:hAnsi="TH SarabunPSK" w:cs="TH SarabunPSK" w:hint="cs"/>
          <w:sz w:val="32"/>
          <w:szCs w:val="32"/>
          <w:cs/>
        </w:rPr>
        <w:t>ระบบควรมีการพัฒนาให้สามารถวิเคราะห์ทักษะที่นิสิตระบุไว้ในโปรไฟล์</w:t>
      </w:r>
      <w:r w:rsidRPr="003C4A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C4AF7">
        <w:rPr>
          <w:rFonts w:ascii="TH SarabunPSK" w:hAnsi="TH SarabunPSK" w:cs="TH SarabunPSK" w:hint="cs"/>
          <w:sz w:val="32"/>
          <w:szCs w:val="32"/>
          <w:cs/>
        </w:rPr>
        <w:t>และทำการจับคู่กับตำแหน่งงานที่มีอยู่ในระบบโดยอัตโนมัติ</w:t>
      </w:r>
      <w:r w:rsidRPr="003C4A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C4AF7">
        <w:rPr>
          <w:rFonts w:ascii="TH SarabunPSK" w:hAnsi="TH SarabunPSK" w:cs="TH SarabunPSK" w:hint="cs"/>
          <w:sz w:val="32"/>
          <w:szCs w:val="32"/>
          <w:cs/>
        </w:rPr>
        <w:t>โดยอ้างอิงจากฐานข้อมูลของทักษะหลัก</w:t>
      </w:r>
      <w:r w:rsidRPr="003C4AF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C4AF7">
        <w:rPr>
          <w:rFonts w:ascii="TH SarabunPSK" w:hAnsi="TH SarabunPSK" w:cs="TH SarabunPSK"/>
          <w:sz w:val="32"/>
          <w:szCs w:val="32"/>
        </w:rPr>
        <w:t xml:space="preserve">Skill), </w:t>
      </w:r>
      <w:r w:rsidRPr="003C4AF7">
        <w:rPr>
          <w:rFonts w:ascii="TH SarabunPSK" w:hAnsi="TH SarabunPSK" w:cs="TH SarabunPSK" w:hint="cs"/>
          <w:sz w:val="32"/>
          <w:szCs w:val="32"/>
          <w:cs/>
        </w:rPr>
        <w:t>ทักษะย่อย</w:t>
      </w:r>
      <w:r w:rsidRPr="003C4AF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C4AF7">
        <w:rPr>
          <w:rFonts w:ascii="TH SarabunPSK" w:hAnsi="TH SarabunPSK" w:cs="TH SarabunPSK"/>
          <w:sz w:val="32"/>
          <w:szCs w:val="32"/>
        </w:rPr>
        <w:t xml:space="preserve">Sub-skill) </w:t>
      </w:r>
      <w:r w:rsidRPr="003C4AF7">
        <w:rPr>
          <w:rFonts w:ascii="TH SarabunPSK" w:hAnsi="TH SarabunPSK" w:cs="TH SarabunPSK" w:hint="cs"/>
          <w:sz w:val="32"/>
          <w:szCs w:val="32"/>
          <w:cs/>
        </w:rPr>
        <w:t>และหมวดหมู่งาน</w:t>
      </w:r>
      <w:r w:rsidRPr="003C4AF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C4AF7">
        <w:rPr>
          <w:rFonts w:ascii="TH SarabunPSK" w:hAnsi="TH SarabunPSK" w:cs="TH SarabunPSK"/>
          <w:sz w:val="32"/>
          <w:szCs w:val="32"/>
        </w:rPr>
        <w:t xml:space="preserve">Job Category) </w:t>
      </w:r>
      <w:r w:rsidRPr="003C4AF7">
        <w:rPr>
          <w:rFonts w:ascii="TH SarabunPSK" w:hAnsi="TH SarabunPSK" w:cs="TH SarabunPSK" w:hint="cs"/>
          <w:sz w:val="32"/>
          <w:szCs w:val="32"/>
          <w:cs/>
        </w:rPr>
        <w:t>เพื่อให้นิสิตได้รับคำแนะนำงานที่ตรงกับความสามารถและความสนใจของตนเอง</w:t>
      </w:r>
    </w:p>
    <w:p w14:paraId="0EA920DC" w14:textId="77777777" w:rsidR="003C4AF7" w:rsidRPr="003C4AF7" w:rsidRDefault="003C4AF7" w:rsidP="00217DB6">
      <w:pPr>
        <w:jc w:val="both"/>
        <w:rPr>
          <w:rFonts w:ascii="TH SarabunPSK" w:hAnsi="TH SarabunPSK" w:cs="TH SarabunPSK"/>
          <w:sz w:val="32"/>
          <w:szCs w:val="32"/>
        </w:rPr>
      </w:pPr>
    </w:p>
    <w:p w14:paraId="095E59CA" w14:textId="4AEF480D" w:rsidR="003C4AF7" w:rsidRPr="003C4AF7" w:rsidRDefault="003C4AF7" w:rsidP="00217DB6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3C4AF7">
        <w:rPr>
          <w:rFonts w:ascii="TH SarabunPSK" w:hAnsi="TH SarabunPSK" w:cs="TH SarabunPSK"/>
          <w:b/>
          <w:bCs/>
          <w:sz w:val="32"/>
          <w:szCs w:val="32"/>
        </w:rPr>
        <w:t>4.4</w:t>
      </w:r>
      <w:r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3C4AF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3C4AF7">
        <w:rPr>
          <w:rFonts w:ascii="TH SarabunPSK" w:hAnsi="TH SarabunPSK" w:cs="TH SarabunPSK" w:hint="cs"/>
          <w:b/>
          <w:bCs/>
          <w:sz w:val="32"/>
          <w:szCs w:val="32"/>
          <w:cs/>
        </w:rPr>
        <w:t>พัฒนาระบบแจ้งเตือนงานที่ตรงกับความสนใจ</w:t>
      </w:r>
      <w:r w:rsidR="00C03FD4">
        <w:rPr>
          <w:rFonts w:ascii="TH SarabunPSK" w:hAnsi="TH SarabunPSK" w:cs="TH SarabunPSK" w:hint="cs"/>
          <w:b/>
          <w:bCs/>
          <w:sz w:val="32"/>
          <w:szCs w:val="32"/>
          <w:cs/>
        </w:rPr>
        <w:t>ของนิสิต</w:t>
      </w:r>
    </w:p>
    <w:p w14:paraId="497057F1" w14:textId="44AA69E7" w:rsidR="00CA3D1D" w:rsidRDefault="003C4AF7" w:rsidP="00A4022D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C4AF7">
        <w:rPr>
          <w:rFonts w:ascii="TH SarabunPSK" w:hAnsi="TH SarabunPSK" w:cs="TH SarabunPSK" w:hint="cs"/>
          <w:sz w:val="32"/>
          <w:szCs w:val="32"/>
          <w:cs/>
        </w:rPr>
        <w:t>อีกหนึ่งแนวทางในการเพิ่มความสะดวกและประสิทธิภาพในการสมัครงานของนิสิต</w:t>
      </w:r>
      <w:r w:rsidRPr="003C4A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C4AF7">
        <w:rPr>
          <w:rFonts w:ascii="TH SarabunPSK" w:hAnsi="TH SarabunPSK" w:cs="TH SarabunPSK" w:hint="cs"/>
          <w:sz w:val="32"/>
          <w:szCs w:val="32"/>
          <w:cs/>
        </w:rPr>
        <w:t>คือการพัฒนาระบบแจ้งเตือนงานใหม่ที่ตรงกับทักษะของผู้ใช้</w:t>
      </w:r>
      <w:r w:rsidRPr="003C4A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C4AF7">
        <w:rPr>
          <w:rFonts w:ascii="TH SarabunPSK" w:hAnsi="TH SarabunPSK" w:cs="TH SarabunPSK" w:hint="cs"/>
          <w:sz w:val="32"/>
          <w:szCs w:val="32"/>
          <w:cs/>
        </w:rPr>
        <w:t>โดยเมื่อมีการโพสต์งานใหม่เข้าสู่ระบบ</w:t>
      </w:r>
      <w:r w:rsidRPr="003C4A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C4AF7">
        <w:rPr>
          <w:rFonts w:ascii="TH SarabunPSK" w:hAnsi="TH SarabunPSK" w:cs="TH SarabunPSK" w:hint="cs"/>
          <w:sz w:val="32"/>
          <w:szCs w:val="32"/>
          <w:cs/>
        </w:rPr>
        <w:t>ระบบควรทำการเปรียบเทียบข้อมูลทักษะที่นิสิตมีอยู่ในโปรไฟล์กับข้อมูลของงานใหม่</w:t>
      </w:r>
      <w:r w:rsidRPr="003C4A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C4AF7">
        <w:rPr>
          <w:rFonts w:ascii="TH SarabunPSK" w:hAnsi="TH SarabunPSK" w:cs="TH SarabunPSK" w:hint="cs"/>
          <w:sz w:val="32"/>
          <w:szCs w:val="32"/>
          <w:cs/>
        </w:rPr>
        <w:t>และแจ้งเตือนเฉพาะงานที่ตรงกับความสนใจหรือความสามารถของนิสิตคนนั้นๆ</w:t>
      </w:r>
      <w:r w:rsidRPr="003C4A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C4AF7">
        <w:rPr>
          <w:rFonts w:ascii="TH SarabunPSK" w:hAnsi="TH SarabunPSK" w:cs="TH SarabunPSK" w:hint="cs"/>
          <w:sz w:val="32"/>
          <w:szCs w:val="32"/>
          <w:cs/>
        </w:rPr>
        <w:t>ซึ่งจะช่วยให้นิสิตไม่พลาดโอกาสที่เหมาะสม</w:t>
      </w:r>
      <w:r w:rsidRPr="003C4A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C4AF7">
        <w:rPr>
          <w:rFonts w:ascii="TH SarabunPSK" w:hAnsi="TH SarabunPSK" w:cs="TH SarabunPSK" w:hint="cs"/>
          <w:sz w:val="32"/>
          <w:szCs w:val="32"/>
          <w:cs/>
        </w:rPr>
        <w:t>และช่วยส่งเสริมให้เกิดการใช้งานระบบอย่างต่อเนื่อง</w:t>
      </w:r>
    </w:p>
    <w:p w14:paraId="18F03E4E" w14:textId="77777777" w:rsidR="00B6509D" w:rsidRPr="00B6509D" w:rsidRDefault="00B6509D" w:rsidP="00B6509D">
      <w:pPr>
        <w:ind w:firstLine="720"/>
        <w:jc w:val="both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431E7694" w14:textId="77777777" w:rsidR="00CA3D1D" w:rsidRPr="003E1B3E" w:rsidRDefault="00CA3D1D" w:rsidP="00A643AB">
      <w:pPr>
        <w:ind w:firstLine="72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2D689A7" w14:textId="313F6A19" w:rsidR="00CA3D1D" w:rsidRDefault="00CA3D1D" w:rsidP="00A643AB">
      <w:pPr>
        <w:ind w:firstLine="72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บทที่ </w:t>
      </w:r>
      <w:r>
        <w:rPr>
          <w:rFonts w:ascii="TH SarabunPSK" w:hAnsi="TH SarabunPSK" w:cs="TH SarabunPSK"/>
          <w:b/>
          <w:bCs/>
          <w:sz w:val="36"/>
          <w:szCs w:val="36"/>
        </w:rPr>
        <w:t>5</w:t>
      </w:r>
    </w:p>
    <w:p w14:paraId="1511C5C1" w14:textId="61F82142" w:rsidR="00CA3D1D" w:rsidRDefault="00CA3D1D" w:rsidP="00A643AB">
      <w:pPr>
        <w:ind w:firstLine="72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เอกสารประกอบอื่น</w:t>
      </w:r>
      <w:r w:rsidR="00F13C2A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ๆ</w:t>
      </w:r>
    </w:p>
    <w:p w14:paraId="4712175F" w14:textId="77777777" w:rsidR="00B6509D" w:rsidRDefault="00B6509D" w:rsidP="00A643AB">
      <w:pPr>
        <w:ind w:firstLine="720"/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16298A05" w14:textId="53E15E0C" w:rsidR="00F13C2A" w:rsidRDefault="00F13C2A" w:rsidP="007E2C2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5.1.</w:t>
      </w:r>
      <w:r w:rsidR="009F426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3710E">
        <w:rPr>
          <w:rFonts w:ascii="TH SarabunPSK" w:hAnsi="TH SarabunPSK" w:cs="TH SarabunPSK" w:hint="cs"/>
          <w:b/>
          <w:bCs/>
          <w:sz w:val="32"/>
          <w:szCs w:val="32"/>
          <w:cs/>
        </w:rPr>
        <w:t>ลิ</w:t>
      </w:r>
      <w:r w:rsidR="00432548">
        <w:rPr>
          <w:rFonts w:ascii="TH SarabunPSK" w:hAnsi="TH SarabunPSK" w:cs="TH SarabunPSK" w:hint="cs"/>
          <w:b/>
          <w:bCs/>
          <w:sz w:val="32"/>
          <w:szCs w:val="32"/>
          <w:cs/>
        </w:rPr>
        <w:t>งก์</w:t>
      </w:r>
      <w:r w:rsidR="0003710E">
        <w:rPr>
          <w:rFonts w:ascii="TH SarabunPSK" w:hAnsi="TH SarabunPSK" w:cs="TH SarabunPSK" w:hint="cs"/>
          <w:b/>
          <w:bCs/>
          <w:sz w:val="32"/>
          <w:szCs w:val="32"/>
          <w:cs/>
        </w:rPr>
        <w:t>ของสไลด์</w:t>
      </w:r>
      <w:r w:rsidR="00B041EA">
        <w:rPr>
          <w:rFonts w:ascii="TH SarabunPSK" w:hAnsi="TH SarabunPSK" w:cs="TH SarabunPSK" w:hint="cs"/>
          <w:b/>
          <w:bCs/>
          <w:sz w:val="32"/>
          <w:szCs w:val="32"/>
          <w:cs/>
        </w:rPr>
        <w:t>ที่รวมเนื้อหา</w:t>
      </w:r>
      <w:r w:rsidR="00E26E9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ตั้งแต่ </w:t>
      </w:r>
      <w:r w:rsidR="00E26E98">
        <w:rPr>
          <w:rFonts w:ascii="TH SarabunPSK" w:hAnsi="TH SarabunPSK" w:cs="TH SarabunPSK"/>
          <w:b/>
          <w:bCs/>
          <w:sz w:val="32"/>
          <w:szCs w:val="32"/>
        </w:rPr>
        <w:t>p0-</w:t>
      </w:r>
      <w:r w:rsidR="002F5EF0">
        <w:rPr>
          <w:rFonts w:ascii="TH SarabunPSK" w:hAnsi="TH SarabunPSK" w:cs="TH SarabunPSK"/>
          <w:b/>
          <w:bCs/>
          <w:sz w:val="32"/>
          <w:szCs w:val="32"/>
        </w:rPr>
        <w:t>p7</w:t>
      </w:r>
    </w:p>
    <w:p w14:paraId="6AA80CA7" w14:textId="3604BB59" w:rsidR="002D3C07" w:rsidRDefault="00A560AC" w:rsidP="00F13C2A">
      <w:pPr>
        <w:ind w:firstLine="720"/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5.1.1. </w:t>
      </w:r>
      <w:r w:rsidR="009F1460">
        <w:rPr>
          <w:rFonts w:ascii="TH SarabunPSK" w:hAnsi="TH SarabunPSK" w:cs="TH SarabunPSK"/>
          <w:b/>
          <w:bCs/>
          <w:sz w:val="32"/>
          <w:szCs w:val="32"/>
        </w:rPr>
        <w:t>pptx</w:t>
      </w:r>
      <w:r w:rsidR="0052713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และ </w:t>
      </w:r>
      <w:r w:rsidR="00527131">
        <w:rPr>
          <w:rFonts w:ascii="TH SarabunPSK" w:hAnsi="TH SarabunPSK" w:cs="TH SarabunPSK"/>
          <w:b/>
          <w:bCs/>
          <w:sz w:val="32"/>
          <w:szCs w:val="32"/>
        </w:rPr>
        <w:t>pdf</w:t>
      </w:r>
    </w:p>
    <w:p w14:paraId="55B421D3" w14:textId="474D0B39" w:rsidR="009F1460" w:rsidRPr="00C6616E" w:rsidRDefault="001B7546" w:rsidP="00F13C2A">
      <w:pPr>
        <w:ind w:firstLine="720"/>
        <w:rPr>
          <w:rFonts w:ascii="TH SarabunPSK" w:hAnsi="TH SarabunPSK" w:cs="TH SarabunPSK" w:hint="cs"/>
          <w:color w:val="0070C0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hyperlink r:id="rId28" w:history="1">
        <w:r w:rsidR="00F909D1">
          <w:rPr>
            <w:rStyle w:val="Hyperlink"/>
            <w:rFonts w:ascii="TH SarabunPSK" w:hAnsi="TH SarabunPSK" w:cs="TH SarabunPSK"/>
            <w:color w:val="0070C0"/>
            <w:sz w:val="32"/>
            <w:szCs w:val="32"/>
            <w:cs/>
          </w:rPr>
          <w:t xml:space="preserve">ลิงก์ของสไลด์ที่รวมเนื้อหาตั้งแต่ </w:t>
        </w:r>
        <w:r w:rsidR="00F909D1">
          <w:rPr>
            <w:rStyle w:val="Hyperlink"/>
            <w:rFonts w:ascii="TH SarabunPSK" w:hAnsi="TH SarabunPSK" w:cs="TH SarabunPSK"/>
            <w:color w:val="0070C0"/>
            <w:sz w:val="32"/>
            <w:szCs w:val="32"/>
          </w:rPr>
          <w:t>p0-p7</w:t>
        </w:r>
      </w:hyperlink>
    </w:p>
    <w:p w14:paraId="79A8B707" w14:textId="77777777" w:rsidR="009F1460" w:rsidRPr="007E2C28" w:rsidRDefault="009F1460" w:rsidP="00F909D1">
      <w:pPr>
        <w:rPr>
          <w:rFonts w:ascii="TH SarabunPSK" w:hAnsi="TH SarabunPSK" w:cs="TH SarabunPSK" w:hint="cs"/>
          <w:b/>
          <w:bCs/>
          <w:sz w:val="32"/>
          <w:szCs w:val="32"/>
          <w:cs/>
        </w:rPr>
      </w:pPr>
    </w:p>
    <w:p w14:paraId="5F98D7B7" w14:textId="377B8238" w:rsidR="002D3C07" w:rsidRDefault="00535DC5" w:rsidP="007E2C2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5.2.</w:t>
      </w:r>
      <w:r w:rsidR="001126F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126F9">
        <w:rPr>
          <w:rFonts w:ascii="TH SarabunPSK" w:hAnsi="TH SarabunPSK" w:cs="TH SarabunPSK" w:hint="cs"/>
          <w:b/>
          <w:bCs/>
          <w:sz w:val="32"/>
          <w:szCs w:val="32"/>
          <w:cs/>
        </w:rPr>
        <w:t>ลิ</w:t>
      </w:r>
      <w:r w:rsidR="00432548">
        <w:rPr>
          <w:rFonts w:ascii="TH SarabunPSK" w:hAnsi="TH SarabunPSK" w:cs="TH SarabunPSK" w:hint="cs"/>
          <w:b/>
          <w:bCs/>
          <w:sz w:val="32"/>
          <w:szCs w:val="32"/>
          <w:cs/>
        </w:rPr>
        <w:t>งก์</w:t>
      </w:r>
      <w:r w:rsidR="00A87739">
        <w:rPr>
          <w:rFonts w:ascii="TH SarabunPSK" w:hAnsi="TH SarabunPSK" w:cs="TH SarabunPSK" w:hint="cs"/>
          <w:b/>
          <w:bCs/>
          <w:sz w:val="32"/>
          <w:szCs w:val="32"/>
          <w:cs/>
        </w:rPr>
        <w:t>ของรายงานฉบับนี้</w:t>
      </w:r>
    </w:p>
    <w:p w14:paraId="464470DB" w14:textId="42C99DAC" w:rsidR="00407891" w:rsidRDefault="00407891" w:rsidP="00D25E54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>5.2.1. word</w:t>
      </w:r>
      <w:r w:rsidR="0012144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2144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และ </w:t>
      </w:r>
      <w:r w:rsidR="00121441">
        <w:rPr>
          <w:rFonts w:ascii="TH SarabunPSK" w:hAnsi="TH SarabunPSK" w:cs="TH SarabunPSK"/>
          <w:b/>
          <w:bCs/>
          <w:sz w:val="32"/>
          <w:szCs w:val="32"/>
        </w:rPr>
        <w:t>pdf</w:t>
      </w:r>
    </w:p>
    <w:p w14:paraId="7EB612AA" w14:textId="7E8F3EE2" w:rsidR="00000000" w:rsidRPr="002265AA" w:rsidRDefault="002265AA" w:rsidP="00F13C2A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hyperlink r:id="rId29" w:history="1">
        <w:r w:rsidRPr="002265AA">
          <w:rPr>
            <w:rStyle w:val="Hyperlink"/>
            <w:rFonts w:ascii="TH SarabunPSK" w:hAnsi="TH SarabunPSK" w:cs="TH SarabunPSK"/>
            <w:sz w:val="32"/>
            <w:szCs w:val="32"/>
            <w:cs/>
          </w:rPr>
          <w:t>ลิงก์ของรายงานฉบับนี้</w:t>
        </w:r>
      </w:hyperlink>
    </w:p>
    <w:p w14:paraId="07E30073" w14:textId="77777777" w:rsidR="00407891" w:rsidRDefault="00407891" w:rsidP="00121441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C8D5145" w14:textId="6AB36DFD" w:rsidR="00D25E54" w:rsidRDefault="00D25E54" w:rsidP="00D25E54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5.3.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ลิงก์ของ</w:t>
      </w:r>
      <w:r w:rsidR="0044517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44517C">
        <w:rPr>
          <w:rFonts w:ascii="TH SarabunPSK" w:hAnsi="TH SarabunPSK" w:cs="TH SarabunPSK"/>
          <w:b/>
          <w:bCs/>
          <w:sz w:val="32"/>
          <w:szCs w:val="32"/>
        </w:rPr>
        <w:t xml:space="preserve">source code </w:t>
      </w:r>
      <w:r w:rsidR="0044517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และ </w:t>
      </w:r>
      <w:r w:rsidR="0044517C">
        <w:rPr>
          <w:rFonts w:ascii="TH SarabunPSK" w:hAnsi="TH SarabunPSK" w:cs="TH SarabunPSK"/>
          <w:b/>
          <w:bCs/>
          <w:sz w:val="32"/>
          <w:szCs w:val="32"/>
        </w:rPr>
        <w:t>data</w:t>
      </w:r>
      <w:r w:rsidR="008B48DC">
        <w:rPr>
          <w:rFonts w:ascii="TH SarabunPSK" w:hAnsi="TH SarabunPSK" w:cs="TH SarabunPSK"/>
          <w:b/>
          <w:bCs/>
          <w:sz w:val="32"/>
          <w:szCs w:val="32"/>
        </w:rPr>
        <w:t xml:space="preserve">base files </w:t>
      </w:r>
      <w:r w:rsidR="008B48DC">
        <w:rPr>
          <w:rFonts w:ascii="TH SarabunPSK" w:hAnsi="TH SarabunPSK" w:cs="TH SarabunPSK" w:hint="cs"/>
          <w:b/>
          <w:bCs/>
          <w:sz w:val="32"/>
          <w:szCs w:val="32"/>
          <w:cs/>
        </w:rPr>
        <w:t>ของระบบ</w:t>
      </w:r>
    </w:p>
    <w:p w14:paraId="35611C72" w14:textId="75DD2A15" w:rsidR="00EF74EC" w:rsidRDefault="00FE3A64" w:rsidP="00D25E54">
      <w:pPr>
        <w:rPr>
          <w:rFonts w:ascii="TH SarabunPSK" w:hAnsi="TH SarabunPSK" w:cs="TH SarabunPSK" w:hint="cs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  <w:t xml:space="preserve">5.3.1. </w:t>
      </w:r>
      <w:r w:rsidR="007E55A5">
        <w:rPr>
          <w:rFonts w:ascii="TH SarabunPSK" w:hAnsi="TH SarabunPSK" w:cs="TH SarabunPSK"/>
          <w:b/>
          <w:bCs/>
          <w:sz w:val="32"/>
          <w:szCs w:val="32"/>
        </w:rPr>
        <w:t>zip</w:t>
      </w:r>
    </w:p>
    <w:p w14:paraId="4CCF54B5" w14:textId="6775D0D4" w:rsidR="003B35CA" w:rsidRPr="007264B2" w:rsidRDefault="00E96C76" w:rsidP="00D25E54">
      <w:pPr>
        <w:rPr>
          <w:color w:val="2F5496" w:themeColor="accent1" w:themeShade="BF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hyperlink r:id="rId30" w:history="1">
        <w:r w:rsidR="00695086">
          <w:rPr>
            <w:rStyle w:val="Hyperlink"/>
            <w:rFonts w:ascii="TH SarabunPSK" w:hAnsi="TH SarabunPSK" w:cs="TH SarabunPSK"/>
            <w:color w:val="0070C0"/>
            <w:sz w:val="32"/>
            <w:szCs w:val="32"/>
          </w:rPr>
          <w:t>source code+sql.zip</w:t>
        </w:r>
      </w:hyperlink>
    </w:p>
    <w:p w14:paraId="02F512F0" w14:textId="7D96F65E" w:rsidR="006214A8" w:rsidRDefault="006214A8" w:rsidP="00D25E54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525BA6DC" w14:textId="77777777" w:rsidR="00EF74EC" w:rsidRPr="00F13C2A" w:rsidRDefault="00EF74EC" w:rsidP="00D25E54">
      <w:pPr>
        <w:rPr>
          <w:rFonts w:ascii="TH SarabunPSK" w:hAnsi="TH SarabunPSK" w:cs="TH SarabunPSK" w:hint="cs"/>
          <w:b/>
          <w:bCs/>
          <w:sz w:val="32"/>
          <w:szCs w:val="32"/>
          <w:cs/>
        </w:rPr>
      </w:pPr>
    </w:p>
    <w:sectPr w:rsidR="00EF74EC" w:rsidRPr="00F13C2A" w:rsidSect="00D625E7">
      <w:footerReference w:type="first" r:id="rId31"/>
      <w:pgSz w:w="11906" w:h="16838" w:code="9"/>
      <w:pgMar w:top="1440" w:right="1440" w:bottom="1440" w:left="1440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B18EED" w14:textId="77777777" w:rsidR="00DF4CB3" w:rsidRDefault="00DF4CB3" w:rsidP="00FE6AC2">
      <w:r>
        <w:separator/>
      </w:r>
    </w:p>
  </w:endnote>
  <w:endnote w:type="continuationSeparator" w:id="0">
    <w:p w14:paraId="354B0152" w14:textId="77777777" w:rsidR="00DF4CB3" w:rsidRDefault="00DF4CB3" w:rsidP="00FE6AC2">
      <w:r>
        <w:continuationSeparator/>
      </w:r>
    </w:p>
  </w:endnote>
  <w:endnote w:type="continuationNotice" w:id="1">
    <w:p w14:paraId="222E13C9" w14:textId="77777777" w:rsidR="00DF4CB3" w:rsidRDefault="00DF4CB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Leelawadee UI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B5D76F" w14:textId="77777777" w:rsidR="002F4924" w:rsidRDefault="002F4924"/>
  <w:p w14:paraId="4056F093" w14:textId="77777777" w:rsidR="00813E65" w:rsidRDefault="00813E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167AEB" w14:textId="77777777" w:rsidR="002F4924" w:rsidRDefault="002F4924"/>
  <w:p w14:paraId="62581D3A" w14:textId="3006312B" w:rsidR="00813E65" w:rsidRDefault="00813E6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F24894" w14:textId="756D5A39" w:rsidR="000B6E2C" w:rsidRDefault="000B6E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562859" w14:textId="77777777" w:rsidR="00DF4CB3" w:rsidRDefault="00DF4CB3" w:rsidP="00FE6AC2">
      <w:r>
        <w:separator/>
      </w:r>
    </w:p>
  </w:footnote>
  <w:footnote w:type="continuationSeparator" w:id="0">
    <w:p w14:paraId="28F2F808" w14:textId="77777777" w:rsidR="00DF4CB3" w:rsidRDefault="00DF4CB3" w:rsidP="00FE6AC2">
      <w:r>
        <w:continuationSeparator/>
      </w:r>
    </w:p>
  </w:footnote>
  <w:footnote w:type="continuationNotice" w:id="1">
    <w:p w14:paraId="12730162" w14:textId="77777777" w:rsidR="00DF4CB3" w:rsidRDefault="00DF4CB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3C54DC" w14:textId="77777777" w:rsidR="00CD2C49" w:rsidRDefault="00CD2C49">
    <w:pPr>
      <w:pStyle w:val="Header"/>
    </w:pPr>
  </w:p>
  <w:p w14:paraId="58FFB811" w14:textId="77777777" w:rsidR="00CD2C49" w:rsidRDefault="00CD2C4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E44C7C" w14:textId="581B341E" w:rsidR="00456044" w:rsidRDefault="00456044">
    <w:pPr>
      <w:pStyle w:val="Header"/>
      <w:jc w:val="right"/>
    </w:pPr>
  </w:p>
  <w:p w14:paraId="0222CCFB" w14:textId="62B14F5C" w:rsidR="00B31DE7" w:rsidRPr="00696796" w:rsidRDefault="00B31DE7">
    <w:pPr>
      <w:pStyle w:val="Header"/>
      <w:jc w:val="right"/>
      <w:rPr>
        <w:rFonts w:ascii="TH SarabunPSK" w:hAnsi="TH SarabunPSK" w:cs="TH SarabunPSK"/>
        <w:sz w:val="28"/>
      </w:rPr>
    </w:pPr>
  </w:p>
  <w:p w14:paraId="41E9C615" w14:textId="77777777" w:rsidR="00767ABC" w:rsidRDefault="00767AB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49A2B2" w14:textId="77777777" w:rsidR="00813E65" w:rsidRDefault="009C582F">
    <w:del w:id="0" w:author="NURIN KHANKAEW" w:date="2025-04-08T12:22:00Z" w16du:dateUtc="2025-04-08T05:22:00Z">
      <w:r>
        <w:cr/>
      </w:r>
      <w:r w:rsidR="00452DC8">
        <w:cr/>
      </w:r>
      <w:r w:rsidR="00452DC8">
        <w:cr/>
      </w:r>
      <w:r w:rsidR="00B75EEC">
        <w:cr/>
      </w:r>
      <w:r w:rsidR="00B75EEC">
        <w:cr/>
      </w:r>
      <w:r w:rsidR="00B75EEC">
        <w:cr/>
      </w:r>
      <w:r w:rsidR="00B75EEC">
        <w:cr/>
      </w:r>
      <w:r w:rsidR="00B75EEC">
        <w:cr/>
      </w:r>
      <w:r w:rsidR="00B75EEC">
        <w:cr/>
      </w:r>
    </w:del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FD4EE9" w14:textId="6E54EF1F" w:rsidR="00B31DE7" w:rsidRPr="00940540" w:rsidRDefault="00B31DE7">
    <w:pPr>
      <w:pStyle w:val="Header"/>
      <w:jc w:val="right"/>
      <w:rPr>
        <w:rFonts w:ascii="TH SarabunPSK" w:hAnsi="TH SarabunPSK" w:cs="TH SarabunPSK"/>
        <w:sz w:val="24"/>
        <w:szCs w:val="32"/>
      </w:rPr>
    </w:pPr>
    <w:sdt>
      <w:sdtPr>
        <w:id w:val="-1017374686"/>
        <w:docPartObj>
          <w:docPartGallery w:val="Page Numbers (Top of Page)"/>
          <w:docPartUnique/>
        </w:docPartObj>
      </w:sdtPr>
      <w:sdtEndPr>
        <w:rPr>
          <w:rFonts w:ascii="TH SarabunPSK" w:hAnsi="TH SarabunPSK" w:cs="TH SarabunPSK"/>
          <w:sz w:val="24"/>
          <w:szCs w:val="32"/>
        </w:rPr>
      </w:sdtEndPr>
      <w:sdtContent>
        <w:r w:rsidRPr="00940540">
          <w:rPr>
            <w:rFonts w:ascii="TH SarabunPSK" w:hAnsi="TH SarabunPSK" w:cs="TH SarabunPSK"/>
            <w:sz w:val="24"/>
            <w:szCs w:val="32"/>
          </w:rPr>
          <w:fldChar w:fldCharType="begin"/>
        </w:r>
        <w:r w:rsidRPr="00940540">
          <w:rPr>
            <w:rFonts w:ascii="TH SarabunPSK" w:hAnsi="TH SarabunPSK" w:cs="TH SarabunPSK"/>
            <w:sz w:val="24"/>
            <w:szCs w:val="32"/>
          </w:rPr>
          <w:instrText xml:space="preserve"> PAGE   \* MERGEFORMAT </w:instrText>
        </w:r>
        <w:r w:rsidRPr="00940540">
          <w:rPr>
            <w:rFonts w:ascii="TH SarabunPSK" w:hAnsi="TH SarabunPSK" w:cs="TH SarabunPSK"/>
            <w:sz w:val="24"/>
            <w:szCs w:val="32"/>
          </w:rPr>
          <w:fldChar w:fldCharType="separate"/>
        </w:r>
        <w:r w:rsidRPr="00940540">
          <w:rPr>
            <w:rFonts w:ascii="TH SarabunPSK" w:hAnsi="TH SarabunPSK" w:cs="TH SarabunPSK"/>
            <w:sz w:val="24"/>
            <w:szCs w:val="32"/>
          </w:rPr>
          <w:t>2</w:t>
        </w:r>
        <w:r w:rsidRPr="00940540">
          <w:rPr>
            <w:rFonts w:ascii="TH SarabunPSK" w:hAnsi="TH SarabunPSK" w:cs="TH SarabunPSK"/>
            <w:sz w:val="24"/>
            <w:szCs w:val="32"/>
          </w:rPr>
          <w:fldChar w:fldCharType="end"/>
        </w:r>
      </w:sdtContent>
    </w:sdt>
  </w:p>
  <w:p w14:paraId="242841C8" w14:textId="7FB2B601" w:rsidR="00767ABC" w:rsidRDefault="00767AB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53AE6"/>
    <w:multiLevelType w:val="hybridMultilevel"/>
    <w:tmpl w:val="511880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A63C4"/>
    <w:multiLevelType w:val="multilevel"/>
    <w:tmpl w:val="481E133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DFC3C25"/>
    <w:multiLevelType w:val="hybridMultilevel"/>
    <w:tmpl w:val="44BA18CA"/>
    <w:lvl w:ilvl="0" w:tplc="FFFFFFF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FE1E48"/>
    <w:multiLevelType w:val="hybridMultilevel"/>
    <w:tmpl w:val="C2A85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713233"/>
    <w:multiLevelType w:val="multilevel"/>
    <w:tmpl w:val="7780D95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7507DDB"/>
    <w:multiLevelType w:val="multilevel"/>
    <w:tmpl w:val="FF1A1D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79020B9"/>
    <w:multiLevelType w:val="hybridMultilevel"/>
    <w:tmpl w:val="511880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413B3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B891857"/>
    <w:multiLevelType w:val="multilevel"/>
    <w:tmpl w:val="11BCC5C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C5632D6"/>
    <w:multiLevelType w:val="hybridMultilevel"/>
    <w:tmpl w:val="511880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1D51CA"/>
    <w:multiLevelType w:val="hybridMultilevel"/>
    <w:tmpl w:val="51188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07092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65C48CE"/>
    <w:multiLevelType w:val="hybridMultilevel"/>
    <w:tmpl w:val="E63667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D26C13"/>
    <w:multiLevelType w:val="hybridMultilevel"/>
    <w:tmpl w:val="92A07104"/>
    <w:lvl w:ilvl="0" w:tplc="DC066E08">
      <w:start w:val="3"/>
      <w:numFmt w:val="bullet"/>
      <w:lvlText w:val="-"/>
      <w:lvlJc w:val="left"/>
      <w:pPr>
        <w:ind w:left="1800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39047E6"/>
    <w:multiLevelType w:val="hybridMultilevel"/>
    <w:tmpl w:val="E55A2C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784255"/>
    <w:multiLevelType w:val="hybridMultilevel"/>
    <w:tmpl w:val="561CE220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3A4228"/>
    <w:multiLevelType w:val="multilevel"/>
    <w:tmpl w:val="7780D95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8DD3160"/>
    <w:multiLevelType w:val="hybridMultilevel"/>
    <w:tmpl w:val="CE6C7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4B4772"/>
    <w:multiLevelType w:val="hybridMultilevel"/>
    <w:tmpl w:val="F6CC9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F25DC2"/>
    <w:multiLevelType w:val="hybridMultilevel"/>
    <w:tmpl w:val="511880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296091"/>
    <w:multiLevelType w:val="hybridMultilevel"/>
    <w:tmpl w:val="FFFFFFFF"/>
    <w:lvl w:ilvl="0" w:tplc="D3ECB0DA">
      <w:start w:val="1"/>
      <w:numFmt w:val="decimal"/>
      <w:lvlText w:val="%1."/>
      <w:lvlJc w:val="left"/>
      <w:pPr>
        <w:ind w:left="720" w:hanging="360"/>
      </w:pPr>
    </w:lvl>
    <w:lvl w:ilvl="1" w:tplc="307C5E88">
      <w:start w:val="1"/>
      <w:numFmt w:val="lowerLetter"/>
      <w:lvlText w:val="%2."/>
      <w:lvlJc w:val="left"/>
      <w:pPr>
        <w:ind w:left="1440" w:hanging="360"/>
      </w:pPr>
    </w:lvl>
    <w:lvl w:ilvl="2" w:tplc="2076D012">
      <w:start w:val="1"/>
      <w:numFmt w:val="lowerRoman"/>
      <w:lvlText w:val="%3."/>
      <w:lvlJc w:val="right"/>
      <w:pPr>
        <w:ind w:left="2160" w:hanging="180"/>
      </w:pPr>
    </w:lvl>
    <w:lvl w:ilvl="3" w:tplc="D5FA5298">
      <w:start w:val="1"/>
      <w:numFmt w:val="decimal"/>
      <w:lvlText w:val="%4."/>
      <w:lvlJc w:val="left"/>
      <w:pPr>
        <w:ind w:left="2880" w:hanging="360"/>
      </w:pPr>
    </w:lvl>
    <w:lvl w:ilvl="4" w:tplc="1BDC16F0">
      <w:start w:val="1"/>
      <w:numFmt w:val="lowerLetter"/>
      <w:lvlText w:val="%5."/>
      <w:lvlJc w:val="left"/>
      <w:pPr>
        <w:ind w:left="3600" w:hanging="360"/>
      </w:pPr>
    </w:lvl>
    <w:lvl w:ilvl="5" w:tplc="7AA6CE22">
      <w:start w:val="1"/>
      <w:numFmt w:val="lowerRoman"/>
      <w:lvlText w:val="%6."/>
      <w:lvlJc w:val="right"/>
      <w:pPr>
        <w:ind w:left="4320" w:hanging="180"/>
      </w:pPr>
    </w:lvl>
    <w:lvl w:ilvl="6" w:tplc="90EC4C60">
      <w:start w:val="1"/>
      <w:numFmt w:val="decimal"/>
      <w:lvlText w:val="%7."/>
      <w:lvlJc w:val="left"/>
      <w:pPr>
        <w:ind w:left="5040" w:hanging="360"/>
      </w:pPr>
    </w:lvl>
    <w:lvl w:ilvl="7" w:tplc="84ECF2EE">
      <w:start w:val="1"/>
      <w:numFmt w:val="lowerLetter"/>
      <w:lvlText w:val="%8."/>
      <w:lvlJc w:val="left"/>
      <w:pPr>
        <w:ind w:left="5760" w:hanging="360"/>
      </w:pPr>
    </w:lvl>
    <w:lvl w:ilvl="8" w:tplc="31A4A7F4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B3472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2C954F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5D532E0"/>
    <w:multiLevelType w:val="multilevel"/>
    <w:tmpl w:val="0ECC00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4" w15:restartNumberingAfterBreak="0">
    <w:nsid w:val="466B2CE2"/>
    <w:multiLevelType w:val="hybridMultilevel"/>
    <w:tmpl w:val="4B789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DC6A5C"/>
    <w:multiLevelType w:val="hybridMultilevel"/>
    <w:tmpl w:val="511880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214491"/>
    <w:multiLevelType w:val="hybridMultilevel"/>
    <w:tmpl w:val="DE449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353A3B"/>
    <w:multiLevelType w:val="hybridMultilevel"/>
    <w:tmpl w:val="5B80B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CF575E"/>
    <w:multiLevelType w:val="hybridMultilevel"/>
    <w:tmpl w:val="9FFE68F8"/>
    <w:lvl w:ilvl="0" w:tplc="FFFFFFF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205E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64FA1937"/>
    <w:multiLevelType w:val="hybridMultilevel"/>
    <w:tmpl w:val="511880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820FC5"/>
    <w:multiLevelType w:val="hybridMultilevel"/>
    <w:tmpl w:val="6792CB4E"/>
    <w:lvl w:ilvl="0" w:tplc="70747E8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A727CF"/>
    <w:multiLevelType w:val="multilevel"/>
    <w:tmpl w:val="CAF015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sz w:val="32"/>
      </w:rPr>
    </w:lvl>
  </w:abstractNum>
  <w:abstractNum w:abstractNumId="33" w15:restartNumberingAfterBreak="0">
    <w:nsid w:val="792C572F"/>
    <w:multiLevelType w:val="hybridMultilevel"/>
    <w:tmpl w:val="511880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D475B9"/>
    <w:multiLevelType w:val="hybridMultilevel"/>
    <w:tmpl w:val="511880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E32678"/>
    <w:multiLevelType w:val="multilevel"/>
    <w:tmpl w:val="FFFFFFFF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B890B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478350768">
    <w:abstractNumId w:val="23"/>
  </w:num>
  <w:num w:numId="2" w16cid:durableId="232277083">
    <w:abstractNumId w:val="10"/>
  </w:num>
  <w:num w:numId="3" w16cid:durableId="469596826">
    <w:abstractNumId w:val="31"/>
  </w:num>
  <w:num w:numId="4" w16cid:durableId="233856077">
    <w:abstractNumId w:val="30"/>
  </w:num>
  <w:num w:numId="5" w16cid:durableId="543566326">
    <w:abstractNumId w:val="19"/>
  </w:num>
  <w:num w:numId="6" w16cid:durableId="548299339">
    <w:abstractNumId w:val="15"/>
  </w:num>
  <w:num w:numId="7" w16cid:durableId="931544196">
    <w:abstractNumId w:val="0"/>
  </w:num>
  <w:num w:numId="8" w16cid:durableId="456143873">
    <w:abstractNumId w:val="6"/>
  </w:num>
  <w:num w:numId="9" w16cid:durableId="2120447010">
    <w:abstractNumId w:val="33"/>
  </w:num>
  <w:num w:numId="10" w16cid:durableId="234975419">
    <w:abstractNumId w:val="25"/>
  </w:num>
  <w:num w:numId="11" w16cid:durableId="207643286">
    <w:abstractNumId w:val="28"/>
  </w:num>
  <w:num w:numId="12" w16cid:durableId="389118694">
    <w:abstractNumId w:val="2"/>
  </w:num>
  <w:num w:numId="13" w16cid:durableId="209078292">
    <w:abstractNumId w:val="34"/>
  </w:num>
  <w:num w:numId="14" w16cid:durableId="1974601196">
    <w:abstractNumId w:val="9"/>
  </w:num>
  <w:num w:numId="15" w16cid:durableId="1301152357">
    <w:abstractNumId w:val="20"/>
  </w:num>
  <w:num w:numId="16" w16cid:durableId="969163366">
    <w:abstractNumId w:val="18"/>
  </w:num>
  <w:num w:numId="17" w16cid:durableId="585921554">
    <w:abstractNumId w:val="24"/>
  </w:num>
  <w:num w:numId="18" w16cid:durableId="351734980">
    <w:abstractNumId w:val="12"/>
  </w:num>
  <w:num w:numId="19" w16cid:durableId="1171018896">
    <w:abstractNumId w:val="26"/>
  </w:num>
  <w:num w:numId="20" w16cid:durableId="1631400508">
    <w:abstractNumId w:val="14"/>
  </w:num>
  <w:num w:numId="21" w16cid:durableId="1241867162">
    <w:abstractNumId w:val="3"/>
  </w:num>
  <w:num w:numId="22" w16cid:durableId="663317350">
    <w:abstractNumId w:val="17"/>
  </w:num>
  <w:num w:numId="23" w16cid:durableId="2001614430">
    <w:abstractNumId w:val="13"/>
  </w:num>
  <w:num w:numId="24" w16cid:durableId="594703985">
    <w:abstractNumId w:val="16"/>
  </w:num>
  <w:num w:numId="25" w16cid:durableId="2139103923">
    <w:abstractNumId w:val="8"/>
  </w:num>
  <w:num w:numId="26" w16cid:durableId="1470708543">
    <w:abstractNumId w:val="1"/>
  </w:num>
  <w:num w:numId="27" w16cid:durableId="1777096896">
    <w:abstractNumId w:val="32"/>
  </w:num>
  <w:num w:numId="28" w16cid:durableId="2044203792">
    <w:abstractNumId w:val="5"/>
  </w:num>
  <w:num w:numId="29" w16cid:durableId="1013339306">
    <w:abstractNumId w:val="27"/>
  </w:num>
  <w:num w:numId="30" w16cid:durableId="525096589">
    <w:abstractNumId w:val="4"/>
  </w:num>
  <w:num w:numId="31" w16cid:durableId="932977536">
    <w:abstractNumId w:val="11"/>
  </w:num>
  <w:num w:numId="32" w16cid:durableId="2103183724">
    <w:abstractNumId w:val="7"/>
  </w:num>
  <w:num w:numId="33" w16cid:durableId="1748182800">
    <w:abstractNumId w:val="21"/>
  </w:num>
  <w:num w:numId="34" w16cid:durableId="477721436">
    <w:abstractNumId w:val="29"/>
  </w:num>
  <w:num w:numId="35" w16cid:durableId="918708226">
    <w:abstractNumId w:val="36"/>
  </w:num>
  <w:num w:numId="36" w16cid:durableId="161286155">
    <w:abstractNumId w:val="22"/>
  </w:num>
  <w:num w:numId="37" w16cid:durableId="1923030162">
    <w:abstractNumId w:val="35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300"/>
    <w:rsid w:val="000003C0"/>
    <w:rsid w:val="000007CF"/>
    <w:rsid w:val="000014D3"/>
    <w:rsid w:val="0000156D"/>
    <w:rsid w:val="0000246D"/>
    <w:rsid w:val="000024BA"/>
    <w:rsid w:val="00002757"/>
    <w:rsid w:val="00002894"/>
    <w:rsid w:val="000028A9"/>
    <w:rsid w:val="000029C5"/>
    <w:rsid w:val="00002E57"/>
    <w:rsid w:val="00002FB8"/>
    <w:rsid w:val="00003A40"/>
    <w:rsid w:val="00003A55"/>
    <w:rsid w:val="00003DB3"/>
    <w:rsid w:val="00003E82"/>
    <w:rsid w:val="000040EC"/>
    <w:rsid w:val="00004551"/>
    <w:rsid w:val="00004667"/>
    <w:rsid w:val="00004788"/>
    <w:rsid w:val="00004819"/>
    <w:rsid w:val="0000482F"/>
    <w:rsid w:val="000048BD"/>
    <w:rsid w:val="00004E1F"/>
    <w:rsid w:val="00004E9D"/>
    <w:rsid w:val="00004F35"/>
    <w:rsid w:val="000056E6"/>
    <w:rsid w:val="000057C6"/>
    <w:rsid w:val="00005939"/>
    <w:rsid w:val="000059F5"/>
    <w:rsid w:val="00005A14"/>
    <w:rsid w:val="00005A85"/>
    <w:rsid w:val="00005ECB"/>
    <w:rsid w:val="00006059"/>
    <w:rsid w:val="000061CA"/>
    <w:rsid w:val="000063F5"/>
    <w:rsid w:val="0000670B"/>
    <w:rsid w:val="00006A25"/>
    <w:rsid w:val="00006A62"/>
    <w:rsid w:val="00006A87"/>
    <w:rsid w:val="00006B1B"/>
    <w:rsid w:val="00006B54"/>
    <w:rsid w:val="000075F0"/>
    <w:rsid w:val="00007616"/>
    <w:rsid w:val="00007808"/>
    <w:rsid w:val="00007BA2"/>
    <w:rsid w:val="00007D69"/>
    <w:rsid w:val="00010353"/>
    <w:rsid w:val="000103A0"/>
    <w:rsid w:val="00010437"/>
    <w:rsid w:val="000105EF"/>
    <w:rsid w:val="000107F2"/>
    <w:rsid w:val="00010CA4"/>
    <w:rsid w:val="00010DAF"/>
    <w:rsid w:val="00010F8B"/>
    <w:rsid w:val="000111FF"/>
    <w:rsid w:val="00011690"/>
    <w:rsid w:val="00012162"/>
    <w:rsid w:val="000123B8"/>
    <w:rsid w:val="000123E4"/>
    <w:rsid w:val="000127B5"/>
    <w:rsid w:val="00012C5B"/>
    <w:rsid w:val="00013106"/>
    <w:rsid w:val="000131CE"/>
    <w:rsid w:val="000132C6"/>
    <w:rsid w:val="000132CD"/>
    <w:rsid w:val="0001383D"/>
    <w:rsid w:val="00013994"/>
    <w:rsid w:val="00013BB8"/>
    <w:rsid w:val="00013C5F"/>
    <w:rsid w:val="00013C91"/>
    <w:rsid w:val="00014146"/>
    <w:rsid w:val="0001457A"/>
    <w:rsid w:val="00014B84"/>
    <w:rsid w:val="00014C21"/>
    <w:rsid w:val="00014D81"/>
    <w:rsid w:val="00014E6C"/>
    <w:rsid w:val="00015053"/>
    <w:rsid w:val="000152AB"/>
    <w:rsid w:val="0001546C"/>
    <w:rsid w:val="00015EDC"/>
    <w:rsid w:val="00015EFA"/>
    <w:rsid w:val="000165E9"/>
    <w:rsid w:val="0001663F"/>
    <w:rsid w:val="000167C5"/>
    <w:rsid w:val="00016AE4"/>
    <w:rsid w:val="00016D78"/>
    <w:rsid w:val="00016E4A"/>
    <w:rsid w:val="0001720E"/>
    <w:rsid w:val="0001733A"/>
    <w:rsid w:val="000173CF"/>
    <w:rsid w:val="000174C0"/>
    <w:rsid w:val="0001778F"/>
    <w:rsid w:val="00017D82"/>
    <w:rsid w:val="00020027"/>
    <w:rsid w:val="00020562"/>
    <w:rsid w:val="000205FC"/>
    <w:rsid w:val="000206E5"/>
    <w:rsid w:val="000208E6"/>
    <w:rsid w:val="00020A1D"/>
    <w:rsid w:val="00020AD4"/>
    <w:rsid w:val="00020C45"/>
    <w:rsid w:val="00020FD0"/>
    <w:rsid w:val="00020FD2"/>
    <w:rsid w:val="00021183"/>
    <w:rsid w:val="0002125B"/>
    <w:rsid w:val="0002156D"/>
    <w:rsid w:val="000215D6"/>
    <w:rsid w:val="00021812"/>
    <w:rsid w:val="000223B7"/>
    <w:rsid w:val="00022F43"/>
    <w:rsid w:val="00023092"/>
    <w:rsid w:val="0002370E"/>
    <w:rsid w:val="00023ED9"/>
    <w:rsid w:val="00024662"/>
    <w:rsid w:val="00024732"/>
    <w:rsid w:val="00024C59"/>
    <w:rsid w:val="00024C86"/>
    <w:rsid w:val="00024D06"/>
    <w:rsid w:val="0002500A"/>
    <w:rsid w:val="00025061"/>
    <w:rsid w:val="00025287"/>
    <w:rsid w:val="000254A2"/>
    <w:rsid w:val="000255E5"/>
    <w:rsid w:val="00025EC3"/>
    <w:rsid w:val="000261F2"/>
    <w:rsid w:val="0002623A"/>
    <w:rsid w:val="000269B3"/>
    <w:rsid w:val="000269CC"/>
    <w:rsid w:val="00026AAF"/>
    <w:rsid w:val="00026B51"/>
    <w:rsid w:val="00026BDD"/>
    <w:rsid w:val="00026ECB"/>
    <w:rsid w:val="00026FE4"/>
    <w:rsid w:val="0002710F"/>
    <w:rsid w:val="0002735A"/>
    <w:rsid w:val="00027395"/>
    <w:rsid w:val="00027618"/>
    <w:rsid w:val="00027CF7"/>
    <w:rsid w:val="00027E08"/>
    <w:rsid w:val="00027E51"/>
    <w:rsid w:val="00027E7F"/>
    <w:rsid w:val="00027FA1"/>
    <w:rsid w:val="00030100"/>
    <w:rsid w:val="00030E9E"/>
    <w:rsid w:val="00030FC2"/>
    <w:rsid w:val="000313B3"/>
    <w:rsid w:val="00031B5D"/>
    <w:rsid w:val="0003205C"/>
    <w:rsid w:val="000322B3"/>
    <w:rsid w:val="0003231B"/>
    <w:rsid w:val="000324B6"/>
    <w:rsid w:val="00032605"/>
    <w:rsid w:val="0003262D"/>
    <w:rsid w:val="00032771"/>
    <w:rsid w:val="00032E81"/>
    <w:rsid w:val="000333D1"/>
    <w:rsid w:val="00033444"/>
    <w:rsid w:val="0003378C"/>
    <w:rsid w:val="00033AD3"/>
    <w:rsid w:val="00033DD1"/>
    <w:rsid w:val="0003406A"/>
    <w:rsid w:val="000340B7"/>
    <w:rsid w:val="00034249"/>
    <w:rsid w:val="0003433B"/>
    <w:rsid w:val="0003440F"/>
    <w:rsid w:val="0003449E"/>
    <w:rsid w:val="000344BF"/>
    <w:rsid w:val="00034D1B"/>
    <w:rsid w:val="00034D43"/>
    <w:rsid w:val="000350A0"/>
    <w:rsid w:val="000351A8"/>
    <w:rsid w:val="000352C5"/>
    <w:rsid w:val="00035540"/>
    <w:rsid w:val="000359F1"/>
    <w:rsid w:val="00035CF8"/>
    <w:rsid w:val="00036000"/>
    <w:rsid w:val="00036018"/>
    <w:rsid w:val="000360A1"/>
    <w:rsid w:val="00036152"/>
    <w:rsid w:val="000362CC"/>
    <w:rsid w:val="000366AE"/>
    <w:rsid w:val="00036988"/>
    <w:rsid w:val="000370A2"/>
    <w:rsid w:val="0003710E"/>
    <w:rsid w:val="00037333"/>
    <w:rsid w:val="0003740B"/>
    <w:rsid w:val="00037A0F"/>
    <w:rsid w:val="00037B79"/>
    <w:rsid w:val="000404C2"/>
    <w:rsid w:val="0004061C"/>
    <w:rsid w:val="000407B6"/>
    <w:rsid w:val="00040A84"/>
    <w:rsid w:val="00040B92"/>
    <w:rsid w:val="00040EEB"/>
    <w:rsid w:val="00041C92"/>
    <w:rsid w:val="00041D0E"/>
    <w:rsid w:val="0004258B"/>
    <w:rsid w:val="00042D66"/>
    <w:rsid w:val="00042FBB"/>
    <w:rsid w:val="00043785"/>
    <w:rsid w:val="00043832"/>
    <w:rsid w:val="00043DBA"/>
    <w:rsid w:val="00044068"/>
    <w:rsid w:val="000440D6"/>
    <w:rsid w:val="0004416B"/>
    <w:rsid w:val="00044799"/>
    <w:rsid w:val="000449A2"/>
    <w:rsid w:val="00044C50"/>
    <w:rsid w:val="00044FC6"/>
    <w:rsid w:val="0004510B"/>
    <w:rsid w:val="000451E6"/>
    <w:rsid w:val="00045376"/>
    <w:rsid w:val="00045494"/>
    <w:rsid w:val="0004572F"/>
    <w:rsid w:val="000457A6"/>
    <w:rsid w:val="00045864"/>
    <w:rsid w:val="00045ADE"/>
    <w:rsid w:val="00045B42"/>
    <w:rsid w:val="00045C69"/>
    <w:rsid w:val="00045E88"/>
    <w:rsid w:val="000463BE"/>
    <w:rsid w:val="000466B3"/>
    <w:rsid w:val="00046729"/>
    <w:rsid w:val="00046ADC"/>
    <w:rsid w:val="00046B6E"/>
    <w:rsid w:val="000471B9"/>
    <w:rsid w:val="0004720D"/>
    <w:rsid w:val="0004753C"/>
    <w:rsid w:val="000476C3"/>
    <w:rsid w:val="00047FC7"/>
    <w:rsid w:val="000507C1"/>
    <w:rsid w:val="00050C69"/>
    <w:rsid w:val="00050D89"/>
    <w:rsid w:val="0005109C"/>
    <w:rsid w:val="000510B7"/>
    <w:rsid w:val="00051C6F"/>
    <w:rsid w:val="00051EA0"/>
    <w:rsid w:val="00051EF7"/>
    <w:rsid w:val="00052298"/>
    <w:rsid w:val="00052690"/>
    <w:rsid w:val="000527B5"/>
    <w:rsid w:val="0005283E"/>
    <w:rsid w:val="00052A31"/>
    <w:rsid w:val="00052BB7"/>
    <w:rsid w:val="00052F7F"/>
    <w:rsid w:val="000532E5"/>
    <w:rsid w:val="0005353C"/>
    <w:rsid w:val="00053A9D"/>
    <w:rsid w:val="00053E1F"/>
    <w:rsid w:val="00054000"/>
    <w:rsid w:val="0005446C"/>
    <w:rsid w:val="000545BD"/>
    <w:rsid w:val="0005468A"/>
    <w:rsid w:val="0005478B"/>
    <w:rsid w:val="0005488E"/>
    <w:rsid w:val="000548D8"/>
    <w:rsid w:val="00054916"/>
    <w:rsid w:val="00054A8A"/>
    <w:rsid w:val="00054C7F"/>
    <w:rsid w:val="00054E40"/>
    <w:rsid w:val="00054EF3"/>
    <w:rsid w:val="00055018"/>
    <w:rsid w:val="000550ED"/>
    <w:rsid w:val="00055166"/>
    <w:rsid w:val="00055289"/>
    <w:rsid w:val="00055449"/>
    <w:rsid w:val="00055C1F"/>
    <w:rsid w:val="00055C58"/>
    <w:rsid w:val="000563A6"/>
    <w:rsid w:val="00056414"/>
    <w:rsid w:val="0005659C"/>
    <w:rsid w:val="00057271"/>
    <w:rsid w:val="000572E2"/>
    <w:rsid w:val="00057330"/>
    <w:rsid w:val="000579AC"/>
    <w:rsid w:val="00057A14"/>
    <w:rsid w:val="00057AB9"/>
    <w:rsid w:val="0006018F"/>
    <w:rsid w:val="000601B1"/>
    <w:rsid w:val="000602B1"/>
    <w:rsid w:val="000609DF"/>
    <w:rsid w:val="00060CBE"/>
    <w:rsid w:val="00060EA0"/>
    <w:rsid w:val="00061126"/>
    <w:rsid w:val="00061418"/>
    <w:rsid w:val="000618E3"/>
    <w:rsid w:val="00061D26"/>
    <w:rsid w:val="00061E7C"/>
    <w:rsid w:val="00061F43"/>
    <w:rsid w:val="000621F0"/>
    <w:rsid w:val="00062500"/>
    <w:rsid w:val="00062DA6"/>
    <w:rsid w:val="00063066"/>
    <w:rsid w:val="0006349C"/>
    <w:rsid w:val="000637EB"/>
    <w:rsid w:val="00063BD2"/>
    <w:rsid w:val="00063E2E"/>
    <w:rsid w:val="00064037"/>
    <w:rsid w:val="000646FC"/>
    <w:rsid w:val="00064A44"/>
    <w:rsid w:val="00064AAC"/>
    <w:rsid w:val="00065DB5"/>
    <w:rsid w:val="00066076"/>
    <w:rsid w:val="00066459"/>
    <w:rsid w:val="00066780"/>
    <w:rsid w:val="00066A7A"/>
    <w:rsid w:val="00066ED6"/>
    <w:rsid w:val="00066FD3"/>
    <w:rsid w:val="00067006"/>
    <w:rsid w:val="0006733E"/>
    <w:rsid w:val="000676BA"/>
    <w:rsid w:val="000679B8"/>
    <w:rsid w:val="00067BCA"/>
    <w:rsid w:val="00067C1D"/>
    <w:rsid w:val="00067D4D"/>
    <w:rsid w:val="00067F04"/>
    <w:rsid w:val="000701C5"/>
    <w:rsid w:val="0007080E"/>
    <w:rsid w:val="000709DA"/>
    <w:rsid w:val="000709FD"/>
    <w:rsid w:val="00070BF7"/>
    <w:rsid w:val="00070BF9"/>
    <w:rsid w:val="00070DDA"/>
    <w:rsid w:val="0007190B"/>
    <w:rsid w:val="00071EA3"/>
    <w:rsid w:val="000722CA"/>
    <w:rsid w:val="000724A0"/>
    <w:rsid w:val="00072572"/>
    <w:rsid w:val="000725C0"/>
    <w:rsid w:val="00072762"/>
    <w:rsid w:val="0007280C"/>
    <w:rsid w:val="000728D6"/>
    <w:rsid w:val="00072902"/>
    <w:rsid w:val="00072B85"/>
    <w:rsid w:val="00072E85"/>
    <w:rsid w:val="00072F00"/>
    <w:rsid w:val="00073029"/>
    <w:rsid w:val="000731EC"/>
    <w:rsid w:val="00073214"/>
    <w:rsid w:val="00073430"/>
    <w:rsid w:val="00073C41"/>
    <w:rsid w:val="00073D8F"/>
    <w:rsid w:val="00073E51"/>
    <w:rsid w:val="00073E54"/>
    <w:rsid w:val="00073F05"/>
    <w:rsid w:val="000741A5"/>
    <w:rsid w:val="000744B3"/>
    <w:rsid w:val="00074589"/>
    <w:rsid w:val="00074614"/>
    <w:rsid w:val="00074BDD"/>
    <w:rsid w:val="00074DDD"/>
    <w:rsid w:val="00075409"/>
    <w:rsid w:val="000757B2"/>
    <w:rsid w:val="00075BB5"/>
    <w:rsid w:val="00075D3D"/>
    <w:rsid w:val="00075F42"/>
    <w:rsid w:val="00076199"/>
    <w:rsid w:val="0007633D"/>
    <w:rsid w:val="0007688E"/>
    <w:rsid w:val="000768B7"/>
    <w:rsid w:val="00076D4B"/>
    <w:rsid w:val="00076DC7"/>
    <w:rsid w:val="0007719A"/>
    <w:rsid w:val="000773BC"/>
    <w:rsid w:val="00077542"/>
    <w:rsid w:val="000776D9"/>
    <w:rsid w:val="000779F3"/>
    <w:rsid w:val="00077A0D"/>
    <w:rsid w:val="00077F3B"/>
    <w:rsid w:val="00080435"/>
    <w:rsid w:val="000809EA"/>
    <w:rsid w:val="00080B39"/>
    <w:rsid w:val="00080BA0"/>
    <w:rsid w:val="00080E65"/>
    <w:rsid w:val="00081085"/>
    <w:rsid w:val="0008117B"/>
    <w:rsid w:val="00081738"/>
    <w:rsid w:val="00081774"/>
    <w:rsid w:val="00082074"/>
    <w:rsid w:val="00082A5B"/>
    <w:rsid w:val="00082A77"/>
    <w:rsid w:val="00082AD3"/>
    <w:rsid w:val="00082CC4"/>
    <w:rsid w:val="00082CF7"/>
    <w:rsid w:val="00082E3D"/>
    <w:rsid w:val="00082E5A"/>
    <w:rsid w:val="00083427"/>
    <w:rsid w:val="0008372F"/>
    <w:rsid w:val="000837B8"/>
    <w:rsid w:val="00083A3E"/>
    <w:rsid w:val="00083C28"/>
    <w:rsid w:val="000846AE"/>
    <w:rsid w:val="0008476F"/>
    <w:rsid w:val="000849AB"/>
    <w:rsid w:val="00084A2E"/>
    <w:rsid w:val="00084A9D"/>
    <w:rsid w:val="0008598B"/>
    <w:rsid w:val="00085AA7"/>
    <w:rsid w:val="00086682"/>
    <w:rsid w:val="00086BE4"/>
    <w:rsid w:val="000874E9"/>
    <w:rsid w:val="0008785E"/>
    <w:rsid w:val="0008790A"/>
    <w:rsid w:val="0008791C"/>
    <w:rsid w:val="00087CB7"/>
    <w:rsid w:val="00087DB6"/>
    <w:rsid w:val="00087E71"/>
    <w:rsid w:val="00087EBA"/>
    <w:rsid w:val="00090192"/>
    <w:rsid w:val="00090320"/>
    <w:rsid w:val="000907CD"/>
    <w:rsid w:val="000915DB"/>
    <w:rsid w:val="00091650"/>
    <w:rsid w:val="00091B54"/>
    <w:rsid w:val="00091ECE"/>
    <w:rsid w:val="00092019"/>
    <w:rsid w:val="00092029"/>
    <w:rsid w:val="00092039"/>
    <w:rsid w:val="000922F6"/>
    <w:rsid w:val="000923C2"/>
    <w:rsid w:val="000923F5"/>
    <w:rsid w:val="0009240F"/>
    <w:rsid w:val="00092439"/>
    <w:rsid w:val="00092A6E"/>
    <w:rsid w:val="00092DE4"/>
    <w:rsid w:val="00093619"/>
    <w:rsid w:val="00093680"/>
    <w:rsid w:val="000936E6"/>
    <w:rsid w:val="00093862"/>
    <w:rsid w:val="00093A43"/>
    <w:rsid w:val="00093C31"/>
    <w:rsid w:val="0009406F"/>
    <w:rsid w:val="00094109"/>
    <w:rsid w:val="0009436C"/>
    <w:rsid w:val="00094731"/>
    <w:rsid w:val="00095026"/>
    <w:rsid w:val="0009550A"/>
    <w:rsid w:val="00095B97"/>
    <w:rsid w:val="00095E82"/>
    <w:rsid w:val="00096122"/>
    <w:rsid w:val="00096C96"/>
    <w:rsid w:val="00097026"/>
    <w:rsid w:val="0009712A"/>
    <w:rsid w:val="00097487"/>
    <w:rsid w:val="00097634"/>
    <w:rsid w:val="00097F51"/>
    <w:rsid w:val="000A01C4"/>
    <w:rsid w:val="000A06E6"/>
    <w:rsid w:val="000A0EFE"/>
    <w:rsid w:val="000A154D"/>
    <w:rsid w:val="000A1671"/>
    <w:rsid w:val="000A19F1"/>
    <w:rsid w:val="000A1F34"/>
    <w:rsid w:val="000A2155"/>
    <w:rsid w:val="000A22F3"/>
    <w:rsid w:val="000A2947"/>
    <w:rsid w:val="000A29A5"/>
    <w:rsid w:val="000A31E6"/>
    <w:rsid w:val="000A3213"/>
    <w:rsid w:val="000A33A5"/>
    <w:rsid w:val="000A33C5"/>
    <w:rsid w:val="000A3738"/>
    <w:rsid w:val="000A37C6"/>
    <w:rsid w:val="000A3859"/>
    <w:rsid w:val="000A38E6"/>
    <w:rsid w:val="000A39B3"/>
    <w:rsid w:val="000A3EF1"/>
    <w:rsid w:val="000A3F4C"/>
    <w:rsid w:val="000A42F1"/>
    <w:rsid w:val="000A458C"/>
    <w:rsid w:val="000A472E"/>
    <w:rsid w:val="000A4923"/>
    <w:rsid w:val="000A4F87"/>
    <w:rsid w:val="000A50D9"/>
    <w:rsid w:val="000A51E8"/>
    <w:rsid w:val="000A565E"/>
    <w:rsid w:val="000A56A1"/>
    <w:rsid w:val="000A59BC"/>
    <w:rsid w:val="000A5F53"/>
    <w:rsid w:val="000A6615"/>
    <w:rsid w:val="000A6A1E"/>
    <w:rsid w:val="000A6D29"/>
    <w:rsid w:val="000A71DB"/>
    <w:rsid w:val="000A7522"/>
    <w:rsid w:val="000A7551"/>
    <w:rsid w:val="000A7850"/>
    <w:rsid w:val="000A7CC4"/>
    <w:rsid w:val="000B0129"/>
    <w:rsid w:val="000B0417"/>
    <w:rsid w:val="000B0C28"/>
    <w:rsid w:val="000B0D46"/>
    <w:rsid w:val="000B0DD2"/>
    <w:rsid w:val="000B109A"/>
    <w:rsid w:val="000B17F3"/>
    <w:rsid w:val="000B24EB"/>
    <w:rsid w:val="000B2877"/>
    <w:rsid w:val="000B29C3"/>
    <w:rsid w:val="000B2B4D"/>
    <w:rsid w:val="000B2B57"/>
    <w:rsid w:val="000B2DE9"/>
    <w:rsid w:val="000B31A7"/>
    <w:rsid w:val="000B31F8"/>
    <w:rsid w:val="000B3471"/>
    <w:rsid w:val="000B3544"/>
    <w:rsid w:val="000B3588"/>
    <w:rsid w:val="000B3682"/>
    <w:rsid w:val="000B3AB1"/>
    <w:rsid w:val="000B3B7D"/>
    <w:rsid w:val="000B3D1D"/>
    <w:rsid w:val="000B3F99"/>
    <w:rsid w:val="000B40D4"/>
    <w:rsid w:val="000B424E"/>
    <w:rsid w:val="000B465D"/>
    <w:rsid w:val="000B4662"/>
    <w:rsid w:val="000B46B0"/>
    <w:rsid w:val="000B57E4"/>
    <w:rsid w:val="000B57F1"/>
    <w:rsid w:val="000B586D"/>
    <w:rsid w:val="000B58C2"/>
    <w:rsid w:val="000B5E79"/>
    <w:rsid w:val="000B5E7D"/>
    <w:rsid w:val="000B6194"/>
    <w:rsid w:val="000B6A53"/>
    <w:rsid w:val="000B6CFD"/>
    <w:rsid w:val="000B6D12"/>
    <w:rsid w:val="000B6E2C"/>
    <w:rsid w:val="000B71BA"/>
    <w:rsid w:val="000B74CD"/>
    <w:rsid w:val="000B79B2"/>
    <w:rsid w:val="000B7B78"/>
    <w:rsid w:val="000B7BA8"/>
    <w:rsid w:val="000C0040"/>
    <w:rsid w:val="000C00E4"/>
    <w:rsid w:val="000C123D"/>
    <w:rsid w:val="000C15DB"/>
    <w:rsid w:val="000C28B8"/>
    <w:rsid w:val="000C2AC2"/>
    <w:rsid w:val="000C2C3C"/>
    <w:rsid w:val="000C2D0E"/>
    <w:rsid w:val="000C2E42"/>
    <w:rsid w:val="000C2F66"/>
    <w:rsid w:val="000C304C"/>
    <w:rsid w:val="000C3215"/>
    <w:rsid w:val="000C3B24"/>
    <w:rsid w:val="000C3CF9"/>
    <w:rsid w:val="000C3E50"/>
    <w:rsid w:val="000C3E92"/>
    <w:rsid w:val="000C3F01"/>
    <w:rsid w:val="000C3F47"/>
    <w:rsid w:val="000C417E"/>
    <w:rsid w:val="000C4813"/>
    <w:rsid w:val="000C4978"/>
    <w:rsid w:val="000C4C3F"/>
    <w:rsid w:val="000C522A"/>
    <w:rsid w:val="000C5292"/>
    <w:rsid w:val="000C535A"/>
    <w:rsid w:val="000C5498"/>
    <w:rsid w:val="000C577D"/>
    <w:rsid w:val="000C5AF5"/>
    <w:rsid w:val="000C5D2A"/>
    <w:rsid w:val="000C5E12"/>
    <w:rsid w:val="000C5E23"/>
    <w:rsid w:val="000C5FB4"/>
    <w:rsid w:val="000C661E"/>
    <w:rsid w:val="000C689F"/>
    <w:rsid w:val="000C6EB5"/>
    <w:rsid w:val="000C71A6"/>
    <w:rsid w:val="000C74D4"/>
    <w:rsid w:val="000C77B7"/>
    <w:rsid w:val="000C7BEC"/>
    <w:rsid w:val="000C7C74"/>
    <w:rsid w:val="000C7FB1"/>
    <w:rsid w:val="000C7FB6"/>
    <w:rsid w:val="000D007B"/>
    <w:rsid w:val="000D0607"/>
    <w:rsid w:val="000D0621"/>
    <w:rsid w:val="000D069C"/>
    <w:rsid w:val="000D079E"/>
    <w:rsid w:val="000D111A"/>
    <w:rsid w:val="000D193C"/>
    <w:rsid w:val="000D1C09"/>
    <w:rsid w:val="000D1E0C"/>
    <w:rsid w:val="000D2412"/>
    <w:rsid w:val="000D2D9A"/>
    <w:rsid w:val="000D2FDB"/>
    <w:rsid w:val="000D2FF3"/>
    <w:rsid w:val="000D300A"/>
    <w:rsid w:val="000D313B"/>
    <w:rsid w:val="000D32CF"/>
    <w:rsid w:val="000D3577"/>
    <w:rsid w:val="000D37BE"/>
    <w:rsid w:val="000D4081"/>
    <w:rsid w:val="000D4241"/>
    <w:rsid w:val="000D508D"/>
    <w:rsid w:val="000D5156"/>
    <w:rsid w:val="000D517D"/>
    <w:rsid w:val="000D5353"/>
    <w:rsid w:val="000D535F"/>
    <w:rsid w:val="000D54A8"/>
    <w:rsid w:val="000D5529"/>
    <w:rsid w:val="000D55BC"/>
    <w:rsid w:val="000D592C"/>
    <w:rsid w:val="000D5B97"/>
    <w:rsid w:val="000D5DA2"/>
    <w:rsid w:val="000D6368"/>
    <w:rsid w:val="000D6445"/>
    <w:rsid w:val="000D6525"/>
    <w:rsid w:val="000D6652"/>
    <w:rsid w:val="000D6985"/>
    <w:rsid w:val="000D6A5D"/>
    <w:rsid w:val="000D6C07"/>
    <w:rsid w:val="000D6D00"/>
    <w:rsid w:val="000D6F33"/>
    <w:rsid w:val="000D6F70"/>
    <w:rsid w:val="000D7343"/>
    <w:rsid w:val="000D7625"/>
    <w:rsid w:val="000D7AA8"/>
    <w:rsid w:val="000D7E80"/>
    <w:rsid w:val="000D7EFD"/>
    <w:rsid w:val="000E000C"/>
    <w:rsid w:val="000E0FBD"/>
    <w:rsid w:val="000E1357"/>
    <w:rsid w:val="000E1B8B"/>
    <w:rsid w:val="000E1B95"/>
    <w:rsid w:val="000E1D23"/>
    <w:rsid w:val="000E1F78"/>
    <w:rsid w:val="000E1FF1"/>
    <w:rsid w:val="000E21F0"/>
    <w:rsid w:val="000E22FF"/>
    <w:rsid w:val="000E2483"/>
    <w:rsid w:val="000E24C1"/>
    <w:rsid w:val="000E2790"/>
    <w:rsid w:val="000E2C16"/>
    <w:rsid w:val="000E2D1E"/>
    <w:rsid w:val="000E316B"/>
    <w:rsid w:val="000E34C3"/>
    <w:rsid w:val="000E4277"/>
    <w:rsid w:val="000E42DE"/>
    <w:rsid w:val="000E4A8E"/>
    <w:rsid w:val="000E4B8D"/>
    <w:rsid w:val="000E5098"/>
    <w:rsid w:val="000E514D"/>
    <w:rsid w:val="000E51B1"/>
    <w:rsid w:val="000E5223"/>
    <w:rsid w:val="000E52A1"/>
    <w:rsid w:val="000E5686"/>
    <w:rsid w:val="000E572C"/>
    <w:rsid w:val="000E5D3A"/>
    <w:rsid w:val="000E5F8D"/>
    <w:rsid w:val="000E6042"/>
    <w:rsid w:val="000E6372"/>
    <w:rsid w:val="000E64AB"/>
    <w:rsid w:val="000E652E"/>
    <w:rsid w:val="000E67E1"/>
    <w:rsid w:val="000E6825"/>
    <w:rsid w:val="000E6A70"/>
    <w:rsid w:val="000E6D1B"/>
    <w:rsid w:val="000E6E3A"/>
    <w:rsid w:val="000E7387"/>
    <w:rsid w:val="000E78D7"/>
    <w:rsid w:val="000E7E74"/>
    <w:rsid w:val="000F0358"/>
    <w:rsid w:val="000F03F9"/>
    <w:rsid w:val="000F0515"/>
    <w:rsid w:val="000F0BEF"/>
    <w:rsid w:val="000F1147"/>
    <w:rsid w:val="000F12CF"/>
    <w:rsid w:val="000F142E"/>
    <w:rsid w:val="000F15BC"/>
    <w:rsid w:val="000F168B"/>
    <w:rsid w:val="000F1B43"/>
    <w:rsid w:val="000F1EE8"/>
    <w:rsid w:val="000F2531"/>
    <w:rsid w:val="000F2694"/>
    <w:rsid w:val="000F2958"/>
    <w:rsid w:val="000F29F0"/>
    <w:rsid w:val="000F2A7E"/>
    <w:rsid w:val="000F2F96"/>
    <w:rsid w:val="000F320D"/>
    <w:rsid w:val="000F328B"/>
    <w:rsid w:val="000F3559"/>
    <w:rsid w:val="000F3569"/>
    <w:rsid w:val="000F37B2"/>
    <w:rsid w:val="000F3A00"/>
    <w:rsid w:val="000F3A94"/>
    <w:rsid w:val="000F3D45"/>
    <w:rsid w:val="000F3EF3"/>
    <w:rsid w:val="000F42DA"/>
    <w:rsid w:val="000F4816"/>
    <w:rsid w:val="000F4BB5"/>
    <w:rsid w:val="000F5976"/>
    <w:rsid w:val="000F59C1"/>
    <w:rsid w:val="000F5CBA"/>
    <w:rsid w:val="000F5ECD"/>
    <w:rsid w:val="000F6332"/>
    <w:rsid w:val="000F782E"/>
    <w:rsid w:val="000F7B4C"/>
    <w:rsid w:val="000F7E62"/>
    <w:rsid w:val="00100055"/>
    <w:rsid w:val="001000AB"/>
    <w:rsid w:val="001002BD"/>
    <w:rsid w:val="00100302"/>
    <w:rsid w:val="00100645"/>
    <w:rsid w:val="001007EC"/>
    <w:rsid w:val="00100915"/>
    <w:rsid w:val="00100952"/>
    <w:rsid w:val="00100A17"/>
    <w:rsid w:val="00100AF3"/>
    <w:rsid w:val="00100DE8"/>
    <w:rsid w:val="001014EC"/>
    <w:rsid w:val="00101794"/>
    <w:rsid w:val="00101985"/>
    <w:rsid w:val="001019FD"/>
    <w:rsid w:val="00101FC3"/>
    <w:rsid w:val="001021F5"/>
    <w:rsid w:val="001022E8"/>
    <w:rsid w:val="00102CC9"/>
    <w:rsid w:val="00102F0C"/>
    <w:rsid w:val="00103008"/>
    <w:rsid w:val="0010321B"/>
    <w:rsid w:val="00103403"/>
    <w:rsid w:val="00103476"/>
    <w:rsid w:val="00104496"/>
    <w:rsid w:val="00104815"/>
    <w:rsid w:val="00104AE4"/>
    <w:rsid w:val="00104BA2"/>
    <w:rsid w:val="001051B2"/>
    <w:rsid w:val="001052D8"/>
    <w:rsid w:val="001055A6"/>
    <w:rsid w:val="00105853"/>
    <w:rsid w:val="00106117"/>
    <w:rsid w:val="001063E3"/>
    <w:rsid w:val="001069FA"/>
    <w:rsid w:val="00106D24"/>
    <w:rsid w:val="0010731C"/>
    <w:rsid w:val="00107B69"/>
    <w:rsid w:val="00107DF2"/>
    <w:rsid w:val="00107F1A"/>
    <w:rsid w:val="00110262"/>
    <w:rsid w:val="001108F7"/>
    <w:rsid w:val="00110CD1"/>
    <w:rsid w:val="00110DEB"/>
    <w:rsid w:val="00110E64"/>
    <w:rsid w:val="00110E91"/>
    <w:rsid w:val="0011105B"/>
    <w:rsid w:val="00111086"/>
    <w:rsid w:val="00111499"/>
    <w:rsid w:val="00111534"/>
    <w:rsid w:val="00111BFE"/>
    <w:rsid w:val="00111D1B"/>
    <w:rsid w:val="00111EB5"/>
    <w:rsid w:val="001120A6"/>
    <w:rsid w:val="001126F9"/>
    <w:rsid w:val="00112786"/>
    <w:rsid w:val="00112941"/>
    <w:rsid w:val="00112943"/>
    <w:rsid w:val="00112DBF"/>
    <w:rsid w:val="00113515"/>
    <w:rsid w:val="00113688"/>
    <w:rsid w:val="0011373A"/>
    <w:rsid w:val="0011388F"/>
    <w:rsid w:val="001138AD"/>
    <w:rsid w:val="00113A27"/>
    <w:rsid w:val="00113A7A"/>
    <w:rsid w:val="00113B6B"/>
    <w:rsid w:val="00113C80"/>
    <w:rsid w:val="00113E35"/>
    <w:rsid w:val="00113E50"/>
    <w:rsid w:val="00113E86"/>
    <w:rsid w:val="00113EA8"/>
    <w:rsid w:val="00114254"/>
    <w:rsid w:val="00114656"/>
    <w:rsid w:val="0011497F"/>
    <w:rsid w:val="001149E8"/>
    <w:rsid w:val="00114DCF"/>
    <w:rsid w:val="00114EBD"/>
    <w:rsid w:val="0011550A"/>
    <w:rsid w:val="00115864"/>
    <w:rsid w:val="00115A7C"/>
    <w:rsid w:val="00115E62"/>
    <w:rsid w:val="0011664D"/>
    <w:rsid w:val="00116D1C"/>
    <w:rsid w:val="0011745D"/>
    <w:rsid w:val="00117803"/>
    <w:rsid w:val="00117DB8"/>
    <w:rsid w:val="00117F75"/>
    <w:rsid w:val="00117FE6"/>
    <w:rsid w:val="00120232"/>
    <w:rsid w:val="001202D4"/>
    <w:rsid w:val="00120588"/>
    <w:rsid w:val="0012080F"/>
    <w:rsid w:val="001208E3"/>
    <w:rsid w:val="00120984"/>
    <w:rsid w:val="00120DCE"/>
    <w:rsid w:val="00120DF3"/>
    <w:rsid w:val="00120E8B"/>
    <w:rsid w:val="00121242"/>
    <w:rsid w:val="00121441"/>
    <w:rsid w:val="00121751"/>
    <w:rsid w:val="00121DB1"/>
    <w:rsid w:val="00121F45"/>
    <w:rsid w:val="001223E7"/>
    <w:rsid w:val="00122529"/>
    <w:rsid w:val="00122728"/>
    <w:rsid w:val="001232BC"/>
    <w:rsid w:val="00123319"/>
    <w:rsid w:val="00123A1E"/>
    <w:rsid w:val="001240CE"/>
    <w:rsid w:val="00124112"/>
    <w:rsid w:val="0012422E"/>
    <w:rsid w:val="0012492E"/>
    <w:rsid w:val="00124B7D"/>
    <w:rsid w:val="00124C0F"/>
    <w:rsid w:val="00124D38"/>
    <w:rsid w:val="00124FBE"/>
    <w:rsid w:val="0012513B"/>
    <w:rsid w:val="0012533B"/>
    <w:rsid w:val="00125368"/>
    <w:rsid w:val="00125BB8"/>
    <w:rsid w:val="00125DE1"/>
    <w:rsid w:val="00125F1A"/>
    <w:rsid w:val="00125FE4"/>
    <w:rsid w:val="00126025"/>
    <w:rsid w:val="00126107"/>
    <w:rsid w:val="001265E7"/>
    <w:rsid w:val="0012664C"/>
    <w:rsid w:val="00126740"/>
    <w:rsid w:val="001267CB"/>
    <w:rsid w:val="0012689C"/>
    <w:rsid w:val="00126C1F"/>
    <w:rsid w:val="00126D1F"/>
    <w:rsid w:val="001273C4"/>
    <w:rsid w:val="0012775D"/>
    <w:rsid w:val="0012781E"/>
    <w:rsid w:val="00127B61"/>
    <w:rsid w:val="00127D2D"/>
    <w:rsid w:val="0013007A"/>
    <w:rsid w:val="001300B4"/>
    <w:rsid w:val="001301D1"/>
    <w:rsid w:val="00130298"/>
    <w:rsid w:val="0013039E"/>
    <w:rsid w:val="001305C5"/>
    <w:rsid w:val="0013064C"/>
    <w:rsid w:val="00130B2A"/>
    <w:rsid w:val="00130B42"/>
    <w:rsid w:val="00130CC0"/>
    <w:rsid w:val="0013100C"/>
    <w:rsid w:val="0013153F"/>
    <w:rsid w:val="00131695"/>
    <w:rsid w:val="00131814"/>
    <w:rsid w:val="001318C2"/>
    <w:rsid w:val="00131B93"/>
    <w:rsid w:val="00131D15"/>
    <w:rsid w:val="00132087"/>
    <w:rsid w:val="00132137"/>
    <w:rsid w:val="0013231F"/>
    <w:rsid w:val="001323F6"/>
    <w:rsid w:val="001324A7"/>
    <w:rsid w:val="00132722"/>
    <w:rsid w:val="00132840"/>
    <w:rsid w:val="0013288E"/>
    <w:rsid w:val="00132C85"/>
    <w:rsid w:val="00133010"/>
    <w:rsid w:val="0013321B"/>
    <w:rsid w:val="0013360D"/>
    <w:rsid w:val="00133731"/>
    <w:rsid w:val="00133848"/>
    <w:rsid w:val="00133D0F"/>
    <w:rsid w:val="00133F88"/>
    <w:rsid w:val="00134079"/>
    <w:rsid w:val="001340E5"/>
    <w:rsid w:val="001349BF"/>
    <w:rsid w:val="00134E29"/>
    <w:rsid w:val="001355CA"/>
    <w:rsid w:val="00135FD4"/>
    <w:rsid w:val="0013600F"/>
    <w:rsid w:val="0013602B"/>
    <w:rsid w:val="00136317"/>
    <w:rsid w:val="00136360"/>
    <w:rsid w:val="00136487"/>
    <w:rsid w:val="0013662C"/>
    <w:rsid w:val="001366F4"/>
    <w:rsid w:val="00136910"/>
    <w:rsid w:val="001369CA"/>
    <w:rsid w:val="00136AAF"/>
    <w:rsid w:val="00136B9D"/>
    <w:rsid w:val="00137246"/>
    <w:rsid w:val="001372B2"/>
    <w:rsid w:val="00137714"/>
    <w:rsid w:val="00137B49"/>
    <w:rsid w:val="00137DEF"/>
    <w:rsid w:val="00140103"/>
    <w:rsid w:val="00140145"/>
    <w:rsid w:val="00140241"/>
    <w:rsid w:val="001402C2"/>
    <w:rsid w:val="00140652"/>
    <w:rsid w:val="00140980"/>
    <w:rsid w:val="00140BBB"/>
    <w:rsid w:val="00140FAE"/>
    <w:rsid w:val="00141252"/>
    <w:rsid w:val="001413F5"/>
    <w:rsid w:val="0014151A"/>
    <w:rsid w:val="001415BB"/>
    <w:rsid w:val="001415DB"/>
    <w:rsid w:val="00141822"/>
    <w:rsid w:val="00141B20"/>
    <w:rsid w:val="00141D98"/>
    <w:rsid w:val="00141E8A"/>
    <w:rsid w:val="0014209B"/>
    <w:rsid w:val="001426B5"/>
    <w:rsid w:val="00142E04"/>
    <w:rsid w:val="00143142"/>
    <w:rsid w:val="00143250"/>
    <w:rsid w:val="001433A6"/>
    <w:rsid w:val="001433AF"/>
    <w:rsid w:val="0014340A"/>
    <w:rsid w:val="00143594"/>
    <w:rsid w:val="00143745"/>
    <w:rsid w:val="00143A84"/>
    <w:rsid w:val="00143BC0"/>
    <w:rsid w:val="001444BB"/>
    <w:rsid w:val="00144A42"/>
    <w:rsid w:val="00144FDD"/>
    <w:rsid w:val="0014504C"/>
    <w:rsid w:val="0014531A"/>
    <w:rsid w:val="00145346"/>
    <w:rsid w:val="00145467"/>
    <w:rsid w:val="00145801"/>
    <w:rsid w:val="00145A5C"/>
    <w:rsid w:val="00145CF2"/>
    <w:rsid w:val="00145D64"/>
    <w:rsid w:val="00145E35"/>
    <w:rsid w:val="00146235"/>
    <w:rsid w:val="0014639C"/>
    <w:rsid w:val="0014659B"/>
    <w:rsid w:val="001469D7"/>
    <w:rsid w:val="00146CDE"/>
    <w:rsid w:val="00146E95"/>
    <w:rsid w:val="00146FAF"/>
    <w:rsid w:val="001470EF"/>
    <w:rsid w:val="00147819"/>
    <w:rsid w:val="001478B0"/>
    <w:rsid w:val="00147FEF"/>
    <w:rsid w:val="0015011F"/>
    <w:rsid w:val="00150618"/>
    <w:rsid w:val="00150694"/>
    <w:rsid w:val="0015081D"/>
    <w:rsid w:val="00150EAC"/>
    <w:rsid w:val="00150FB4"/>
    <w:rsid w:val="0015139D"/>
    <w:rsid w:val="001513F7"/>
    <w:rsid w:val="001518A3"/>
    <w:rsid w:val="001519E3"/>
    <w:rsid w:val="00151B7F"/>
    <w:rsid w:val="00151CF0"/>
    <w:rsid w:val="00151DDE"/>
    <w:rsid w:val="00152075"/>
    <w:rsid w:val="0015222A"/>
    <w:rsid w:val="001523D0"/>
    <w:rsid w:val="0015255E"/>
    <w:rsid w:val="001525A4"/>
    <w:rsid w:val="001526C7"/>
    <w:rsid w:val="00152845"/>
    <w:rsid w:val="00152997"/>
    <w:rsid w:val="0015299A"/>
    <w:rsid w:val="00152A3B"/>
    <w:rsid w:val="00152C77"/>
    <w:rsid w:val="00153074"/>
    <w:rsid w:val="00153342"/>
    <w:rsid w:val="001535E5"/>
    <w:rsid w:val="001539C8"/>
    <w:rsid w:val="00153D57"/>
    <w:rsid w:val="00153E13"/>
    <w:rsid w:val="00153E19"/>
    <w:rsid w:val="00153E3D"/>
    <w:rsid w:val="00153E7D"/>
    <w:rsid w:val="00153FC0"/>
    <w:rsid w:val="00154252"/>
    <w:rsid w:val="00154784"/>
    <w:rsid w:val="00154884"/>
    <w:rsid w:val="00154A0B"/>
    <w:rsid w:val="00154B85"/>
    <w:rsid w:val="00154CD3"/>
    <w:rsid w:val="00154D71"/>
    <w:rsid w:val="00154F5F"/>
    <w:rsid w:val="0015533B"/>
    <w:rsid w:val="00155565"/>
    <w:rsid w:val="001557D8"/>
    <w:rsid w:val="00156043"/>
    <w:rsid w:val="00156097"/>
    <w:rsid w:val="00156344"/>
    <w:rsid w:val="00156445"/>
    <w:rsid w:val="001566E6"/>
    <w:rsid w:val="00156A82"/>
    <w:rsid w:val="00156DD3"/>
    <w:rsid w:val="0015706B"/>
    <w:rsid w:val="00157275"/>
    <w:rsid w:val="0015781C"/>
    <w:rsid w:val="001578DA"/>
    <w:rsid w:val="0016017B"/>
    <w:rsid w:val="001605B7"/>
    <w:rsid w:val="00160D50"/>
    <w:rsid w:val="001610E6"/>
    <w:rsid w:val="001613A7"/>
    <w:rsid w:val="001614B6"/>
    <w:rsid w:val="001614F4"/>
    <w:rsid w:val="0016188F"/>
    <w:rsid w:val="001618AB"/>
    <w:rsid w:val="00161B3E"/>
    <w:rsid w:val="00161F29"/>
    <w:rsid w:val="001622E0"/>
    <w:rsid w:val="001625BC"/>
    <w:rsid w:val="00162D4C"/>
    <w:rsid w:val="00162D61"/>
    <w:rsid w:val="001636E0"/>
    <w:rsid w:val="001637AE"/>
    <w:rsid w:val="001637C3"/>
    <w:rsid w:val="00163F30"/>
    <w:rsid w:val="00163FDC"/>
    <w:rsid w:val="0016403A"/>
    <w:rsid w:val="001641BF"/>
    <w:rsid w:val="001644DE"/>
    <w:rsid w:val="001647E9"/>
    <w:rsid w:val="00164848"/>
    <w:rsid w:val="00164C55"/>
    <w:rsid w:val="00164DE1"/>
    <w:rsid w:val="00164F63"/>
    <w:rsid w:val="0016577D"/>
    <w:rsid w:val="0016585F"/>
    <w:rsid w:val="001659A5"/>
    <w:rsid w:val="00165D51"/>
    <w:rsid w:val="00165FC0"/>
    <w:rsid w:val="001663B0"/>
    <w:rsid w:val="0016664B"/>
    <w:rsid w:val="00166B32"/>
    <w:rsid w:val="00166C86"/>
    <w:rsid w:val="00166DE3"/>
    <w:rsid w:val="00167062"/>
    <w:rsid w:val="00167183"/>
    <w:rsid w:val="00167189"/>
    <w:rsid w:val="001677B3"/>
    <w:rsid w:val="00167A4B"/>
    <w:rsid w:val="00167C71"/>
    <w:rsid w:val="00167D35"/>
    <w:rsid w:val="00167EF7"/>
    <w:rsid w:val="00167F0B"/>
    <w:rsid w:val="001700AE"/>
    <w:rsid w:val="001701C4"/>
    <w:rsid w:val="00170428"/>
    <w:rsid w:val="00170484"/>
    <w:rsid w:val="0017071F"/>
    <w:rsid w:val="001708B5"/>
    <w:rsid w:val="0017095E"/>
    <w:rsid w:val="001709CB"/>
    <w:rsid w:val="00170A52"/>
    <w:rsid w:val="00171203"/>
    <w:rsid w:val="00171883"/>
    <w:rsid w:val="001718A2"/>
    <w:rsid w:val="00171976"/>
    <w:rsid w:val="00171C63"/>
    <w:rsid w:val="00172299"/>
    <w:rsid w:val="00172C29"/>
    <w:rsid w:val="00172C8F"/>
    <w:rsid w:val="00172CD2"/>
    <w:rsid w:val="00173101"/>
    <w:rsid w:val="0017332F"/>
    <w:rsid w:val="001738F2"/>
    <w:rsid w:val="00173C06"/>
    <w:rsid w:val="00173EFB"/>
    <w:rsid w:val="00174552"/>
    <w:rsid w:val="00174719"/>
    <w:rsid w:val="001749D7"/>
    <w:rsid w:val="00174CD4"/>
    <w:rsid w:val="00175542"/>
    <w:rsid w:val="0017554E"/>
    <w:rsid w:val="0017572A"/>
    <w:rsid w:val="001759DC"/>
    <w:rsid w:val="00175B82"/>
    <w:rsid w:val="001761FD"/>
    <w:rsid w:val="00176414"/>
    <w:rsid w:val="00176787"/>
    <w:rsid w:val="00176876"/>
    <w:rsid w:val="00176971"/>
    <w:rsid w:val="001769B7"/>
    <w:rsid w:val="00176E18"/>
    <w:rsid w:val="00176E3B"/>
    <w:rsid w:val="00176FB4"/>
    <w:rsid w:val="00177266"/>
    <w:rsid w:val="001774A7"/>
    <w:rsid w:val="001774E6"/>
    <w:rsid w:val="00177B13"/>
    <w:rsid w:val="00177CFC"/>
    <w:rsid w:val="001806D6"/>
    <w:rsid w:val="00180A38"/>
    <w:rsid w:val="00180F1B"/>
    <w:rsid w:val="0018118D"/>
    <w:rsid w:val="001812AE"/>
    <w:rsid w:val="00181633"/>
    <w:rsid w:val="0018190B"/>
    <w:rsid w:val="00181C8A"/>
    <w:rsid w:val="00181CD4"/>
    <w:rsid w:val="00181ED7"/>
    <w:rsid w:val="0018257B"/>
    <w:rsid w:val="00182CD4"/>
    <w:rsid w:val="00182CF6"/>
    <w:rsid w:val="00183420"/>
    <w:rsid w:val="0018345B"/>
    <w:rsid w:val="00183583"/>
    <w:rsid w:val="00183B5F"/>
    <w:rsid w:val="00183DD4"/>
    <w:rsid w:val="00183E91"/>
    <w:rsid w:val="0018412E"/>
    <w:rsid w:val="00184227"/>
    <w:rsid w:val="00184B74"/>
    <w:rsid w:val="00184C59"/>
    <w:rsid w:val="00184CB5"/>
    <w:rsid w:val="00184CF1"/>
    <w:rsid w:val="00184DD7"/>
    <w:rsid w:val="00184FB4"/>
    <w:rsid w:val="0018501B"/>
    <w:rsid w:val="00185069"/>
    <w:rsid w:val="001852AB"/>
    <w:rsid w:val="00185816"/>
    <w:rsid w:val="00185DF0"/>
    <w:rsid w:val="00185E81"/>
    <w:rsid w:val="001864BF"/>
    <w:rsid w:val="00186777"/>
    <w:rsid w:val="001869CD"/>
    <w:rsid w:val="001870BA"/>
    <w:rsid w:val="001872E2"/>
    <w:rsid w:val="001873C3"/>
    <w:rsid w:val="001875F1"/>
    <w:rsid w:val="00187BF4"/>
    <w:rsid w:val="00187CD5"/>
    <w:rsid w:val="00190430"/>
    <w:rsid w:val="001907E1"/>
    <w:rsid w:val="00190A5C"/>
    <w:rsid w:val="00191639"/>
    <w:rsid w:val="001916C9"/>
    <w:rsid w:val="00191969"/>
    <w:rsid w:val="00191A77"/>
    <w:rsid w:val="00192486"/>
    <w:rsid w:val="001927FC"/>
    <w:rsid w:val="001928D1"/>
    <w:rsid w:val="001929C6"/>
    <w:rsid w:val="00192B80"/>
    <w:rsid w:val="00192CB8"/>
    <w:rsid w:val="00192F37"/>
    <w:rsid w:val="0019301D"/>
    <w:rsid w:val="00193429"/>
    <w:rsid w:val="001937F0"/>
    <w:rsid w:val="001939A7"/>
    <w:rsid w:val="001944C6"/>
    <w:rsid w:val="00194539"/>
    <w:rsid w:val="00194554"/>
    <w:rsid w:val="001948F7"/>
    <w:rsid w:val="0019497C"/>
    <w:rsid w:val="00194B72"/>
    <w:rsid w:val="00195203"/>
    <w:rsid w:val="00195698"/>
    <w:rsid w:val="0019578B"/>
    <w:rsid w:val="001957B0"/>
    <w:rsid w:val="00195AA4"/>
    <w:rsid w:val="00195DF0"/>
    <w:rsid w:val="00195F95"/>
    <w:rsid w:val="0019605B"/>
    <w:rsid w:val="00196189"/>
    <w:rsid w:val="00196397"/>
    <w:rsid w:val="00196507"/>
    <w:rsid w:val="00196A56"/>
    <w:rsid w:val="00196BEA"/>
    <w:rsid w:val="00196CBD"/>
    <w:rsid w:val="00196DF1"/>
    <w:rsid w:val="0019720F"/>
    <w:rsid w:val="00197233"/>
    <w:rsid w:val="00197296"/>
    <w:rsid w:val="001976D8"/>
    <w:rsid w:val="00197768"/>
    <w:rsid w:val="00197AD2"/>
    <w:rsid w:val="00197D92"/>
    <w:rsid w:val="00197E9E"/>
    <w:rsid w:val="001A02E0"/>
    <w:rsid w:val="001A06FD"/>
    <w:rsid w:val="001A08B6"/>
    <w:rsid w:val="001A0A68"/>
    <w:rsid w:val="001A0C9F"/>
    <w:rsid w:val="001A16FA"/>
    <w:rsid w:val="001A1846"/>
    <w:rsid w:val="001A185F"/>
    <w:rsid w:val="001A1AC4"/>
    <w:rsid w:val="001A2512"/>
    <w:rsid w:val="001A25A4"/>
    <w:rsid w:val="001A2697"/>
    <w:rsid w:val="001A29E5"/>
    <w:rsid w:val="001A2A0C"/>
    <w:rsid w:val="001A3048"/>
    <w:rsid w:val="001A3123"/>
    <w:rsid w:val="001A34A0"/>
    <w:rsid w:val="001A3990"/>
    <w:rsid w:val="001A3B3A"/>
    <w:rsid w:val="001A3D57"/>
    <w:rsid w:val="001A3EE4"/>
    <w:rsid w:val="001A47BE"/>
    <w:rsid w:val="001A4EDB"/>
    <w:rsid w:val="001A54A1"/>
    <w:rsid w:val="001A56D5"/>
    <w:rsid w:val="001A5A51"/>
    <w:rsid w:val="001A5ADC"/>
    <w:rsid w:val="001A5DE0"/>
    <w:rsid w:val="001A6121"/>
    <w:rsid w:val="001A6293"/>
    <w:rsid w:val="001A6453"/>
    <w:rsid w:val="001A6819"/>
    <w:rsid w:val="001A75D1"/>
    <w:rsid w:val="001A7684"/>
    <w:rsid w:val="001A77D6"/>
    <w:rsid w:val="001A7C5D"/>
    <w:rsid w:val="001B0005"/>
    <w:rsid w:val="001B00F4"/>
    <w:rsid w:val="001B0345"/>
    <w:rsid w:val="001B0C34"/>
    <w:rsid w:val="001B1013"/>
    <w:rsid w:val="001B11B0"/>
    <w:rsid w:val="001B14F7"/>
    <w:rsid w:val="001B165D"/>
    <w:rsid w:val="001B17CD"/>
    <w:rsid w:val="001B19FC"/>
    <w:rsid w:val="001B1D04"/>
    <w:rsid w:val="001B1DA7"/>
    <w:rsid w:val="001B1F49"/>
    <w:rsid w:val="001B206A"/>
    <w:rsid w:val="001B2373"/>
    <w:rsid w:val="001B25C3"/>
    <w:rsid w:val="001B2602"/>
    <w:rsid w:val="001B261F"/>
    <w:rsid w:val="001B269E"/>
    <w:rsid w:val="001B28C6"/>
    <w:rsid w:val="001B2915"/>
    <w:rsid w:val="001B2D84"/>
    <w:rsid w:val="001B2E4F"/>
    <w:rsid w:val="001B303F"/>
    <w:rsid w:val="001B3474"/>
    <w:rsid w:val="001B34E1"/>
    <w:rsid w:val="001B36E9"/>
    <w:rsid w:val="001B3800"/>
    <w:rsid w:val="001B40EE"/>
    <w:rsid w:val="001B4F6F"/>
    <w:rsid w:val="001B5042"/>
    <w:rsid w:val="001B50F8"/>
    <w:rsid w:val="001B51A6"/>
    <w:rsid w:val="001B51B9"/>
    <w:rsid w:val="001B549B"/>
    <w:rsid w:val="001B54E5"/>
    <w:rsid w:val="001B5CED"/>
    <w:rsid w:val="001B60C1"/>
    <w:rsid w:val="001B6238"/>
    <w:rsid w:val="001B6262"/>
    <w:rsid w:val="001B6466"/>
    <w:rsid w:val="001B6A52"/>
    <w:rsid w:val="001B6AEE"/>
    <w:rsid w:val="001B716D"/>
    <w:rsid w:val="001B74A4"/>
    <w:rsid w:val="001B7546"/>
    <w:rsid w:val="001B75F8"/>
    <w:rsid w:val="001B7ABB"/>
    <w:rsid w:val="001B7ADE"/>
    <w:rsid w:val="001C022F"/>
    <w:rsid w:val="001C072D"/>
    <w:rsid w:val="001C0D54"/>
    <w:rsid w:val="001C10BC"/>
    <w:rsid w:val="001C1347"/>
    <w:rsid w:val="001C1D63"/>
    <w:rsid w:val="001C2171"/>
    <w:rsid w:val="001C2541"/>
    <w:rsid w:val="001C2667"/>
    <w:rsid w:val="001C2865"/>
    <w:rsid w:val="001C30C5"/>
    <w:rsid w:val="001C3660"/>
    <w:rsid w:val="001C37DC"/>
    <w:rsid w:val="001C3829"/>
    <w:rsid w:val="001C3A9A"/>
    <w:rsid w:val="001C3BE9"/>
    <w:rsid w:val="001C3DD7"/>
    <w:rsid w:val="001C3FF7"/>
    <w:rsid w:val="001C4121"/>
    <w:rsid w:val="001C44C3"/>
    <w:rsid w:val="001C44C9"/>
    <w:rsid w:val="001C4601"/>
    <w:rsid w:val="001C481E"/>
    <w:rsid w:val="001C4E02"/>
    <w:rsid w:val="001C4EFA"/>
    <w:rsid w:val="001C510A"/>
    <w:rsid w:val="001C53AE"/>
    <w:rsid w:val="001C572C"/>
    <w:rsid w:val="001C5985"/>
    <w:rsid w:val="001C59A1"/>
    <w:rsid w:val="001C5BC6"/>
    <w:rsid w:val="001C60C2"/>
    <w:rsid w:val="001C625C"/>
    <w:rsid w:val="001C6686"/>
    <w:rsid w:val="001C6C37"/>
    <w:rsid w:val="001C6F1B"/>
    <w:rsid w:val="001C7057"/>
    <w:rsid w:val="001C72C4"/>
    <w:rsid w:val="001C7341"/>
    <w:rsid w:val="001C7515"/>
    <w:rsid w:val="001C7763"/>
    <w:rsid w:val="001C79D7"/>
    <w:rsid w:val="001C79E7"/>
    <w:rsid w:val="001C7E6D"/>
    <w:rsid w:val="001D080D"/>
    <w:rsid w:val="001D0AE6"/>
    <w:rsid w:val="001D0B6B"/>
    <w:rsid w:val="001D0C98"/>
    <w:rsid w:val="001D0EAF"/>
    <w:rsid w:val="001D0F50"/>
    <w:rsid w:val="001D101A"/>
    <w:rsid w:val="001D13AB"/>
    <w:rsid w:val="001D1992"/>
    <w:rsid w:val="001D1AB7"/>
    <w:rsid w:val="001D2322"/>
    <w:rsid w:val="001D237B"/>
    <w:rsid w:val="001D2753"/>
    <w:rsid w:val="001D2887"/>
    <w:rsid w:val="001D2B12"/>
    <w:rsid w:val="001D2BAF"/>
    <w:rsid w:val="001D2BEF"/>
    <w:rsid w:val="001D330C"/>
    <w:rsid w:val="001D3531"/>
    <w:rsid w:val="001D3A2F"/>
    <w:rsid w:val="001D3BDF"/>
    <w:rsid w:val="001D432C"/>
    <w:rsid w:val="001D498D"/>
    <w:rsid w:val="001D4A00"/>
    <w:rsid w:val="001D4A68"/>
    <w:rsid w:val="001D4BA6"/>
    <w:rsid w:val="001D4BA8"/>
    <w:rsid w:val="001D6583"/>
    <w:rsid w:val="001D6803"/>
    <w:rsid w:val="001D6860"/>
    <w:rsid w:val="001D6A17"/>
    <w:rsid w:val="001D6AE0"/>
    <w:rsid w:val="001D6C3F"/>
    <w:rsid w:val="001D6D2A"/>
    <w:rsid w:val="001D6E82"/>
    <w:rsid w:val="001D73E9"/>
    <w:rsid w:val="001D75AC"/>
    <w:rsid w:val="001D7632"/>
    <w:rsid w:val="001D767A"/>
    <w:rsid w:val="001D78CC"/>
    <w:rsid w:val="001D7C23"/>
    <w:rsid w:val="001E0637"/>
    <w:rsid w:val="001E0BCD"/>
    <w:rsid w:val="001E1295"/>
    <w:rsid w:val="001E14C3"/>
    <w:rsid w:val="001E1624"/>
    <w:rsid w:val="001E1A99"/>
    <w:rsid w:val="001E1F46"/>
    <w:rsid w:val="001E202C"/>
    <w:rsid w:val="001E21A9"/>
    <w:rsid w:val="001E21B4"/>
    <w:rsid w:val="001E238D"/>
    <w:rsid w:val="001E27DD"/>
    <w:rsid w:val="001E2F35"/>
    <w:rsid w:val="001E3618"/>
    <w:rsid w:val="001E4034"/>
    <w:rsid w:val="001E4196"/>
    <w:rsid w:val="001E44EE"/>
    <w:rsid w:val="001E46FF"/>
    <w:rsid w:val="001E4702"/>
    <w:rsid w:val="001E48A8"/>
    <w:rsid w:val="001E48D4"/>
    <w:rsid w:val="001E4CD3"/>
    <w:rsid w:val="001E5331"/>
    <w:rsid w:val="001E5422"/>
    <w:rsid w:val="001E548B"/>
    <w:rsid w:val="001E5730"/>
    <w:rsid w:val="001E5C81"/>
    <w:rsid w:val="001E5E9B"/>
    <w:rsid w:val="001E62F3"/>
    <w:rsid w:val="001E6A05"/>
    <w:rsid w:val="001E6C07"/>
    <w:rsid w:val="001E6C47"/>
    <w:rsid w:val="001E6CC3"/>
    <w:rsid w:val="001E7516"/>
    <w:rsid w:val="001E7DFA"/>
    <w:rsid w:val="001E7E4D"/>
    <w:rsid w:val="001E7E68"/>
    <w:rsid w:val="001F06B1"/>
    <w:rsid w:val="001F09C9"/>
    <w:rsid w:val="001F0D9D"/>
    <w:rsid w:val="001F1718"/>
    <w:rsid w:val="001F1739"/>
    <w:rsid w:val="001F1A86"/>
    <w:rsid w:val="001F1DDD"/>
    <w:rsid w:val="001F1E9B"/>
    <w:rsid w:val="001F2288"/>
    <w:rsid w:val="001F2295"/>
    <w:rsid w:val="001F23A2"/>
    <w:rsid w:val="001F2AB5"/>
    <w:rsid w:val="001F2F82"/>
    <w:rsid w:val="001F3058"/>
    <w:rsid w:val="001F33DB"/>
    <w:rsid w:val="001F34A2"/>
    <w:rsid w:val="001F3C10"/>
    <w:rsid w:val="001F41A8"/>
    <w:rsid w:val="001F4315"/>
    <w:rsid w:val="001F45AF"/>
    <w:rsid w:val="001F4871"/>
    <w:rsid w:val="001F4CAC"/>
    <w:rsid w:val="001F4D56"/>
    <w:rsid w:val="001F5061"/>
    <w:rsid w:val="001F57D3"/>
    <w:rsid w:val="001F5A7F"/>
    <w:rsid w:val="001F6112"/>
    <w:rsid w:val="001F6433"/>
    <w:rsid w:val="001F64A3"/>
    <w:rsid w:val="001F6991"/>
    <w:rsid w:val="001F6BDB"/>
    <w:rsid w:val="001F6C27"/>
    <w:rsid w:val="001F6D59"/>
    <w:rsid w:val="001F6DC0"/>
    <w:rsid w:val="001F70C1"/>
    <w:rsid w:val="001F713C"/>
    <w:rsid w:val="001F7525"/>
    <w:rsid w:val="001F7A87"/>
    <w:rsid w:val="001F7FBE"/>
    <w:rsid w:val="0020018D"/>
    <w:rsid w:val="00200202"/>
    <w:rsid w:val="00200210"/>
    <w:rsid w:val="0020025A"/>
    <w:rsid w:val="002002BB"/>
    <w:rsid w:val="002002DB"/>
    <w:rsid w:val="002006BB"/>
    <w:rsid w:val="00200869"/>
    <w:rsid w:val="002009C7"/>
    <w:rsid w:val="002012DF"/>
    <w:rsid w:val="00201AB4"/>
    <w:rsid w:val="002021B2"/>
    <w:rsid w:val="00202265"/>
    <w:rsid w:val="00202484"/>
    <w:rsid w:val="00202B49"/>
    <w:rsid w:val="00202BB3"/>
    <w:rsid w:val="00202C44"/>
    <w:rsid w:val="00202E1F"/>
    <w:rsid w:val="00202E4E"/>
    <w:rsid w:val="00202F41"/>
    <w:rsid w:val="002030D8"/>
    <w:rsid w:val="002032D5"/>
    <w:rsid w:val="0020369B"/>
    <w:rsid w:val="00203983"/>
    <w:rsid w:val="00203E55"/>
    <w:rsid w:val="002041BA"/>
    <w:rsid w:val="00204386"/>
    <w:rsid w:val="00204810"/>
    <w:rsid w:val="0020494D"/>
    <w:rsid w:val="0020496C"/>
    <w:rsid w:val="00204E37"/>
    <w:rsid w:val="002050EB"/>
    <w:rsid w:val="0020563D"/>
    <w:rsid w:val="00205D35"/>
    <w:rsid w:val="00206922"/>
    <w:rsid w:val="00207257"/>
    <w:rsid w:val="00207345"/>
    <w:rsid w:val="002078E6"/>
    <w:rsid w:val="00207DAC"/>
    <w:rsid w:val="00207E53"/>
    <w:rsid w:val="00207F5E"/>
    <w:rsid w:val="002100A4"/>
    <w:rsid w:val="002101B0"/>
    <w:rsid w:val="00210330"/>
    <w:rsid w:val="00210463"/>
    <w:rsid w:val="002104A6"/>
    <w:rsid w:val="0021066E"/>
    <w:rsid w:val="0021071E"/>
    <w:rsid w:val="00210769"/>
    <w:rsid w:val="002107C1"/>
    <w:rsid w:val="00210C81"/>
    <w:rsid w:val="002110EA"/>
    <w:rsid w:val="00211274"/>
    <w:rsid w:val="002112BB"/>
    <w:rsid w:val="00211EC9"/>
    <w:rsid w:val="00211F3C"/>
    <w:rsid w:val="00211F40"/>
    <w:rsid w:val="002120AE"/>
    <w:rsid w:val="00212499"/>
    <w:rsid w:val="002125BE"/>
    <w:rsid w:val="002125CA"/>
    <w:rsid w:val="002126CC"/>
    <w:rsid w:val="0021277C"/>
    <w:rsid w:val="00212853"/>
    <w:rsid w:val="00212CC7"/>
    <w:rsid w:val="00213868"/>
    <w:rsid w:val="002138A7"/>
    <w:rsid w:val="002138E1"/>
    <w:rsid w:val="002139E7"/>
    <w:rsid w:val="00213B73"/>
    <w:rsid w:val="00213C1C"/>
    <w:rsid w:val="00213DFB"/>
    <w:rsid w:val="00214369"/>
    <w:rsid w:val="002144A5"/>
    <w:rsid w:val="0021477A"/>
    <w:rsid w:val="00214CA6"/>
    <w:rsid w:val="00214CDA"/>
    <w:rsid w:val="00215161"/>
    <w:rsid w:val="00215270"/>
    <w:rsid w:val="002153BE"/>
    <w:rsid w:val="0021557A"/>
    <w:rsid w:val="002155BA"/>
    <w:rsid w:val="00215953"/>
    <w:rsid w:val="00215A0C"/>
    <w:rsid w:val="00215D70"/>
    <w:rsid w:val="002162B0"/>
    <w:rsid w:val="00216790"/>
    <w:rsid w:val="0021696E"/>
    <w:rsid w:val="00216C31"/>
    <w:rsid w:val="00216E7B"/>
    <w:rsid w:val="00216F20"/>
    <w:rsid w:val="0021700F"/>
    <w:rsid w:val="002171D7"/>
    <w:rsid w:val="00217401"/>
    <w:rsid w:val="0021794B"/>
    <w:rsid w:val="00217C2E"/>
    <w:rsid w:val="00217DB6"/>
    <w:rsid w:val="00217EDE"/>
    <w:rsid w:val="00217FFC"/>
    <w:rsid w:val="002203FC"/>
    <w:rsid w:val="00220850"/>
    <w:rsid w:val="00220AFD"/>
    <w:rsid w:val="002211B5"/>
    <w:rsid w:val="002220A7"/>
    <w:rsid w:val="0022214B"/>
    <w:rsid w:val="00222173"/>
    <w:rsid w:val="002223B8"/>
    <w:rsid w:val="0022291A"/>
    <w:rsid w:val="00222931"/>
    <w:rsid w:val="002229C4"/>
    <w:rsid w:val="00222A64"/>
    <w:rsid w:val="00223235"/>
    <w:rsid w:val="002235B2"/>
    <w:rsid w:val="00223618"/>
    <w:rsid w:val="002238C2"/>
    <w:rsid w:val="002238F0"/>
    <w:rsid w:val="00223AAB"/>
    <w:rsid w:val="00223F15"/>
    <w:rsid w:val="00224438"/>
    <w:rsid w:val="002244F1"/>
    <w:rsid w:val="00224AE7"/>
    <w:rsid w:val="00224CF5"/>
    <w:rsid w:val="00225139"/>
    <w:rsid w:val="00225474"/>
    <w:rsid w:val="00225650"/>
    <w:rsid w:val="00225E30"/>
    <w:rsid w:val="00225F87"/>
    <w:rsid w:val="002265AA"/>
    <w:rsid w:val="002266C2"/>
    <w:rsid w:val="002268B3"/>
    <w:rsid w:val="00227071"/>
    <w:rsid w:val="00227795"/>
    <w:rsid w:val="0022793C"/>
    <w:rsid w:val="00227D81"/>
    <w:rsid w:val="002307E1"/>
    <w:rsid w:val="0023083A"/>
    <w:rsid w:val="00230CA6"/>
    <w:rsid w:val="00230FCF"/>
    <w:rsid w:val="0023111D"/>
    <w:rsid w:val="00231666"/>
    <w:rsid w:val="002317D7"/>
    <w:rsid w:val="002319FE"/>
    <w:rsid w:val="00231A0C"/>
    <w:rsid w:val="00231AA2"/>
    <w:rsid w:val="0023217D"/>
    <w:rsid w:val="0023246B"/>
    <w:rsid w:val="002324DD"/>
    <w:rsid w:val="00232A6B"/>
    <w:rsid w:val="00232AE6"/>
    <w:rsid w:val="00232B3B"/>
    <w:rsid w:val="00232C6F"/>
    <w:rsid w:val="002334D9"/>
    <w:rsid w:val="002335DD"/>
    <w:rsid w:val="00233A87"/>
    <w:rsid w:val="00233B47"/>
    <w:rsid w:val="00233D55"/>
    <w:rsid w:val="00233E36"/>
    <w:rsid w:val="00233E82"/>
    <w:rsid w:val="00233F03"/>
    <w:rsid w:val="0023470F"/>
    <w:rsid w:val="00234940"/>
    <w:rsid w:val="002350D1"/>
    <w:rsid w:val="0023532C"/>
    <w:rsid w:val="00235414"/>
    <w:rsid w:val="00235430"/>
    <w:rsid w:val="0023569B"/>
    <w:rsid w:val="0023578E"/>
    <w:rsid w:val="0023592E"/>
    <w:rsid w:val="00236071"/>
    <w:rsid w:val="002363ED"/>
    <w:rsid w:val="002368C5"/>
    <w:rsid w:val="00236B33"/>
    <w:rsid w:val="002371D5"/>
    <w:rsid w:val="00237391"/>
    <w:rsid w:val="002376EF"/>
    <w:rsid w:val="0023798C"/>
    <w:rsid w:val="00237FBA"/>
    <w:rsid w:val="002404E4"/>
    <w:rsid w:val="00240887"/>
    <w:rsid w:val="00240DCA"/>
    <w:rsid w:val="002414C9"/>
    <w:rsid w:val="002416C6"/>
    <w:rsid w:val="00241935"/>
    <w:rsid w:val="00241CE2"/>
    <w:rsid w:val="00241F74"/>
    <w:rsid w:val="00242028"/>
    <w:rsid w:val="00242201"/>
    <w:rsid w:val="00242341"/>
    <w:rsid w:val="0024234D"/>
    <w:rsid w:val="002429E1"/>
    <w:rsid w:val="00242F67"/>
    <w:rsid w:val="002433EB"/>
    <w:rsid w:val="002439A3"/>
    <w:rsid w:val="002439D5"/>
    <w:rsid w:val="00244232"/>
    <w:rsid w:val="00244BD9"/>
    <w:rsid w:val="0024503F"/>
    <w:rsid w:val="00245485"/>
    <w:rsid w:val="0024610A"/>
    <w:rsid w:val="0024634A"/>
    <w:rsid w:val="0024666B"/>
    <w:rsid w:val="00246787"/>
    <w:rsid w:val="002469B7"/>
    <w:rsid w:val="00246A09"/>
    <w:rsid w:val="00246A34"/>
    <w:rsid w:val="00246A69"/>
    <w:rsid w:val="00246B05"/>
    <w:rsid w:val="00246DEE"/>
    <w:rsid w:val="00246FA0"/>
    <w:rsid w:val="0024702D"/>
    <w:rsid w:val="002476C4"/>
    <w:rsid w:val="00247916"/>
    <w:rsid w:val="00247A82"/>
    <w:rsid w:val="00250086"/>
    <w:rsid w:val="0025014F"/>
    <w:rsid w:val="00250414"/>
    <w:rsid w:val="00250579"/>
    <w:rsid w:val="00250833"/>
    <w:rsid w:val="0025128B"/>
    <w:rsid w:val="002517B2"/>
    <w:rsid w:val="00251AD8"/>
    <w:rsid w:val="00251E28"/>
    <w:rsid w:val="00251F78"/>
    <w:rsid w:val="002521D3"/>
    <w:rsid w:val="002529AD"/>
    <w:rsid w:val="00252DC6"/>
    <w:rsid w:val="00252E16"/>
    <w:rsid w:val="002530D9"/>
    <w:rsid w:val="002531E0"/>
    <w:rsid w:val="002535A0"/>
    <w:rsid w:val="002536B5"/>
    <w:rsid w:val="00253952"/>
    <w:rsid w:val="00253C47"/>
    <w:rsid w:val="00253C75"/>
    <w:rsid w:val="00253CD9"/>
    <w:rsid w:val="00253D3F"/>
    <w:rsid w:val="00253F9A"/>
    <w:rsid w:val="00254204"/>
    <w:rsid w:val="0025465A"/>
    <w:rsid w:val="00254A06"/>
    <w:rsid w:val="00254A86"/>
    <w:rsid w:val="00254BDD"/>
    <w:rsid w:val="00254DED"/>
    <w:rsid w:val="00254FF5"/>
    <w:rsid w:val="00255172"/>
    <w:rsid w:val="002552D1"/>
    <w:rsid w:val="00255438"/>
    <w:rsid w:val="002555EE"/>
    <w:rsid w:val="0025583B"/>
    <w:rsid w:val="00255B8B"/>
    <w:rsid w:val="00255C6B"/>
    <w:rsid w:val="00256152"/>
    <w:rsid w:val="002563D6"/>
    <w:rsid w:val="00256B80"/>
    <w:rsid w:val="00256C7D"/>
    <w:rsid w:val="00256F3A"/>
    <w:rsid w:val="002572D8"/>
    <w:rsid w:val="002574A6"/>
    <w:rsid w:val="00257668"/>
    <w:rsid w:val="00257871"/>
    <w:rsid w:val="00257B8A"/>
    <w:rsid w:val="00257DD4"/>
    <w:rsid w:val="002601B1"/>
    <w:rsid w:val="002602E6"/>
    <w:rsid w:val="00260319"/>
    <w:rsid w:val="0026036C"/>
    <w:rsid w:val="002603DF"/>
    <w:rsid w:val="00260879"/>
    <w:rsid w:val="00260B52"/>
    <w:rsid w:val="00260FC7"/>
    <w:rsid w:val="00261182"/>
    <w:rsid w:val="0026148D"/>
    <w:rsid w:val="002616D0"/>
    <w:rsid w:val="00261936"/>
    <w:rsid w:val="00261D6A"/>
    <w:rsid w:val="00261E11"/>
    <w:rsid w:val="00261E96"/>
    <w:rsid w:val="002622FD"/>
    <w:rsid w:val="00262610"/>
    <w:rsid w:val="00262A92"/>
    <w:rsid w:val="00263189"/>
    <w:rsid w:val="0026365B"/>
    <w:rsid w:val="00263714"/>
    <w:rsid w:val="00263976"/>
    <w:rsid w:val="00263B2D"/>
    <w:rsid w:val="00263BA3"/>
    <w:rsid w:val="00263E14"/>
    <w:rsid w:val="002641EA"/>
    <w:rsid w:val="002643C4"/>
    <w:rsid w:val="0026440E"/>
    <w:rsid w:val="00264981"/>
    <w:rsid w:val="00264AE7"/>
    <w:rsid w:val="00264C79"/>
    <w:rsid w:val="00264F4A"/>
    <w:rsid w:val="002650A8"/>
    <w:rsid w:val="002653E5"/>
    <w:rsid w:val="0026582F"/>
    <w:rsid w:val="00265B2C"/>
    <w:rsid w:val="00265B99"/>
    <w:rsid w:val="0026615B"/>
    <w:rsid w:val="0026616B"/>
    <w:rsid w:val="00266247"/>
    <w:rsid w:val="00266767"/>
    <w:rsid w:val="00266994"/>
    <w:rsid w:val="00266DDD"/>
    <w:rsid w:val="00266DF6"/>
    <w:rsid w:val="00267062"/>
    <w:rsid w:val="00267108"/>
    <w:rsid w:val="0026721D"/>
    <w:rsid w:val="0026744F"/>
    <w:rsid w:val="00267642"/>
    <w:rsid w:val="00267D33"/>
    <w:rsid w:val="00267DEA"/>
    <w:rsid w:val="00270399"/>
    <w:rsid w:val="002708DD"/>
    <w:rsid w:val="00271486"/>
    <w:rsid w:val="00271B4C"/>
    <w:rsid w:val="00271F21"/>
    <w:rsid w:val="0027202E"/>
    <w:rsid w:val="002722FF"/>
    <w:rsid w:val="002723BF"/>
    <w:rsid w:val="0027241E"/>
    <w:rsid w:val="0027291E"/>
    <w:rsid w:val="00272FEC"/>
    <w:rsid w:val="002733F0"/>
    <w:rsid w:val="002735A5"/>
    <w:rsid w:val="002735C9"/>
    <w:rsid w:val="00273811"/>
    <w:rsid w:val="002738B1"/>
    <w:rsid w:val="00273C50"/>
    <w:rsid w:val="00273D32"/>
    <w:rsid w:val="00274142"/>
    <w:rsid w:val="002741CD"/>
    <w:rsid w:val="002742F2"/>
    <w:rsid w:val="00274B81"/>
    <w:rsid w:val="00274BBB"/>
    <w:rsid w:val="00274FDE"/>
    <w:rsid w:val="0027503E"/>
    <w:rsid w:val="00275497"/>
    <w:rsid w:val="0027550E"/>
    <w:rsid w:val="00275D38"/>
    <w:rsid w:val="00275E6D"/>
    <w:rsid w:val="00275ECE"/>
    <w:rsid w:val="002760BC"/>
    <w:rsid w:val="00276192"/>
    <w:rsid w:val="002765C1"/>
    <w:rsid w:val="002766B2"/>
    <w:rsid w:val="00276725"/>
    <w:rsid w:val="00276798"/>
    <w:rsid w:val="00276C6B"/>
    <w:rsid w:val="002770A6"/>
    <w:rsid w:val="002770F2"/>
    <w:rsid w:val="00277548"/>
    <w:rsid w:val="00277A77"/>
    <w:rsid w:val="00277AD4"/>
    <w:rsid w:val="0028022E"/>
    <w:rsid w:val="00280371"/>
    <w:rsid w:val="002803AC"/>
    <w:rsid w:val="002805E7"/>
    <w:rsid w:val="002809A2"/>
    <w:rsid w:val="00280E50"/>
    <w:rsid w:val="0028101C"/>
    <w:rsid w:val="002818D0"/>
    <w:rsid w:val="002819B3"/>
    <w:rsid w:val="00281A01"/>
    <w:rsid w:val="00281A5A"/>
    <w:rsid w:val="00281A78"/>
    <w:rsid w:val="00281AA6"/>
    <w:rsid w:val="00281C71"/>
    <w:rsid w:val="00281E6B"/>
    <w:rsid w:val="00282938"/>
    <w:rsid w:val="0028307C"/>
    <w:rsid w:val="002834BB"/>
    <w:rsid w:val="0028373F"/>
    <w:rsid w:val="0028397D"/>
    <w:rsid w:val="00283A0B"/>
    <w:rsid w:val="00283B9F"/>
    <w:rsid w:val="00283C69"/>
    <w:rsid w:val="00284B87"/>
    <w:rsid w:val="00284BCE"/>
    <w:rsid w:val="00284F1D"/>
    <w:rsid w:val="00284F3E"/>
    <w:rsid w:val="0028541F"/>
    <w:rsid w:val="00285761"/>
    <w:rsid w:val="002859C8"/>
    <w:rsid w:val="00285B6F"/>
    <w:rsid w:val="00285DA5"/>
    <w:rsid w:val="0028604C"/>
    <w:rsid w:val="00286363"/>
    <w:rsid w:val="00286F65"/>
    <w:rsid w:val="0028744A"/>
    <w:rsid w:val="00287604"/>
    <w:rsid w:val="00287B8A"/>
    <w:rsid w:val="00287BEE"/>
    <w:rsid w:val="00287BF4"/>
    <w:rsid w:val="00287C15"/>
    <w:rsid w:val="00287D3C"/>
    <w:rsid w:val="00287DAD"/>
    <w:rsid w:val="0029001C"/>
    <w:rsid w:val="00290193"/>
    <w:rsid w:val="0029022A"/>
    <w:rsid w:val="002903E5"/>
    <w:rsid w:val="00290448"/>
    <w:rsid w:val="002904B5"/>
    <w:rsid w:val="00290AC6"/>
    <w:rsid w:val="00290ACD"/>
    <w:rsid w:val="00290ACF"/>
    <w:rsid w:val="00290B15"/>
    <w:rsid w:val="00290C41"/>
    <w:rsid w:val="00290DF2"/>
    <w:rsid w:val="002911B8"/>
    <w:rsid w:val="00291336"/>
    <w:rsid w:val="00291524"/>
    <w:rsid w:val="00291884"/>
    <w:rsid w:val="00291D2C"/>
    <w:rsid w:val="00292072"/>
    <w:rsid w:val="002924D0"/>
    <w:rsid w:val="00292634"/>
    <w:rsid w:val="0029276F"/>
    <w:rsid w:val="00292940"/>
    <w:rsid w:val="002929FC"/>
    <w:rsid w:val="00292C33"/>
    <w:rsid w:val="00292C5A"/>
    <w:rsid w:val="00293874"/>
    <w:rsid w:val="00293CBC"/>
    <w:rsid w:val="00293D44"/>
    <w:rsid w:val="00294346"/>
    <w:rsid w:val="00294487"/>
    <w:rsid w:val="0029484A"/>
    <w:rsid w:val="00294996"/>
    <w:rsid w:val="00294D90"/>
    <w:rsid w:val="00294DA7"/>
    <w:rsid w:val="0029521B"/>
    <w:rsid w:val="0029527B"/>
    <w:rsid w:val="002957F5"/>
    <w:rsid w:val="002958B5"/>
    <w:rsid w:val="002959CD"/>
    <w:rsid w:val="00295D68"/>
    <w:rsid w:val="00295DBC"/>
    <w:rsid w:val="00295EDE"/>
    <w:rsid w:val="00295F03"/>
    <w:rsid w:val="00296099"/>
    <w:rsid w:val="00296206"/>
    <w:rsid w:val="00296909"/>
    <w:rsid w:val="00296C6F"/>
    <w:rsid w:val="00296C8A"/>
    <w:rsid w:val="00296D84"/>
    <w:rsid w:val="00297503"/>
    <w:rsid w:val="0029764E"/>
    <w:rsid w:val="002978F1"/>
    <w:rsid w:val="00297B44"/>
    <w:rsid w:val="002A057D"/>
    <w:rsid w:val="002A0662"/>
    <w:rsid w:val="002A0D6B"/>
    <w:rsid w:val="002A0EA3"/>
    <w:rsid w:val="002A10D8"/>
    <w:rsid w:val="002A1C28"/>
    <w:rsid w:val="002A1E1C"/>
    <w:rsid w:val="002A21EF"/>
    <w:rsid w:val="002A2351"/>
    <w:rsid w:val="002A24FF"/>
    <w:rsid w:val="002A2B99"/>
    <w:rsid w:val="002A2D44"/>
    <w:rsid w:val="002A3003"/>
    <w:rsid w:val="002A31DF"/>
    <w:rsid w:val="002A31ED"/>
    <w:rsid w:val="002A31EE"/>
    <w:rsid w:val="002A339F"/>
    <w:rsid w:val="002A3610"/>
    <w:rsid w:val="002A37EF"/>
    <w:rsid w:val="002A395D"/>
    <w:rsid w:val="002A3BAD"/>
    <w:rsid w:val="002A3E34"/>
    <w:rsid w:val="002A4370"/>
    <w:rsid w:val="002A4655"/>
    <w:rsid w:val="002A4665"/>
    <w:rsid w:val="002A46B3"/>
    <w:rsid w:val="002A4777"/>
    <w:rsid w:val="002A4B34"/>
    <w:rsid w:val="002A4C51"/>
    <w:rsid w:val="002A4DC6"/>
    <w:rsid w:val="002A4E38"/>
    <w:rsid w:val="002A4ED4"/>
    <w:rsid w:val="002A5399"/>
    <w:rsid w:val="002A53A3"/>
    <w:rsid w:val="002A53EE"/>
    <w:rsid w:val="002A542F"/>
    <w:rsid w:val="002A5E34"/>
    <w:rsid w:val="002A5F4D"/>
    <w:rsid w:val="002A6044"/>
    <w:rsid w:val="002A628C"/>
    <w:rsid w:val="002A642E"/>
    <w:rsid w:val="002A69D8"/>
    <w:rsid w:val="002A6E8B"/>
    <w:rsid w:val="002A70E6"/>
    <w:rsid w:val="002A71AB"/>
    <w:rsid w:val="002A724B"/>
    <w:rsid w:val="002A749D"/>
    <w:rsid w:val="002A75A7"/>
    <w:rsid w:val="002A75B1"/>
    <w:rsid w:val="002A76F4"/>
    <w:rsid w:val="002A7904"/>
    <w:rsid w:val="002B055C"/>
    <w:rsid w:val="002B0563"/>
    <w:rsid w:val="002B071B"/>
    <w:rsid w:val="002B0A2E"/>
    <w:rsid w:val="002B0A31"/>
    <w:rsid w:val="002B0D8A"/>
    <w:rsid w:val="002B13A2"/>
    <w:rsid w:val="002B1467"/>
    <w:rsid w:val="002B1B3C"/>
    <w:rsid w:val="002B1B41"/>
    <w:rsid w:val="002B1F42"/>
    <w:rsid w:val="002B2350"/>
    <w:rsid w:val="002B2363"/>
    <w:rsid w:val="002B285B"/>
    <w:rsid w:val="002B2A7B"/>
    <w:rsid w:val="002B2B2F"/>
    <w:rsid w:val="002B2B38"/>
    <w:rsid w:val="002B2ED1"/>
    <w:rsid w:val="002B316D"/>
    <w:rsid w:val="002B3A29"/>
    <w:rsid w:val="002B3CB1"/>
    <w:rsid w:val="002B3DB6"/>
    <w:rsid w:val="002B42A9"/>
    <w:rsid w:val="002B42AB"/>
    <w:rsid w:val="002B459E"/>
    <w:rsid w:val="002B45EC"/>
    <w:rsid w:val="002B46D0"/>
    <w:rsid w:val="002B4737"/>
    <w:rsid w:val="002B49C6"/>
    <w:rsid w:val="002B4F53"/>
    <w:rsid w:val="002B5335"/>
    <w:rsid w:val="002B5336"/>
    <w:rsid w:val="002B53AE"/>
    <w:rsid w:val="002B5495"/>
    <w:rsid w:val="002B56FD"/>
    <w:rsid w:val="002B57EA"/>
    <w:rsid w:val="002B5AE0"/>
    <w:rsid w:val="002B5F49"/>
    <w:rsid w:val="002B62FC"/>
    <w:rsid w:val="002B66AB"/>
    <w:rsid w:val="002B6742"/>
    <w:rsid w:val="002B6970"/>
    <w:rsid w:val="002B6C81"/>
    <w:rsid w:val="002B712C"/>
    <w:rsid w:val="002B7327"/>
    <w:rsid w:val="002B738C"/>
    <w:rsid w:val="002B7542"/>
    <w:rsid w:val="002B7708"/>
    <w:rsid w:val="002B783F"/>
    <w:rsid w:val="002B7A69"/>
    <w:rsid w:val="002B7B02"/>
    <w:rsid w:val="002B7B6D"/>
    <w:rsid w:val="002B7F9E"/>
    <w:rsid w:val="002C00C2"/>
    <w:rsid w:val="002C0139"/>
    <w:rsid w:val="002C044D"/>
    <w:rsid w:val="002C05DE"/>
    <w:rsid w:val="002C084C"/>
    <w:rsid w:val="002C0CD2"/>
    <w:rsid w:val="002C0E86"/>
    <w:rsid w:val="002C1029"/>
    <w:rsid w:val="002C1A98"/>
    <w:rsid w:val="002C1BCD"/>
    <w:rsid w:val="002C1D28"/>
    <w:rsid w:val="002C204C"/>
    <w:rsid w:val="002C20C5"/>
    <w:rsid w:val="002C220D"/>
    <w:rsid w:val="002C23D3"/>
    <w:rsid w:val="002C23D6"/>
    <w:rsid w:val="002C2472"/>
    <w:rsid w:val="002C24AD"/>
    <w:rsid w:val="002C2963"/>
    <w:rsid w:val="002C2A87"/>
    <w:rsid w:val="002C2AF6"/>
    <w:rsid w:val="002C2B03"/>
    <w:rsid w:val="002C2DFE"/>
    <w:rsid w:val="002C2EEA"/>
    <w:rsid w:val="002C2F6B"/>
    <w:rsid w:val="002C30FD"/>
    <w:rsid w:val="002C3130"/>
    <w:rsid w:val="002C330F"/>
    <w:rsid w:val="002C3504"/>
    <w:rsid w:val="002C3A20"/>
    <w:rsid w:val="002C3B4D"/>
    <w:rsid w:val="002C3C18"/>
    <w:rsid w:val="002C3D2B"/>
    <w:rsid w:val="002C3FF9"/>
    <w:rsid w:val="002C4174"/>
    <w:rsid w:val="002C426D"/>
    <w:rsid w:val="002C4C93"/>
    <w:rsid w:val="002C4DC0"/>
    <w:rsid w:val="002C5504"/>
    <w:rsid w:val="002C56A2"/>
    <w:rsid w:val="002C572D"/>
    <w:rsid w:val="002C5C17"/>
    <w:rsid w:val="002C5C43"/>
    <w:rsid w:val="002C5E9E"/>
    <w:rsid w:val="002C5F67"/>
    <w:rsid w:val="002C5FD3"/>
    <w:rsid w:val="002C6285"/>
    <w:rsid w:val="002C66AC"/>
    <w:rsid w:val="002C67A8"/>
    <w:rsid w:val="002C6EA0"/>
    <w:rsid w:val="002C6F26"/>
    <w:rsid w:val="002C70A3"/>
    <w:rsid w:val="002C71E6"/>
    <w:rsid w:val="002C72CC"/>
    <w:rsid w:val="002C742A"/>
    <w:rsid w:val="002C7611"/>
    <w:rsid w:val="002C79BB"/>
    <w:rsid w:val="002C7A11"/>
    <w:rsid w:val="002C7E8E"/>
    <w:rsid w:val="002C7F1C"/>
    <w:rsid w:val="002C7FFC"/>
    <w:rsid w:val="002CFF1B"/>
    <w:rsid w:val="002D0115"/>
    <w:rsid w:val="002D0218"/>
    <w:rsid w:val="002D0402"/>
    <w:rsid w:val="002D05B1"/>
    <w:rsid w:val="002D0B40"/>
    <w:rsid w:val="002D0BFD"/>
    <w:rsid w:val="002D13CF"/>
    <w:rsid w:val="002D1B7D"/>
    <w:rsid w:val="002D1F67"/>
    <w:rsid w:val="002D2357"/>
    <w:rsid w:val="002D23F0"/>
    <w:rsid w:val="002D2CDE"/>
    <w:rsid w:val="002D2DAF"/>
    <w:rsid w:val="002D3522"/>
    <w:rsid w:val="002D3C07"/>
    <w:rsid w:val="002D3C4F"/>
    <w:rsid w:val="002D3EA7"/>
    <w:rsid w:val="002D3F82"/>
    <w:rsid w:val="002D4182"/>
    <w:rsid w:val="002D431D"/>
    <w:rsid w:val="002D43F6"/>
    <w:rsid w:val="002D44CE"/>
    <w:rsid w:val="002D475B"/>
    <w:rsid w:val="002D4932"/>
    <w:rsid w:val="002D4AB8"/>
    <w:rsid w:val="002D4BB4"/>
    <w:rsid w:val="002D518C"/>
    <w:rsid w:val="002D52FC"/>
    <w:rsid w:val="002D5630"/>
    <w:rsid w:val="002D5AF2"/>
    <w:rsid w:val="002D5D94"/>
    <w:rsid w:val="002D665F"/>
    <w:rsid w:val="002D6778"/>
    <w:rsid w:val="002D68EE"/>
    <w:rsid w:val="002D69BB"/>
    <w:rsid w:val="002D6A9F"/>
    <w:rsid w:val="002D735F"/>
    <w:rsid w:val="002D7604"/>
    <w:rsid w:val="002D7929"/>
    <w:rsid w:val="002E07D7"/>
    <w:rsid w:val="002E08CB"/>
    <w:rsid w:val="002E0ADF"/>
    <w:rsid w:val="002E0B46"/>
    <w:rsid w:val="002E0C51"/>
    <w:rsid w:val="002E0E23"/>
    <w:rsid w:val="002E0E32"/>
    <w:rsid w:val="002E0FDE"/>
    <w:rsid w:val="002E1123"/>
    <w:rsid w:val="002E1165"/>
    <w:rsid w:val="002E143F"/>
    <w:rsid w:val="002E160B"/>
    <w:rsid w:val="002E1613"/>
    <w:rsid w:val="002E1632"/>
    <w:rsid w:val="002E192F"/>
    <w:rsid w:val="002E1CB5"/>
    <w:rsid w:val="002E1DDA"/>
    <w:rsid w:val="002E1EC5"/>
    <w:rsid w:val="002E20F8"/>
    <w:rsid w:val="002E266E"/>
    <w:rsid w:val="002E27D5"/>
    <w:rsid w:val="002E27D6"/>
    <w:rsid w:val="002E28D3"/>
    <w:rsid w:val="002E2B8C"/>
    <w:rsid w:val="002E2C34"/>
    <w:rsid w:val="002E32E9"/>
    <w:rsid w:val="002E3624"/>
    <w:rsid w:val="002E388E"/>
    <w:rsid w:val="002E39B3"/>
    <w:rsid w:val="002E3A9A"/>
    <w:rsid w:val="002E3DA0"/>
    <w:rsid w:val="002E4282"/>
    <w:rsid w:val="002E42F0"/>
    <w:rsid w:val="002E451B"/>
    <w:rsid w:val="002E45CA"/>
    <w:rsid w:val="002E4605"/>
    <w:rsid w:val="002E47C8"/>
    <w:rsid w:val="002E4E9B"/>
    <w:rsid w:val="002E5037"/>
    <w:rsid w:val="002E505E"/>
    <w:rsid w:val="002E5E65"/>
    <w:rsid w:val="002E5EE1"/>
    <w:rsid w:val="002E6179"/>
    <w:rsid w:val="002E660C"/>
    <w:rsid w:val="002E6C11"/>
    <w:rsid w:val="002E6E3A"/>
    <w:rsid w:val="002E7084"/>
    <w:rsid w:val="002E73E5"/>
    <w:rsid w:val="002E745D"/>
    <w:rsid w:val="002E779E"/>
    <w:rsid w:val="002E7950"/>
    <w:rsid w:val="002E7A71"/>
    <w:rsid w:val="002E7AE6"/>
    <w:rsid w:val="002E7FFB"/>
    <w:rsid w:val="002F0096"/>
    <w:rsid w:val="002F029A"/>
    <w:rsid w:val="002F02DE"/>
    <w:rsid w:val="002F074A"/>
    <w:rsid w:val="002F0C45"/>
    <w:rsid w:val="002F0C77"/>
    <w:rsid w:val="002F0CCC"/>
    <w:rsid w:val="002F0FF3"/>
    <w:rsid w:val="002F1104"/>
    <w:rsid w:val="002F190A"/>
    <w:rsid w:val="002F1AF6"/>
    <w:rsid w:val="002F20B6"/>
    <w:rsid w:val="002F2138"/>
    <w:rsid w:val="002F2172"/>
    <w:rsid w:val="002F2234"/>
    <w:rsid w:val="002F22CC"/>
    <w:rsid w:val="002F23D1"/>
    <w:rsid w:val="002F245F"/>
    <w:rsid w:val="002F2760"/>
    <w:rsid w:val="002F2770"/>
    <w:rsid w:val="002F2C06"/>
    <w:rsid w:val="002F2C3B"/>
    <w:rsid w:val="002F2CEA"/>
    <w:rsid w:val="002F2CF8"/>
    <w:rsid w:val="002F34A9"/>
    <w:rsid w:val="002F3A00"/>
    <w:rsid w:val="002F3AD3"/>
    <w:rsid w:val="002F466F"/>
    <w:rsid w:val="002F4924"/>
    <w:rsid w:val="002F4A28"/>
    <w:rsid w:val="002F4E47"/>
    <w:rsid w:val="002F5201"/>
    <w:rsid w:val="002F57C8"/>
    <w:rsid w:val="002F5D25"/>
    <w:rsid w:val="002F5EE9"/>
    <w:rsid w:val="002F5EF0"/>
    <w:rsid w:val="002F6251"/>
    <w:rsid w:val="002F63C7"/>
    <w:rsid w:val="002F667F"/>
    <w:rsid w:val="002F6D9F"/>
    <w:rsid w:val="002F72AF"/>
    <w:rsid w:val="002F73F2"/>
    <w:rsid w:val="002F7535"/>
    <w:rsid w:val="002F7906"/>
    <w:rsid w:val="002F7A2D"/>
    <w:rsid w:val="002F7BC7"/>
    <w:rsid w:val="003003F1"/>
    <w:rsid w:val="0030048E"/>
    <w:rsid w:val="00300E1E"/>
    <w:rsid w:val="00300F18"/>
    <w:rsid w:val="00301208"/>
    <w:rsid w:val="00301607"/>
    <w:rsid w:val="003016E1"/>
    <w:rsid w:val="003019C0"/>
    <w:rsid w:val="00301EF0"/>
    <w:rsid w:val="00302798"/>
    <w:rsid w:val="0030333D"/>
    <w:rsid w:val="00303827"/>
    <w:rsid w:val="003039FA"/>
    <w:rsid w:val="003044B8"/>
    <w:rsid w:val="0030451B"/>
    <w:rsid w:val="0030452C"/>
    <w:rsid w:val="00304AC7"/>
    <w:rsid w:val="00304F06"/>
    <w:rsid w:val="0030533B"/>
    <w:rsid w:val="0030542A"/>
    <w:rsid w:val="003057F5"/>
    <w:rsid w:val="00305810"/>
    <w:rsid w:val="00305818"/>
    <w:rsid w:val="00305876"/>
    <w:rsid w:val="00305FFB"/>
    <w:rsid w:val="003066C7"/>
    <w:rsid w:val="00306B99"/>
    <w:rsid w:val="00307024"/>
    <w:rsid w:val="003075CC"/>
    <w:rsid w:val="00310828"/>
    <w:rsid w:val="00310C78"/>
    <w:rsid w:val="00310EAF"/>
    <w:rsid w:val="00310F95"/>
    <w:rsid w:val="0031150D"/>
    <w:rsid w:val="00311923"/>
    <w:rsid w:val="003119B4"/>
    <w:rsid w:val="00311A8E"/>
    <w:rsid w:val="00311CA2"/>
    <w:rsid w:val="00311CFA"/>
    <w:rsid w:val="00312091"/>
    <w:rsid w:val="0031224F"/>
    <w:rsid w:val="00312383"/>
    <w:rsid w:val="0031265B"/>
    <w:rsid w:val="00312889"/>
    <w:rsid w:val="00312DA7"/>
    <w:rsid w:val="00312F56"/>
    <w:rsid w:val="0031384D"/>
    <w:rsid w:val="003139DD"/>
    <w:rsid w:val="00313BC1"/>
    <w:rsid w:val="00313E66"/>
    <w:rsid w:val="00314296"/>
    <w:rsid w:val="003142D8"/>
    <w:rsid w:val="003143ED"/>
    <w:rsid w:val="00314712"/>
    <w:rsid w:val="00314774"/>
    <w:rsid w:val="00314AD1"/>
    <w:rsid w:val="00314F0B"/>
    <w:rsid w:val="0031503A"/>
    <w:rsid w:val="003155C1"/>
    <w:rsid w:val="003156CB"/>
    <w:rsid w:val="00315922"/>
    <w:rsid w:val="00315923"/>
    <w:rsid w:val="00315CA0"/>
    <w:rsid w:val="00315DDD"/>
    <w:rsid w:val="00315E09"/>
    <w:rsid w:val="00315F49"/>
    <w:rsid w:val="0031605D"/>
    <w:rsid w:val="0031620A"/>
    <w:rsid w:val="00316597"/>
    <w:rsid w:val="00316A60"/>
    <w:rsid w:val="00316C5C"/>
    <w:rsid w:val="00316E4B"/>
    <w:rsid w:val="00316EDD"/>
    <w:rsid w:val="003174FA"/>
    <w:rsid w:val="00317B9D"/>
    <w:rsid w:val="00317D19"/>
    <w:rsid w:val="003200A9"/>
    <w:rsid w:val="00320379"/>
    <w:rsid w:val="003208E1"/>
    <w:rsid w:val="003208F5"/>
    <w:rsid w:val="00320BE7"/>
    <w:rsid w:val="00320D5E"/>
    <w:rsid w:val="00321126"/>
    <w:rsid w:val="003215D6"/>
    <w:rsid w:val="003218D7"/>
    <w:rsid w:val="00321BF0"/>
    <w:rsid w:val="00321CEB"/>
    <w:rsid w:val="0032211D"/>
    <w:rsid w:val="00322178"/>
    <w:rsid w:val="00322710"/>
    <w:rsid w:val="003227BF"/>
    <w:rsid w:val="00322818"/>
    <w:rsid w:val="00322D11"/>
    <w:rsid w:val="0032334F"/>
    <w:rsid w:val="0032345B"/>
    <w:rsid w:val="00323554"/>
    <w:rsid w:val="00323579"/>
    <w:rsid w:val="00323606"/>
    <w:rsid w:val="0032372B"/>
    <w:rsid w:val="00323A02"/>
    <w:rsid w:val="00323A1B"/>
    <w:rsid w:val="00323A54"/>
    <w:rsid w:val="00323A63"/>
    <w:rsid w:val="003241C2"/>
    <w:rsid w:val="003242FF"/>
    <w:rsid w:val="003246FD"/>
    <w:rsid w:val="00324BFD"/>
    <w:rsid w:val="0032515D"/>
    <w:rsid w:val="00325379"/>
    <w:rsid w:val="00325C62"/>
    <w:rsid w:val="00325C99"/>
    <w:rsid w:val="0032626C"/>
    <w:rsid w:val="0032657B"/>
    <w:rsid w:val="00326BD3"/>
    <w:rsid w:val="00326C3F"/>
    <w:rsid w:val="00326CC6"/>
    <w:rsid w:val="0032715F"/>
    <w:rsid w:val="003271C4"/>
    <w:rsid w:val="00327612"/>
    <w:rsid w:val="00327780"/>
    <w:rsid w:val="0032786C"/>
    <w:rsid w:val="00327A6E"/>
    <w:rsid w:val="00327B84"/>
    <w:rsid w:val="00327EBC"/>
    <w:rsid w:val="003303B5"/>
    <w:rsid w:val="00330433"/>
    <w:rsid w:val="00330566"/>
    <w:rsid w:val="003305FA"/>
    <w:rsid w:val="00330882"/>
    <w:rsid w:val="003313A4"/>
    <w:rsid w:val="003314F1"/>
    <w:rsid w:val="003314F4"/>
    <w:rsid w:val="00331868"/>
    <w:rsid w:val="00331A23"/>
    <w:rsid w:val="00332057"/>
    <w:rsid w:val="0033224E"/>
    <w:rsid w:val="003322CD"/>
    <w:rsid w:val="00332963"/>
    <w:rsid w:val="00333040"/>
    <w:rsid w:val="0033312E"/>
    <w:rsid w:val="0033331F"/>
    <w:rsid w:val="00333652"/>
    <w:rsid w:val="003337F8"/>
    <w:rsid w:val="003339D3"/>
    <w:rsid w:val="00333BF1"/>
    <w:rsid w:val="0033428D"/>
    <w:rsid w:val="00334A4C"/>
    <w:rsid w:val="00334B6F"/>
    <w:rsid w:val="003356E8"/>
    <w:rsid w:val="0033577E"/>
    <w:rsid w:val="003359A6"/>
    <w:rsid w:val="00335AA2"/>
    <w:rsid w:val="00335B06"/>
    <w:rsid w:val="00335B0F"/>
    <w:rsid w:val="00336418"/>
    <w:rsid w:val="00336520"/>
    <w:rsid w:val="00336582"/>
    <w:rsid w:val="00336835"/>
    <w:rsid w:val="003368B2"/>
    <w:rsid w:val="00336E07"/>
    <w:rsid w:val="003370B2"/>
    <w:rsid w:val="00337166"/>
    <w:rsid w:val="00337254"/>
    <w:rsid w:val="00337284"/>
    <w:rsid w:val="0033739C"/>
    <w:rsid w:val="00337BC2"/>
    <w:rsid w:val="00337E2A"/>
    <w:rsid w:val="00337F8A"/>
    <w:rsid w:val="003400F7"/>
    <w:rsid w:val="00340150"/>
    <w:rsid w:val="003401D4"/>
    <w:rsid w:val="00340922"/>
    <w:rsid w:val="00340932"/>
    <w:rsid w:val="00341817"/>
    <w:rsid w:val="0034199B"/>
    <w:rsid w:val="00341A19"/>
    <w:rsid w:val="00341D59"/>
    <w:rsid w:val="00342382"/>
    <w:rsid w:val="00342508"/>
    <w:rsid w:val="00342533"/>
    <w:rsid w:val="00342840"/>
    <w:rsid w:val="00342BDE"/>
    <w:rsid w:val="003430CA"/>
    <w:rsid w:val="0034329A"/>
    <w:rsid w:val="00343BDF"/>
    <w:rsid w:val="00343EAC"/>
    <w:rsid w:val="00344067"/>
    <w:rsid w:val="0034437F"/>
    <w:rsid w:val="003443A6"/>
    <w:rsid w:val="0034480B"/>
    <w:rsid w:val="0034486F"/>
    <w:rsid w:val="00344870"/>
    <w:rsid w:val="003448EA"/>
    <w:rsid w:val="00344A18"/>
    <w:rsid w:val="00344DEF"/>
    <w:rsid w:val="00344EB2"/>
    <w:rsid w:val="003452C5"/>
    <w:rsid w:val="00345365"/>
    <w:rsid w:val="003453B4"/>
    <w:rsid w:val="003459C9"/>
    <w:rsid w:val="00345B17"/>
    <w:rsid w:val="00345C13"/>
    <w:rsid w:val="003463D6"/>
    <w:rsid w:val="003464A4"/>
    <w:rsid w:val="00346ADC"/>
    <w:rsid w:val="00346C5E"/>
    <w:rsid w:val="00347460"/>
    <w:rsid w:val="00347585"/>
    <w:rsid w:val="00347626"/>
    <w:rsid w:val="00347809"/>
    <w:rsid w:val="003479B1"/>
    <w:rsid w:val="00347B87"/>
    <w:rsid w:val="00347C8C"/>
    <w:rsid w:val="00347CD4"/>
    <w:rsid w:val="00347E30"/>
    <w:rsid w:val="003501FE"/>
    <w:rsid w:val="003503FE"/>
    <w:rsid w:val="003506B2"/>
    <w:rsid w:val="00350CF4"/>
    <w:rsid w:val="00351407"/>
    <w:rsid w:val="00351741"/>
    <w:rsid w:val="00351925"/>
    <w:rsid w:val="00351E21"/>
    <w:rsid w:val="0035200C"/>
    <w:rsid w:val="003522A1"/>
    <w:rsid w:val="00352E58"/>
    <w:rsid w:val="00353700"/>
    <w:rsid w:val="00353908"/>
    <w:rsid w:val="00354139"/>
    <w:rsid w:val="003541B2"/>
    <w:rsid w:val="003547E8"/>
    <w:rsid w:val="003549E3"/>
    <w:rsid w:val="00354CDF"/>
    <w:rsid w:val="00354D1F"/>
    <w:rsid w:val="003550FD"/>
    <w:rsid w:val="003550FF"/>
    <w:rsid w:val="003553CA"/>
    <w:rsid w:val="00355A78"/>
    <w:rsid w:val="00355B0A"/>
    <w:rsid w:val="00355B14"/>
    <w:rsid w:val="00356214"/>
    <w:rsid w:val="00356930"/>
    <w:rsid w:val="00356C3F"/>
    <w:rsid w:val="00356E24"/>
    <w:rsid w:val="00357292"/>
    <w:rsid w:val="003573F0"/>
    <w:rsid w:val="00357489"/>
    <w:rsid w:val="00357611"/>
    <w:rsid w:val="003578FE"/>
    <w:rsid w:val="00357DFE"/>
    <w:rsid w:val="003608FA"/>
    <w:rsid w:val="00360AEF"/>
    <w:rsid w:val="00360D26"/>
    <w:rsid w:val="00360E3E"/>
    <w:rsid w:val="00361069"/>
    <w:rsid w:val="0036160A"/>
    <w:rsid w:val="00361A73"/>
    <w:rsid w:val="00361B10"/>
    <w:rsid w:val="00361D25"/>
    <w:rsid w:val="00361DB7"/>
    <w:rsid w:val="00361E3E"/>
    <w:rsid w:val="003626C3"/>
    <w:rsid w:val="003629B1"/>
    <w:rsid w:val="00362A0B"/>
    <w:rsid w:val="00362C92"/>
    <w:rsid w:val="00363158"/>
    <w:rsid w:val="00363470"/>
    <w:rsid w:val="00363477"/>
    <w:rsid w:val="00363895"/>
    <w:rsid w:val="003638C6"/>
    <w:rsid w:val="003639C9"/>
    <w:rsid w:val="00363AD3"/>
    <w:rsid w:val="003640F1"/>
    <w:rsid w:val="003642B4"/>
    <w:rsid w:val="003643AB"/>
    <w:rsid w:val="003643D6"/>
    <w:rsid w:val="00364405"/>
    <w:rsid w:val="003646D4"/>
    <w:rsid w:val="00364D47"/>
    <w:rsid w:val="003653F7"/>
    <w:rsid w:val="00365546"/>
    <w:rsid w:val="00365806"/>
    <w:rsid w:val="0036599F"/>
    <w:rsid w:val="00365C77"/>
    <w:rsid w:val="00365DA3"/>
    <w:rsid w:val="00365FE5"/>
    <w:rsid w:val="00366054"/>
    <w:rsid w:val="00366490"/>
    <w:rsid w:val="00366498"/>
    <w:rsid w:val="00366559"/>
    <w:rsid w:val="00366758"/>
    <w:rsid w:val="00366FD7"/>
    <w:rsid w:val="00367243"/>
    <w:rsid w:val="00367646"/>
    <w:rsid w:val="0036764F"/>
    <w:rsid w:val="00367A2B"/>
    <w:rsid w:val="00367A6A"/>
    <w:rsid w:val="003700EF"/>
    <w:rsid w:val="003705F2"/>
    <w:rsid w:val="003708A1"/>
    <w:rsid w:val="00370A68"/>
    <w:rsid w:val="00370AF4"/>
    <w:rsid w:val="00370DF5"/>
    <w:rsid w:val="00371205"/>
    <w:rsid w:val="00371485"/>
    <w:rsid w:val="00371B63"/>
    <w:rsid w:val="00371E8E"/>
    <w:rsid w:val="00371EE8"/>
    <w:rsid w:val="00371FF2"/>
    <w:rsid w:val="003720F7"/>
    <w:rsid w:val="0037244C"/>
    <w:rsid w:val="003724F3"/>
    <w:rsid w:val="00372938"/>
    <w:rsid w:val="0037296E"/>
    <w:rsid w:val="00372C60"/>
    <w:rsid w:val="00372D2D"/>
    <w:rsid w:val="00372E96"/>
    <w:rsid w:val="00372F18"/>
    <w:rsid w:val="0037302D"/>
    <w:rsid w:val="0037314B"/>
    <w:rsid w:val="00373160"/>
    <w:rsid w:val="00373224"/>
    <w:rsid w:val="00373286"/>
    <w:rsid w:val="0037369C"/>
    <w:rsid w:val="00374043"/>
    <w:rsid w:val="003744B8"/>
    <w:rsid w:val="0037471A"/>
    <w:rsid w:val="00374841"/>
    <w:rsid w:val="00374969"/>
    <w:rsid w:val="00374EE4"/>
    <w:rsid w:val="003750C8"/>
    <w:rsid w:val="0037527C"/>
    <w:rsid w:val="00375325"/>
    <w:rsid w:val="003753CE"/>
    <w:rsid w:val="00375883"/>
    <w:rsid w:val="00375BD2"/>
    <w:rsid w:val="00375C1A"/>
    <w:rsid w:val="003764ED"/>
    <w:rsid w:val="0037656E"/>
    <w:rsid w:val="00376696"/>
    <w:rsid w:val="003766F8"/>
    <w:rsid w:val="00376AE8"/>
    <w:rsid w:val="00376BC9"/>
    <w:rsid w:val="00376F43"/>
    <w:rsid w:val="003772A9"/>
    <w:rsid w:val="00377704"/>
    <w:rsid w:val="00377AB7"/>
    <w:rsid w:val="00377CC0"/>
    <w:rsid w:val="00377FC7"/>
    <w:rsid w:val="00380127"/>
    <w:rsid w:val="00380264"/>
    <w:rsid w:val="00380324"/>
    <w:rsid w:val="003804C8"/>
    <w:rsid w:val="0038056C"/>
    <w:rsid w:val="0038060E"/>
    <w:rsid w:val="00380D54"/>
    <w:rsid w:val="00380FAC"/>
    <w:rsid w:val="003811A2"/>
    <w:rsid w:val="003814A0"/>
    <w:rsid w:val="003816DF"/>
    <w:rsid w:val="00381B2C"/>
    <w:rsid w:val="00382271"/>
    <w:rsid w:val="003824F1"/>
    <w:rsid w:val="003826CC"/>
    <w:rsid w:val="00383412"/>
    <w:rsid w:val="0038354A"/>
    <w:rsid w:val="0038372D"/>
    <w:rsid w:val="003838C6"/>
    <w:rsid w:val="00383B3B"/>
    <w:rsid w:val="00384049"/>
    <w:rsid w:val="00384132"/>
    <w:rsid w:val="0038424C"/>
    <w:rsid w:val="0038483F"/>
    <w:rsid w:val="00384B0B"/>
    <w:rsid w:val="00384C14"/>
    <w:rsid w:val="00384E7B"/>
    <w:rsid w:val="00385A1F"/>
    <w:rsid w:val="00387470"/>
    <w:rsid w:val="0038758B"/>
    <w:rsid w:val="00387AB7"/>
    <w:rsid w:val="00387D6A"/>
    <w:rsid w:val="00387EF9"/>
    <w:rsid w:val="003901CF"/>
    <w:rsid w:val="0039038B"/>
    <w:rsid w:val="00391C54"/>
    <w:rsid w:val="00391E56"/>
    <w:rsid w:val="003920CF"/>
    <w:rsid w:val="003924C9"/>
    <w:rsid w:val="00392519"/>
    <w:rsid w:val="00392886"/>
    <w:rsid w:val="00392DA4"/>
    <w:rsid w:val="00392F10"/>
    <w:rsid w:val="00392FEE"/>
    <w:rsid w:val="00393366"/>
    <w:rsid w:val="00393621"/>
    <w:rsid w:val="00393676"/>
    <w:rsid w:val="00393907"/>
    <w:rsid w:val="00393B40"/>
    <w:rsid w:val="00393BA4"/>
    <w:rsid w:val="00393F2F"/>
    <w:rsid w:val="00393FE0"/>
    <w:rsid w:val="003945CC"/>
    <w:rsid w:val="00394C6E"/>
    <w:rsid w:val="00394FE9"/>
    <w:rsid w:val="00395237"/>
    <w:rsid w:val="0039550A"/>
    <w:rsid w:val="00395AF5"/>
    <w:rsid w:val="00395CFB"/>
    <w:rsid w:val="00395E6A"/>
    <w:rsid w:val="003969C2"/>
    <w:rsid w:val="00396BA2"/>
    <w:rsid w:val="00396EAA"/>
    <w:rsid w:val="00396F46"/>
    <w:rsid w:val="00396F7D"/>
    <w:rsid w:val="00397041"/>
    <w:rsid w:val="00397501"/>
    <w:rsid w:val="00397583"/>
    <w:rsid w:val="00397B77"/>
    <w:rsid w:val="003A0278"/>
    <w:rsid w:val="003A06A5"/>
    <w:rsid w:val="003A08BA"/>
    <w:rsid w:val="003A0B1D"/>
    <w:rsid w:val="003A0B5A"/>
    <w:rsid w:val="003A0F94"/>
    <w:rsid w:val="003A111C"/>
    <w:rsid w:val="003A148B"/>
    <w:rsid w:val="003A14C8"/>
    <w:rsid w:val="003A14D6"/>
    <w:rsid w:val="003A1A3D"/>
    <w:rsid w:val="003A1C20"/>
    <w:rsid w:val="003A1EFB"/>
    <w:rsid w:val="003A250D"/>
    <w:rsid w:val="003A2672"/>
    <w:rsid w:val="003A26AB"/>
    <w:rsid w:val="003A2B41"/>
    <w:rsid w:val="003A2E10"/>
    <w:rsid w:val="003A2FD4"/>
    <w:rsid w:val="003A37EA"/>
    <w:rsid w:val="003A434E"/>
    <w:rsid w:val="003A46E6"/>
    <w:rsid w:val="003A4838"/>
    <w:rsid w:val="003A5859"/>
    <w:rsid w:val="003A5933"/>
    <w:rsid w:val="003A5E66"/>
    <w:rsid w:val="003A5E7F"/>
    <w:rsid w:val="003A6036"/>
    <w:rsid w:val="003A6388"/>
    <w:rsid w:val="003A6692"/>
    <w:rsid w:val="003A68E3"/>
    <w:rsid w:val="003A6A8F"/>
    <w:rsid w:val="003A7425"/>
    <w:rsid w:val="003A75DC"/>
    <w:rsid w:val="003A78EB"/>
    <w:rsid w:val="003A7C67"/>
    <w:rsid w:val="003A7F6A"/>
    <w:rsid w:val="003B0128"/>
    <w:rsid w:val="003B0616"/>
    <w:rsid w:val="003B062A"/>
    <w:rsid w:val="003B068A"/>
    <w:rsid w:val="003B0E87"/>
    <w:rsid w:val="003B0FC2"/>
    <w:rsid w:val="003B1349"/>
    <w:rsid w:val="003B1574"/>
    <w:rsid w:val="003B160E"/>
    <w:rsid w:val="003B177D"/>
    <w:rsid w:val="003B191C"/>
    <w:rsid w:val="003B1972"/>
    <w:rsid w:val="003B1BF7"/>
    <w:rsid w:val="003B1C26"/>
    <w:rsid w:val="003B1FD8"/>
    <w:rsid w:val="003B21F3"/>
    <w:rsid w:val="003B2426"/>
    <w:rsid w:val="003B3101"/>
    <w:rsid w:val="003B32B5"/>
    <w:rsid w:val="003B35CA"/>
    <w:rsid w:val="003B3BB5"/>
    <w:rsid w:val="003B3EC3"/>
    <w:rsid w:val="003B3F0D"/>
    <w:rsid w:val="003B411E"/>
    <w:rsid w:val="003B41DA"/>
    <w:rsid w:val="003B4218"/>
    <w:rsid w:val="003B4269"/>
    <w:rsid w:val="003B4959"/>
    <w:rsid w:val="003B4D24"/>
    <w:rsid w:val="003B4E9B"/>
    <w:rsid w:val="003B54F5"/>
    <w:rsid w:val="003B550C"/>
    <w:rsid w:val="003B55B9"/>
    <w:rsid w:val="003B5F6F"/>
    <w:rsid w:val="003B5FFD"/>
    <w:rsid w:val="003B619D"/>
    <w:rsid w:val="003B631C"/>
    <w:rsid w:val="003B6426"/>
    <w:rsid w:val="003B673D"/>
    <w:rsid w:val="003B67DA"/>
    <w:rsid w:val="003B6840"/>
    <w:rsid w:val="003B6F62"/>
    <w:rsid w:val="003B7486"/>
    <w:rsid w:val="003B7B55"/>
    <w:rsid w:val="003B7B9B"/>
    <w:rsid w:val="003B7C68"/>
    <w:rsid w:val="003C069A"/>
    <w:rsid w:val="003C06BE"/>
    <w:rsid w:val="003C0739"/>
    <w:rsid w:val="003C0A61"/>
    <w:rsid w:val="003C0FFB"/>
    <w:rsid w:val="003C10A1"/>
    <w:rsid w:val="003C1549"/>
    <w:rsid w:val="003C1762"/>
    <w:rsid w:val="003C177F"/>
    <w:rsid w:val="003C1A68"/>
    <w:rsid w:val="003C1B57"/>
    <w:rsid w:val="003C1F3F"/>
    <w:rsid w:val="003C2AF4"/>
    <w:rsid w:val="003C2BD8"/>
    <w:rsid w:val="003C2D7E"/>
    <w:rsid w:val="003C2DCA"/>
    <w:rsid w:val="003C2E62"/>
    <w:rsid w:val="003C33F3"/>
    <w:rsid w:val="003C356F"/>
    <w:rsid w:val="003C3D48"/>
    <w:rsid w:val="003C3ED6"/>
    <w:rsid w:val="003C41A3"/>
    <w:rsid w:val="003C4AF7"/>
    <w:rsid w:val="003C4E9F"/>
    <w:rsid w:val="003C4EFE"/>
    <w:rsid w:val="003C4F0E"/>
    <w:rsid w:val="003C5368"/>
    <w:rsid w:val="003C5A16"/>
    <w:rsid w:val="003C5EBC"/>
    <w:rsid w:val="003C5EEF"/>
    <w:rsid w:val="003C61A3"/>
    <w:rsid w:val="003C682D"/>
    <w:rsid w:val="003C6B51"/>
    <w:rsid w:val="003C6BC3"/>
    <w:rsid w:val="003C7038"/>
    <w:rsid w:val="003C7165"/>
    <w:rsid w:val="003C729A"/>
    <w:rsid w:val="003C7A38"/>
    <w:rsid w:val="003C7C21"/>
    <w:rsid w:val="003C7DD8"/>
    <w:rsid w:val="003D0512"/>
    <w:rsid w:val="003D0664"/>
    <w:rsid w:val="003D073A"/>
    <w:rsid w:val="003D0EAF"/>
    <w:rsid w:val="003D0EF3"/>
    <w:rsid w:val="003D0F56"/>
    <w:rsid w:val="003D14DF"/>
    <w:rsid w:val="003D16E2"/>
    <w:rsid w:val="003D1DF5"/>
    <w:rsid w:val="003D1E81"/>
    <w:rsid w:val="003D21DE"/>
    <w:rsid w:val="003D2288"/>
    <w:rsid w:val="003D2479"/>
    <w:rsid w:val="003D24F5"/>
    <w:rsid w:val="003D2601"/>
    <w:rsid w:val="003D27B6"/>
    <w:rsid w:val="003D2C32"/>
    <w:rsid w:val="003D2D53"/>
    <w:rsid w:val="003D2E7F"/>
    <w:rsid w:val="003D30A3"/>
    <w:rsid w:val="003D35C5"/>
    <w:rsid w:val="003D3B5F"/>
    <w:rsid w:val="003D3D51"/>
    <w:rsid w:val="003D413A"/>
    <w:rsid w:val="003D4327"/>
    <w:rsid w:val="003D439C"/>
    <w:rsid w:val="003D4552"/>
    <w:rsid w:val="003D47E8"/>
    <w:rsid w:val="003D4B2D"/>
    <w:rsid w:val="003D4C02"/>
    <w:rsid w:val="003D4CCA"/>
    <w:rsid w:val="003D51BA"/>
    <w:rsid w:val="003D566B"/>
    <w:rsid w:val="003D588C"/>
    <w:rsid w:val="003D597D"/>
    <w:rsid w:val="003D5D90"/>
    <w:rsid w:val="003D5E41"/>
    <w:rsid w:val="003D63E3"/>
    <w:rsid w:val="003D68CC"/>
    <w:rsid w:val="003D75A8"/>
    <w:rsid w:val="003D75C2"/>
    <w:rsid w:val="003D7676"/>
    <w:rsid w:val="003D798A"/>
    <w:rsid w:val="003D7CE1"/>
    <w:rsid w:val="003D7D03"/>
    <w:rsid w:val="003D7DB8"/>
    <w:rsid w:val="003E04AE"/>
    <w:rsid w:val="003E04E7"/>
    <w:rsid w:val="003E0788"/>
    <w:rsid w:val="003E08CE"/>
    <w:rsid w:val="003E1171"/>
    <w:rsid w:val="003E1228"/>
    <w:rsid w:val="003E1717"/>
    <w:rsid w:val="003E191F"/>
    <w:rsid w:val="003E193F"/>
    <w:rsid w:val="003E1B3E"/>
    <w:rsid w:val="003E1C7D"/>
    <w:rsid w:val="003E1EC0"/>
    <w:rsid w:val="003E2966"/>
    <w:rsid w:val="003E2BBA"/>
    <w:rsid w:val="003E2CDE"/>
    <w:rsid w:val="003E2D8F"/>
    <w:rsid w:val="003E3117"/>
    <w:rsid w:val="003E328D"/>
    <w:rsid w:val="003E34BC"/>
    <w:rsid w:val="003E3517"/>
    <w:rsid w:val="003E38D9"/>
    <w:rsid w:val="003E3A51"/>
    <w:rsid w:val="003E40A5"/>
    <w:rsid w:val="003E4600"/>
    <w:rsid w:val="003E4A79"/>
    <w:rsid w:val="003E59EA"/>
    <w:rsid w:val="003E5AC0"/>
    <w:rsid w:val="003E5B9B"/>
    <w:rsid w:val="003E5E69"/>
    <w:rsid w:val="003E5F40"/>
    <w:rsid w:val="003E606D"/>
    <w:rsid w:val="003E615A"/>
    <w:rsid w:val="003E657E"/>
    <w:rsid w:val="003E663E"/>
    <w:rsid w:val="003E67F1"/>
    <w:rsid w:val="003E68FA"/>
    <w:rsid w:val="003E6BB9"/>
    <w:rsid w:val="003E6D0E"/>
    <w:rsid w:val="003E7081"/>
    <w:rsid w:val="003E717C"/>
    <w:rsid w:val="003E733E"/>
    <w:rsid w:val="003E74BE"/>
    <w:rsid w:val="003E7A1F"/>
    <w:rsid w:val="003E7B2F"/>
    <w:rsid w:val="003E7CE3"/>
    <w:rsid w:val="003E7D57"/>
    <w:rsid w:val="003F01BC"/>
    <w:rsid w:val="003F05BC"/>
    <w:rsid w:val="003F05CA"/>
    <w:rsid w:val="003F0D7C"/>
    <w:rsid w:val="003F12B4"/>
    <w:rsid w:val="003F16FA"/>
    <w:rsid w:val="003F205A"/>
    <w:rsid w:val="003F219D"/>
    <w:rsid w:val="003F24CD"/>
    <w:rsid w:val="003F26D5"/>
    <w:rsid w:val="003F286C"/>
    <w:rsid w:val="003F2EBF"/>
    <w:rsid w:val="003F3202"/>
    <w:rsid w:val="003F36F4"/>
    <w:rsid w:val="003F38D6"/>
    <w:rsid w:val="003F3C84"/>
    <w:rsid w:val="003F3D8E"/>
    <w:rsid w:val="003F403D"/>
    <w:rsid w:val="003F4338"/>
    <w:rsid w:val="003F43C1"/>
    <w:rsid w:val="003F4AAD"/>
    <w:rsid w:val="003F4CB2"/>
    <w:rsid w:val="003F4EAD"/>
    <w:rsid w:val="003F4FD7"/>
    <w:rsid w:val="003F50ED"/>
    <w:rsid w:val="003F5201"/>
    <w:rsid w:val="003F523A"/>
    <w:rsid w:val="003F5546"/>
    <w:rsid w:val="003F597A"/>
    <w:rsid w:val="003F598D"/>
    <w:rsid w:val="003F5AD9"/>
    <w:rsid w:val="003F5C5A"/>
    <w:rsid w:val="003F5C9F"/>
    <w:rsid w:val="003F5E5D"/>
    <w:rsid w:val="003F5F99"/>
    <w:rsid w:val="003F5FCA"/>
    <w:rsid w:val="003F63A0"/>
    <w:rsid w:val="003F6467"/>
    <w:rsid w:val="003F6830"/>
    <w:rsid w:val="003F6C43"/>
    <w:rsid w:val="003F6DA3"/>
    <w:rsid w:val="003F6DFF"/>
    <w:rsid w:val="003F72D3"/>
    <w:rsid w:val="003F7907"/>
    <w:rsid w:val="003F792B"/>
    <w:rsid w:val="003F7ABD"/>
    <w:rsid w:val="003F7B05"/>
    <w:rsid w:val="003F7C09"/>
    <w:rsid w:val="0040013D"/>
    <w:rsid w:val="004004F3"/>
    <w:rsid w:val="00400583"/>
    <w:rsid w:val="004006F8"/>
    <w:rsid w:val="00400761"/>
    <w:rsid w:val="004009B6"/>
    <w:rsid w:val="00400BB7"/>
    <w:rsid w:val="00400EAF"/>
    <w:rsid w:val="004011B6"/>
    <w:rsid w:val="004012ED"/>
    <w:rsid w:val="004013B2"/>
    <w:rsid w:val="00401438"/>
    <w:rsid w:val="004014DE"/>
    <w:rsid w:val="00401AAA"/>
    <w:rsid w:val="00401AD0"/>
    <w:rsid w:val="00401AFF"/>
    <w:rsid w:val="00401D08"/>
    <w:rsid w:val="00401D13"/>
    <w:rsid w:val="00401ECA"/>
    <w:rsid w:val="00402074"/>
    <w:rsid w:val="0040211E"/>
    <w:rsid w:val="004021CE"/>
    <w:rsid w:val="004021EC"/>
    <w:rsid w:val="004025B5"/>
    <w:rsid w:val="00402B4F"/>
    <w:rsid w:val="00402D78"/>
    <w:rsid w:val="00402E45"/>
    <w:rsid w:val="00403024"/>
    <w:rsid w:val="0040324A"/>
    <w:rsid w:val="00403257"/>
    <w:rsid w:val="004033D9"/>
    <w:rsid w:val="004036F6"/>
    <w:rsid w:val="00403926"/>
    <w:rsid w:val="00403B87"/>
    <w:rsid w:val="00403D42"/>
    <w:rsid w:val="00404338"/>
    <w:rsid w:val="004049B6"/>
    <w:rsid w:val="00404A93"/>
    <w:rsid w:val="00404BE9"/>
    <w:rsid w:val="00404DE9"/>
    <w:rsid w:val="00405481"/>
    <w:rsid w:val="004054E0"/>
    <w:rsid w:val="00405617"/>
    <w:rsid w:val="004058BB"/>
    <w:rsid w:val="00405F94"/>
    <w:rsid w:val="0040658B"/>
    <w:rsid w:val="00406864"/>
    <w:rsid w:val="004068CA"/>
    <w:rsid w:val="00406A12"/>
    <w:rsid w:val="00406FA8"/>
    <w:rsid w:val="00406FE5"/>
    <w:rsid w:val="004071C1"/>
    <w:rsid w:val="00407658"/>
    <w:rsid w:val="00407724"/>
    <w:rsid w:val="00407891"/>
    <w:rsid w:val="004079B3"/>
    <w:rsid w:val="00407B50"/>
    <w:rsid w:val="00407BCC"/>
    <w:rsid w:val="0041002C"/>
    <w:rsid w:val="0041005A"/>
    <w:rsid w:val="0041015D"/>
    <w:rsid w:val="00410728"/>
    <w:rsid w:val="00410892"/>
    <w:rsid w:val="00410CEE"/>
    <w:rsid w:val="00410DB9"/>
    <w:rsid w:val="00410E3F"/>
    <w:rsid w:val="0041129B"/>
    <w:rsid w:val="004117B5"/>
    <w:rsid w:val="00411813"/>
    <w:rsid w:val="00411970"/>
    <w:rsid w:val="00411D5E"/>
    <w:rsid w:val="00411E7A"/>
    <w:rsid w:val="0041203A"/>
    <w:rsid w:val="0041245C"/>
    <w:rsid w:val="004126DD"/>
    <w:rsid w:val="004128EE"/>
    <w:rsid w:val="00412A6F"/>
    <w:rsid w:val="00412E06"/>
    <w:rsid w:val="0041344A"/>
    <w:rsid w:val="004139D6"/>
    <w:rsid w:val="00413F13"/>
    <w:rsid w:val="00414627"/>
    <w:rsid w:val="0041478C"/>
    <w:rsid w:val="00414846"/>
    <w:rsid w:val="004149C1"/>
    <w:rsid w:val="00414B89"/>
    <w:rsid w:val="00414BAC"/>
    <w:rsid w:val="00414C56"/>
    <w:rsid w:val="00414D76"/>
    <w:rsid w:val="004150CD"/>
    <w:rsid w:val="0041533A"/>
    <w:rsid w:val="00415381"/>
    <w:rsid w:val="00415783"/>
    <w:rsid w:val="004160E0"/>
    <w:rsid w:val="00416176"/>
    <w:rsid w:val="00416303"/>
    <w:rsid w:val="0041630C"/>
    <w:rsid w:val="00416388"/>
    <w:rsid w:val="004168B1"/>
    <w:rsid w:val="00417312"/>
    <w:rsid w:val="00417833"/>
    <w:rsid w:val="00417916"/>
    <w:rsid w:val="00417919"/>
    <w:rsid w:val="004179EE"/>
    <w:rsid w:val="00417DD0"/>
    <w:rsid w:val="00420541"/>
    <w:rsid w:val="00420809"/>
    <w:rsid w:val="00420837"/>
    <w:rsid w:val="00420D40"/>
    <w:rsid w:val="0042126A"/>
    <w:rsid w:val="0042139C"/>
    <w:rsid w:val="00421470"/>
    <w:rsid w:val="00421754"/>
    <w:rsid w:val="0042188D"/>
    <w:rsid w:val="00421AFF"/>
    <w:rsid w:val="00421C20"/>
    <w:rsid w:val="00421D00"/>
    <w:rsid w:val="004221C8"/>
    <w:rsid w:val="00422AD1"/>
    <w:rsid w:val="00423236"/>
    <w:rsid w:val="004235CE"/>
    <w:rsid w:val="00423654"/>
    <w:rsid w:val="00423669"/>
    <w:rsid w:val="00424028"/>
    <w:rsid w:val="004244AD"/>
    <w:rsid w:val="004249FE"/>
    <w:rsid w:val="00425195"/>
    <w:rsid w:val="00425524"/>
    <w:rsid w:val="004256AB"/>
    <w:rsid w:val="0042592D"/>
    <w:rsid w:val="0042593D"/>
    <w:rsid w:val="00425B69"/>
    <w:rsid w:val="00425D80"/>
    <w:rsid w:val="00425F27"/>
    <w:rsid w:val="0042607D"/>
    <w:rsid w:val="0042613F"/>
    <w:rsid w:val="0042623C"/>
    <w:rsid w:val="00426386"/>
    <w:rsid w:val="004263EB"/>
    <w:rsid w:val="004264AA"/>
    <w:rsid w:val="004267B5"/>
    <w:rsid w:val="004268D6"/>
    <w:rsid w:val="00427072"/>
    <w:rsid w:val="00427648"/>
    <w:rsid w:val="0042787A"/>
    <w:rsid w:val="0042791E"/>
    <w:rsid w:val="0042797D"/>
    <w:rsid w:val="00427BF5"/>
    <w:rsid w:val="00427CFC"/>
    <w:rsid w:val="00427FAE"/>
    <w:rsid w:val="00427FEA"/>
    <w:rsid w:val="004300E0"/>
    <w:rsid w:val="004301EC"/>
    <w:rsid w:val="004304AC"/>
    <w:rsid w:val="0043077C"/>
    <w:rsid w:val="00430AAF"/>
    <w:rsid w:val="00430DFF"/>
    <w:rsid w:val="0043128E"/>
    <w:rsid w:val="0043138E"/>
    <w:rsid w:val="0043155D"/>
    <w:rsid w:val="004316B4"/>
    <w:rsid w:val="00431924"/>
    <w:rsid w:val="00431F96"/>
    <w:rsid w:val="0043207B"/>
    <w:rsid w:val="00432548"/>
    <w:rsid w:val="00432F36"/>
    <w:rsid w:val="004336AB"/>
    <w:rsid w:val="00433756"/>
    <w:rsid w:val="00433BE5"/>
    <w:rsid w:val="00433CA8"/>
    <w:rsid w:val="00433D37"/>
    <w:rsid w:val="00433D48"/>
    <w:rsid w:val="00433E4F"/>
    <w:rsid w:val="00433EF6"/>
    <w:rsid w:val="00433F5A"/>
    <w:rsid w:val="00434070"/>
    <w:rsid w:val="00434117"/>
    <w:rsid w:val="0043450B"/>
    <w:rsid w:val="004349D9"/>
    <w:rsid w:val="00434A33"/>
    <w:rsid w:val="00434E52"/>
    <w:rsid w:val="004357EF"/>
    <w:rsid w:val="0043587E"/>
    <w:rsid w:val="00435AF3"/>
    <w:rsid w:val="00435BFD"/>
    <w:rsid w:val="00435CA8"/>
    <w:rsid w:val="00435CB2"/>
    <w:rsid w:val="00435DC8"/>
    <w:rsid w:val="00435F60"/>
    <w:rsid w:val="00436412"/>
    <w:rsid w:val="004366A6"/>
    <w:rsid w:val="00436728"/>
    <w:rsid w:val="0043675F"/>
    <w:rsid w:val="00436E8C"/>
    <w:rsid w:val="0043704C"/>
    <w:rsid w:val="00437B6E"/>
    <w:rsid w:val="00437D8F"/>
    <w:rsid w:val="00437F54"/>
    <w:rsid w:val="0044030E"/>
    <w:rsid w:val="0044032B"/>
    <w:rsid w:val="00440399"/>
    <w:rsid w:val="00440FA9"/>
    <w:rsid w:val="004414F1"/>
    <w:rsid w:val="0044164C"/>
    <w:rsid w:val="0044199D"/>
    <w:rsid w:val="00441B30"/>
    <w:rsid w:val="00441C34"/>
    <w:rsid w:val="00441D39"/>
    <w:rsid w:val="00441E66"/>
    <w:rsid w:val="00441FFB"/>
    <w:rsid w:val="004421B6"/>
    <w:rsid w:val="00442663"/>
    <w:rsid w:val="00442676"/>
    <w:rsid w:val="004426E1"/>
    <w:rsid w:val="004428DF"/>
    <w:rsid w:val="004433F0"/>
    <w:rsid w:val="004439D9"/>
    <w:rsid w:val="00443ABB"/>
    <w:rsid w:val="00443FF4"/>
    <w:rsid w:val="004440DB"/>
    <w:rsid w:val="00444256"/>
    <w:rsid w:val="00444728"/>
    <w:rsid w:val="00444755"/>
    <w:rsid w:val="00444B87"/>
    <w:rsid w:val="00444C9E"/>
    <w:rsid w:val="00444DD4"/>
    <w:rsid w:val="004450B0"/>
    <w:rsid w:val="0044517C"/>
    <w:rsid w:val="00445245"/>
    <w:rsid w:val="00445533"/>
    <w:rsid w:val="00445704"/>
    <w:rsid w:val="00445A0C"/>
    <w:rsid w:val="00445C99"/>
    <w:rsid w:val="00445DEC"/>
    <w:rsid w:val="00445F80"/>
    <w:rsid w:val="00445FCF"/>
    <w:rsid w:val="00446049"/>
    <w:rsid w:val="004460C2"/>
    <w:rsid w:val="004460F1"/>
    <w:rsid w:val="0044610E"/>
    <w:rsid w:val="00446749"/>
    <w:rsid w:val="00446754"/>
    <w:rsid w:val="00446857"/>
    <w:rsid w:val="004469A6"/>
    <w:rsid w:val="00446BFE"/>
    <w:rsid w:val="00446C84"/>
    <w:rsid w:val="00446D97"/>
    <w:rsid w:val="004470DB"/>
    <w:rsid w:val="004470FF"/>
    <w:rsid w:val="00447395"/>
    <w:rsid w:val="0044751E"/>
    <w:rsid w:val="00447627"/>
    <w:rsid w:val="00447678"/>
    <w:rsid w:val="00450045"/>
    <w:rsid w:val="00450A9A"/>
    <w:rsid w:val="00450BB9"/>
    <w:rsid w:val="004516B3"/>
    <w:rsid w:val="00451804"/>
    <w:rsid w:val="00451D8C"/>
    <w:rsid w:val="00451F72"/>
    <w:rsid w:val="00452238"/>
    <w:rsid w:val="004528EC"/>
    <w:rsid w:val="00452DC8"/>
    <w:rsid w:val="00452FA3"/>
    <w:rsid w:val="00453474"/>
    <w:rsid w:val="0045357A"/>
    <w:rsid w:val="00453726"/>
    <w:rsid w:val="004537E2"/>
    <w:rsid w:val="00454122"/>
    <w:rsid w:val="004541A6"/>
    <w:rsid w:val="0045437E"/>
    <w:rsid w:val="004545BC"/>
    <w:rsid w:val="0045463A"/>
    <w:rsid w:val="00454A37"/>
    <w:rsid w:val="00454D7F"/>
    <w:rsid w:val="00455276"/>
    <w:rsid w:val="004553ED"/>
    <w:rsid w:val="00455544"/>
    <w:rsid w:val="004557DA"/>
    <w:rsid w:val="0045581D"/>
    <w:rsid w:val="004559CD"/>
    <w:rsid w:val="00455AC8"/>
    <w:rsid w:val="00455B72"/>
    <w:rsid w:val="00455B9D"/>
    <w:rsid w:val="00455DBD"/>
    <w:rsid w:val="00456044"/>
    <w:rsid w:val="004561F9"/>
    <w:rsid w:val="00456498"/>
    <w:rsid w:val="004564CB"/>
    <w:rsid w:val="00456B26"/>
    <w:rsid w:val="00456DEF"/>
    <w:rsid w:val="00457312"/>
    <w:rsid w:val="00457450"/>
    <w:rsid w:val="00457CDE"/>
    <w:rsid w:val="00457D9C"/>
    <w:rsid w:val="00457E54"/>
    <w:rsid w:val="00457F8E"/>
    <w:rsid w:val="00457FB3"/>
    <w:rsid w:val="00460049"/>
    <w:rsid w:val="0046085A"/>
    <w:rsid w:val="00460862"/>
    <w:rsid w:val="0046099D"/>
    <w:rsid w:val="00460AC2"/>
    <w:rsid w:val="00460ADF"/>
    <w:rsid w:val="00460C98"/>
    <w:rsid w:val="00460E72"/>
    <w:rsid w:val="00461360"/>
    <w:rsid w:val="004613B7"/>
    <w:rsid w:val="004613D1"/>
    <w:rsid w:val="004615D3"/>
    <w:rsid w:val="004617FB"/>
    <w:rsid w:val="004621EB"/>
    <w:rsid w:val="00462930"/>
    <w:rsid w:val="00462BD9"/>
    <w:rsid w:val="00462CBF"/>
    <w:rsid w:val="00462D0D"/>
    <w:rsid w:val="00462E4D"/>
    <w:rsid w:val="00463140"/>
    <w:rsid w:val="0046332A"/>
    <w:rsid w:val="00463339"/>
    <w:rsid w:val="00463882"/>
    <w:rsid w:val="004640D1"/>
    <w:rsid w:val="004640F3"/>
    <w:rsid w:val="00464559"/>
    <w:rsid w:val="0046470C"/>
    <w:rsid w:val="00464926"/>
    <w:rsid w:val="0046563B"/>
    <w:rsid w:val="00465904"/>
    <w:rsid w:val="00465E61"/>
    <w:rsid w:val="00465F1B"/>
    <w:rsid w:val="004663A7"/>
    <w:rsid w:val="00466414"/>
    <w:rsid w:val="00466E41"/>
    <w:rsid w:val="004670BC"/>
    <w:rsid w:val="004672AE"/>
    <w:rsid w:val="004672ED"/>
    <w:rsid w:val="004673F3"/>
    <w:rsid w:val="00467567"/>
    <w:rsid w:val="004676ED"/>
    <w:rsid w:val="0046790E"/>
    <w:rsid w:val="00467B09"/>
    <w:rsid w:val="00467BB0"/>
    <w:rsid w:val="00467C62"/>
    <w:rsid w:val="004700A5"/>
    <w:rsid w:val="0047065E"/>
    <w:rsid w:val="004709ED"/>
    <w:rsid w:val="00471169"/>
    <w:rsid w:val="00471507"/>
    <w:rsid w:val="0047194D"/>
    <w:rsid w:val="00471EE9"/>
    <w:rsid w:val="0047201A"/>
    <w:rsid w:val="00472713"/>
    <w:rsid w:val="00472E48"/>
    <w:rsid w:val="00472F02"/>
    <w:rsid w:val="00473227"/>
    <w:rsid w:val="004737C9"/>
    <w:rsid w:val="00473870"/>
    <w:rsid w:val="004738FF"/>
    <w:rsid w:val="00473EA4"/>
    <w:rsid w:val="00474097"/>
    <w:rsid w:val="004747B3"/>
    <w:rsid w:val="00474B37"/>
    <w:rsid w:val="004752E2"/>
    <w:rsid w:val="00475A79"/>
    <w:rsid w:val="00475AD4"/>
    <w:rsid w:val="00475D4C"/>
    <w:rsid w:val="00475E55"/>
    <w:rsid w:val="004760EC"/>
    <w:rsid w:val="00476282"/>
    <w:rsid w:val="004763EB"/>
    <w:rsid w:val="004764A8"/>
    <w:rsid w:val="004765D3"/>
    <w:rsid w:val="00476692"/>
    <w:rsid w:val="00476904"/>
    <w:rsid w:val="00476979"/>
    <w:rsid w:val="00476A05"/>
    <w:rsid w:val="00476C46"/>
    <w:rsid w:val="00477A67"/>
    <w:rsid w:val="00477EBD"/>
    <w:rsid w:val="00480091"/>
    <w:rsid w:val="00480341"/>
    <w:rsid w:val="004803CB"/>
    <w:rsid w:val="00480677"/>
    <w:rsid w:val="00480CA2"/>
    <w:rsid w:val="00480E4E"/>
    <w:rsid w:val="00480F7F"/>
    <w:rsid w:val="00481136"/>
    <w:rsid w:val="004812F0"/>
    <w:rsid w:val="00481584"/>
    <w:rsid w:val="00481650"/>
    <w:rsid w:val="00481704"/>
    <w:rsid w:val="00481764"/>
    <w:rsid w:val="00481911"/>
    <w:rsid w:val="00481BBF"/>
    <w:rsid w:val="00481C63"/>
    <w:rsid w:val="00481EB7"/>
    <w:rsid w:val="00481FED"/>
    <w:rsid w:val="004824F6"/>
    <w:rsid w:val="004825E3"/>
    <w:rsid w:val="00482679"/>
    <w:rsid w:val="00482B12"/>
    <w:rsid w:val="0048367F"/>
    <w:rsid w:val="004836C3"/>
    <w:rsid w:val="004837B9"/>
    <w:rsid w:val="004837ED"/>
    <w:rsid w:val="00483BEB"/>
    <w:rsid w:val="00483BFC"/>
    <w:rsid w:val="00483FF5"/>
    <w:rsid w:val="004840B1"/>
    <w:rsid w:val="004842E2"/>
    <w:rsid w:val="00484694"/>
    <w:rsid w:val="00484762"/>
    <w:rsid w:val="00484982"/>
    <w:rsid w:val="00484A07"/>
    <w:rsid w:val="00484A1E"/>
    <w:rsid w:val="004850D2"/>
    <w:rsid w:val="00485140"/>
    <w:rsid w:val="004852DA"/>
    <w:rsid w:val="00485359"/>
    <w:rsid w:val="00485C4D"/>
    <w:rsid w:val="00485E0B"/>
    <w:rsid w:val="00486496"/>
    <w:rsid w:val="0048659B"/>
    <w:rsid w:val="004868DE"/>
    <w:rsid w:val="00486BD4"/>
    <w:rsid w:val="00486CF7"/>
    <w:rsid w:val="00486DC3"/>
    <w:rsid w:val="00486F48"/>
    <w:rsid w:val="00487292"/>
    <w:rsid w:val="0048730F"/>
    <w:rsid w:val="00487479"/>
    <w:rsid w:val="0048761A"/>
    <w:rsid w:val="0048796B"/>
    <w:rsid w:val="00487B7E"/>
    <w:rsid w:val="00487CBA"/>
    <w:rsid w:val="004901FD"/>
    <w:rsid w:val="00490597"/>
    <w:rsid w:val="004906E1"/>
    <w:rsid w:val="00490740"/>
    <w:rsid w:val="00490771"/>
    <w:rsid w:val="00490772"/>
    <w:rsid w:val="004907A2"/>
    <w:rsid w:val="0049082D"/>
    <w:rsid w:val="0049087F"/>
    <w:rsid w:val="0049089F"/>
    <w:rsid w:val="00490A53"/>
    <w:rsid w:val="00490F07"/>
    <w:rsid w:val="00490FFF"/>
    <w:rsid w:val="004912EC"/>
    <w:rsid w:val="004913EF"/>
    <w:rsid w:val="0049140F"/>
    <w:rsid w:val="00491AAA"/>
    <w:rsid w:val="00491C31"/>
    <w:rsid w:val="0049217D"/>
    <w:rsid w:val="0049250D"/>
    <w:rsid w:val="00492801"/>
    <w:rsid w:val="00492DDA"/>
    <w:rsid w:val="00493413"/>
    <w:rsid w:val="00493691"/>
    <w:rsid w:val="004937CF"/>
    <w:rsid w:val="0049382C"/>
    <w:rsid w:val="0049417C"/>
    <w:rsid w:val="00494441"/>
    <w:rsid w:val="0049459C"/>
    <w:rsid w:val="00494843"/>
    <w:rsid w:val="0049496B"/>
    <w:rsid w:val="00494F10"/>
    <w:rsid w:val="00494FEC"/>
    <w:rsid w:val="00495069"/>
    <w:rsid w:val="00495093"/>
    <w:rsid w:val="00495158"/>
    <w:rsid w:val="004953A2"/>
    <w:rsid w:val="004953FA"/>
    <w:rsid w:val="00495855"/>
    <w:rsid w:val="004958B4"/>
    <w:rsid w:val="00495C3D"/>
    <w:rsid w:val="00495EA7"/>
    <w:rsid w:val="00496114"/>
    <w:rsid w:val="00496176"/>
    <w:rsid w:val="004961C6"/>
    <w:rsid w:val="00496327"/>
    <w:rsid w:val="0049649F"/>
    <w:rsid w:val="004966CF"/>
    <w:rsid w:val="00496861"/>
    <w:rsid w:val="004968B5"/>
    <w:rsid w:val="00496A12"/>
    <w:rsid w:val="00496D14"/>
    <w:rsid w:val="00497003"/>
    <w:rsid w:val="004974C2"/>
    <w:rsid w:val="004977AD"/>
    <w:rsid w:val="004979BE"/>
    <w:rsid w:val="004A0895"/>
    <w:rsid w:val="004A0AAB"/>
    <w:rsid w:val="004A1090"/>
    <w:rsid w:val="004A1144"/>
    <w:rsid w:val="004A1383"/>
    <w:rsid w:val="004A1748"/>
    <w:rsid w:val="004A1809"/>
    <w:rsid w:val="004A1B57"/>
    <w:rsid w:val="004A2292"/>
    <w:rsid w:val="004A2482"/>
    <w:rsid w:val="004A31F3"/>
    <w:rsid w:val="004A37A9"/>
    <w:rsid w:val="004A3B8D"/>
    <w:rsid w:val="004A3BD4"/>
    <w:rsid w:val="004A3C97"/>
    <w:rsid w:val="004A3F51"/>
    <w:rsid w:val="004A4366"/>
    <w:rsid w:val="004A43BE"/>
    <w:rsid w:val="004A45FE"/>
    <w:rsid w:val="004A4961"/>
    <w:rsid w:val="004A4B53"/>
    <w:rsid w:val="004A4F5B"/>
    <w:rsid w:val="004A5A60"/>
    <w:rsid w:val="004A5E9B"/>
    <w:rsid w:val="004A686D"/>
    <w:rsid w:val="004A6996"/>
    <w:rsid w:val="004A6B4F"/>
    <w:rsid w:val="004A6EDE"/>
    <w:rsid w:val="004A7415"/>
    <w:rsid w:val="004A76E1"/>
    <w:rsid w:val="004A784B"/>
    <w:rsid w:val="004A7960"/>
    <w:rsid w:val="004A7E03"/>
    <w:rsid w:val="004B023A"/>
    <w:rsid w:val="004B02F2"/>
    <w:rsid w:val="004B0517"/>
    <w:rsid w:val="004B0860"/>
    <w:rsid w:val="004B1F8F"/>
    <w:rsid w:val="004B212B"/>
    <w:rsid w:val="004B213E"/>
    <w:rsid w:val="004B21F5"/>
    <w:rsid w:val="004B2827"/>
    <w:rsid w:val="004B289A"/>
    <w:rsid w:val="004B2ED0"/>
    <w:rsid w:val="004B300D"/>
    <w:rsid w:val="004B332D"/>
    <w:rsid w:val="004B390D"/>
    <w:rsid w:val="004B394F"/>
    <w:rsid w:val="004B3C3C"/>
    <w:rsid w:val="004B3C93"/>
    <w:rsid w:val="004B46A8"/>
    <w:rsid w:val="004B46F9"/>
    <w:rsid w:val="004B47CF"/>
    <w:rsid w:val="004B4872"/>
    <w:rsid w:val="004B5293"/>
    <w:rsid w:val="004B543E"/>
    <w:rsid w:val="004B5461"/>
    <w:rsid w:val="004B5478"/>
    <w:rsid w:val="004B5BC0"/>
    <w:rsid w:val="004B5CA2"/>
    <w:rsid w:val="004B5E7F"/>
    <w:rsid w:val="004B633B"/>
    <w:rsid w:val="004B641A"/>
    <w:rsid w:val="004B6458"/>
    <w:rsid w:val="004B6803"/>
    <w:rsid w:val="004B68DF"/>
    <w:rsid w:val="004B6A63"/>
    <w:rsid w:val="004B6B5B"/>
    <w:rsid w:val="004B7022"/>
    <w:rsid w:val="004B74F5"/>
    <w:rsid w:val="004B7518"/>
    <w:rsid w:val="004B7595"/>
    <w:rsid w:val="004B78A9"/>
    <w:rsid w:val="004C0120"/>
    <w:rsid w:val="004C0166"/>
    <w:rsid w:val="004C03FB"/>
    <w:rsid w:val="004C059C"/>
    <w:rsid w:val="004C0AF1"/>
    <w:rsid w:val="004C0C69"/>
    <w:rsid w:val="004C0F92"/>
    <w:rsid w:val="004C1551"/>
    <w:rsid w:val="004C1AE8"/>
    <w:rsid w:val="004C1E87"/>
    <w:rsid w:val="004C1E97"/>
    <w:rsid w:val="004C2332"/>
    <w:rsid w:val="004C25CA"/>
    <w:rsid w:val="004C2D36"/>
    <w:rsid w:val="004C3477"/>
    <w:rsid w:val="004C3655"/>
    <w:rsid w:val="004C3B57"/>
    <w:rsid w:val="004C3DFA"/>
    <w:rsid w:val="004C3F5B"/>
    <w:rsid w:val="004C3F99"/>
    <w:rsid w:val="004C447C"/>
    <w:rsid w:val="004C4550"/>
    <w:rsid w:val="004C45D3"/>
    <w:rsid w:val="004C476F"/>
    <w:rsid w:val="004C4B23"/>
    <w:rsid w:val="004C4BAB"/>
    <w:rsid w:val="004C4BE4"/>
    <w:rsid w:val="004C56EE"/>
    <w:rsid w:val="004C59A8"/>
    <w:rsid w:val="004C5B06"/>
    <w:rsid w:val="004C5B7C"/>
    <w:rsid w:val="004C5E11"/>
    <w:rsid w:val="004C5E35"/>
    <w:rsid w:val="004C5EDD"/>
    <w:rsid w:val="004C5F9B"/>
    <w:rsid w:val="004C6379"/>
    <w:rsid w:val="004C6525"/>
    <w:rsid w:val="004C6B36"/>
    <w:rsid w:val="004C6C07"/>
    <w:rsid w:val="004C6D18"/>
    <w:rsid w:val="004C6EDA"/>
    <w:rsid w:val="004C7046"/>
    <w:rsid w:val="004C729B"/>
    <w:rsid w:val="004C73A3"/>
    <w:rsid w:val="004C740D"/>
    <w:rsid w:val="004C7AB6"/>
    <w:rsid w:val="004D066D"/>
    <w:rsid w:val="004D07C1"/>
    <w:rsid w:val="004D0B04"/>
    <w:rsid w:val="004D0C34"/>
    <w:rsid w:val="004D0DE3"/>
    <w:rsid w:val="004D0F15"/>
    <w:rsid w:val="004D10B0"/>
    <w:rsid w:val="004D1216"/>
    <w:rsid w:val="004D1818"/>
    <w:rsid w:val="004D1878"/>
    <w:rsid w:val="004D1C46"/>
    <w:rsid w:val="004D2B5D"/>
    <w:rsid w:val="004D3016"/>
    <w:rsid w:val="004D30E2"/>
    <w:rsid w:val="004D3140"/>
    <w:rsid w:val="004D389F"/>
    <w:rsid w:val="004D38D9"/>
    <w:rsid w:val="004D3AE4"/>
    <w:rsid w:val="004D4055"/>
    <w:rsid w:val="004D415F"/>
    <w:rsid w:val="004D445C"/>
    <w:rsid w:val="004D4C33"/>
    <w:rsid w:val="004D4FF5"/>
    <w:rsid w:val="004D5056"/>
    <w:rsid w:val="004D51EB"/>
    <w:rsid w:val="004D560E"/>
    <w:rsid w:val="004D5668"/>
    <w:rsid w:val="004D5741"/>
    <w:rsid w:val="004D5ABC"/>
    <w:rsid w:val="004D6181"/>
    <w:rsid w:val="004D6A08"/>
    <w:rsid w:val="004D70EF"/>
    <w:rsid w:val="004D7262"/>
    <w:rsid w:val="004D7394"/>
    <w:rsid w:val="004D77FA"/>
    <w:rsid w:val="004D7BFD"/>
    <w:rsid w:val="004D7F30"/>
    <w:rsid w:val="004D7F45"/>
    <w:rsid w:val="004E0108"/>
    <w:rsid w:val="004E02B8"/>
    <w:rsid w:val="004E0385"/>
    <w:rsid w:val="004E0D31"/>
    <w:rsid w:val="004E10C2"/>
    <w:rsid w:val="004E16C1"/>
    <w:rsid w:val="004E17D3"/>
    <w:rsid w:val="004E1894"/>
    <w:rsid w:val="004E1DA1"/>
    <w:rsid w:val="004E219C"/>
    <w:rsid w:val="004E2345"/>
    <w:rsid w:val="004E25B8"/>
    <w:rsid w:val="004E28D8"/>
    <w:rsid w:val="004E2CCB"/>
    <w:rsid w:val="004E2D51"/>
    <w:rsid w:val="004E2E82"/>
    <w:rsid w:val="004E344A"/>
    <w:rsid w:val="004E3556"/>
    <w:rsid w:val="004E35EF"/>
    <w:rsid w:val="004E3736"/>
    <w:rsid w:val="004E3B33"/>
    <w:rsid w:val="004E3B39"/>
    <w:rsid w:val="004E4954"/>
    <w:rsid w:val="004E4A0E"/>
    <w:rsid w:val="004E4C8B"/>
    <w:rsid w:val="004E4CB5"/>
    <w:rsid w:val="004E4FD9"/>
    <w:rsid w:val="004E5025"/>
    <w:rsid w:val="004E50B6"/>
    <w:rsid w:val="004E516D"/>
    <w:rsid w:val="004E5318"/>
    <w:rsid w:val="004E5352"/>
    <w:rsid w:val="004E56EF"/>
    <w:rsid w:val="004E571C"/>
    <w:rsid w:val="004E579F"/>
    <w:rsid w:val="004E57B8"/>
    <w:rsid w:val="004E6425"/>
    <w:rsid w:val="004E69D9"/>
    <w:rsid w:val="004E6D20"/>
    <w:rsid w:val="004E701B"/>
    <w:rsid w:val="004E71E2"/>
    <w:rsid w:val="004E72F7"/>
    <w:rsid w:val="004E75AD"/>
    <w:rsid w:val="004E783B"/>
    <w:rsid w:val="004E7B80"/>
    <w:rsid w:val="004E7C8C"/>
    <w:rsid w:val="004E7DA6"/>
    <w:rsid w:val="004E7F0C"/>
    <w:rsid w:val="004F00FA"/>
    <w:rsid w:val="004F0105"/>
    <w:rsid w:val="004F0711"/>
    <w:rsid w:val="004F07A6"/>
    <w:rsid w:val="004F08D9"/>
    <w:rsid w:val="004F09E5"/>
    <w:rsid w:val="004F0A04"/>
    <w:rsid w:val="004F0D0A"/>
    <w:rsid w:val="004F1191"/>
    <w:rsid w:val="004F1273"/>
    <w:rsid w:val="004F13D3"/>
    <w:rsid w:val="004F13DF"/>
    <w:rsid w:val="004F19F7"/>
    <w:rsid w:val="004F1B7E"/>
    <w:rsid w:val="004F1FBF"/>
    <w:rsid w:val="004F202E"/>
    <w:rsid w:val="004F21C7"/>
    <w:rsid w:val="004F2364"/>
    <w:rsid w:val="004F25CE"/>
    <w:rsid w:val="004F27C7"/>
    <w:rsid w:val="004F2BB8"/>
    <w:rsid w:val="004F2C67"/>
    <w:rsid w:val="004F2FB7"/>
    <w:rsid w:val="004F2FCE"/>
    <w:rsid w:val="004F3838"/>
    <w:rsid w:val="004F3880"/>
    <w:rsid w:val="004F3A4A"/>
    <w:rsid w:val="004F3B0D"/>
    <w:rsid w:val="004F3F5E"/>
    <w:rsid w:val="004F4A17"/>
    <w:rsid w:val="004F4B08"/>
    <w:rsid w:val="004F4CBB"/>
    <w:rsid w:val="004F4D8E"/>
    <w:rsid w:val="004F50EA"/>
    <w:rsid w:val="004F554A"/>
    <w:rsid w:val="004F619A"/>
    <w:rsid w:val="004F628B"/>
    <w:rsid w:val="004F6337"/>
    <w:rsid w:val="004F64C7"/>
    <w:rsid w:val="004F6586"/>
    <w:rsid w:val="004F65B2"/>
    <w:rsid w:val="004F6842"/>
    <w:rsid w:val="004F6FE2"/>
    <w:rsid w:val="004F70C8"/>
    <w:rsid w:val="004F710B"/>
    <w:rsid w:val="004F7510"/>
    <w:rsid w:val="004F7641"/>
    <w:rsid w:val="004F7DFD"/>
    <w:rsid w:val="00500113"/>
    <w:rsid w:val="005004AB"/>
    <w:rsid w:val="00500903"/>
    <w:rsid w:val="00500CA5"/>
    <w:rsid w:val="00500D33"/>
    <w:rsid w:val="0050107F"/>
    <w:rsid w:val="005011A7"/>
    <w:rsid w:val="005011B3"/>
    <w:rsid w:val="00501256"/>
    <w:rsid w:val="00501471"/>
    <w:rsid w:val="00501676"/>
    <w:rsid w:val="00501681"/>
    <w:rsid w:val="0050187E"/>
    <w:rsid w:val="005018B0"/>
    <w:rsid w:val="00501D8F"/>
    <w:rsid w:val="00501EC8"/>
    <w:rsid w:val="005024DE"/>
    <w:rsid w:val="0050278A"/>
    <w:rsid w:val="00502A83"/>
    <w:rsid w:val="00502C2F"/>
    <w:rsid w:val="00502C8C"/>
    <w:rsid w:val="00502E3B"/>
    <w:rsid w:val="00502EC2"/>
    <w:rsid w:val="0050321B"/>
    <w:rsid w:val="0050328B"/>
    <w:rsid w:val="005036BB"/>
    <w:rsid w:val="0050380A"/>
    <w:rsid w:val="00503E24"/>
    <w:rsid w:val="00503E79"/>
    <w:rsid w:val="00504053"/>
    <w:rsid w:val="00504057"/>
    <w:rsid w:val="00504196"/>
    <w:rsid w:val="00504DD1"/>
    <w:rsid w:val="00504DFD"/>
    <w:rsid w:val="00505173"/>
    <w:rsid w:val="00505244"/>
    <w:rsid w:val="0050538C"/>
    <w:rsid w:val="0050539B"/>
    <w:rsid w:val="00505B08"/>
    <w:rsid w:val="00505DC6"/>
    <w:rsid w:val="00506163"/>
    <w:rsid w:val="0050793F"/>
    <w:rsid w:val="00507B12"/>
    <w:rsid w:val="00507CA8"/>
    <w:rsid w:val="00507EA1"/>
    <w:rsid w:val="00507FAB"/>
    <w:rsid w:val="00510074"/>
    <w:rsid w:val="005103E8"/>
    <w:rsid w:val="0051084D"/>
    <w:rsid w:val="00510BAF"/>
    <w:rsid w:val="0051100E"/>
    <w:rsid w:val="00511099"/>
    <w:rsid w:val="00511B2E"/>
    <w:rsid w:val="00512DA2"/>
    <w:rsid w:val="00513773"/>
    <w:rsid w:val="005139E2"/>
    <w:rsid w:val="00513C63"/>
    <w:rsid w:val="00513C91"/>
    <w:rsid w:val="00513ED1"/>
    <w:rsid w:val="00513FF3"/>
    <w:rsid w:val="00514159"/>
    <w:rsid w:val="00514320"/>
    <w:rsid w:val="005144C4"/>
    <w:rsid w:val="005144EA"/>
    <w:rsid w:val="00514A2A"/>
    <w:rsid w:val="00514C8B"/>
    <w:rsid w:val="00515415"/>
    <w:rsid w:val="005155DD"/>
    <w:rsid w:val="00515649"/>
    <w:rsid w:val="00515666"/>
    <w:rsid w:val="00515671"/>
    <w:rsid w:val="005158E3"/>
    <w:rsid w:val="0051594B"/>
    <w:rsid w:val="005159E5"/>
    <w:rsid w:val="005162DB"/>
    <w:rsid w:val="0051658F"/>
    <w:rsid w:val="00516BB3"/>
    <w:rsid w:val="00516EAC"/>
    <w:rsid w:val="00517068"/>
    <w:rsid w:val="00517798"/>
    <w:rsid w:val="005177B1"/>
    <w:rsid w:val="00517CDB"/>
    <w:rsid w:val="00520863"/>
    <w:rsid w:val="00520B91"/>
    <w:rsid w:val="00520C01"/>
    <w:rsid w:val="00520CCB"/>
    <w:rsid w:val="00520EE3"/>
    <w:rsid w:val="005212C0"/>
    <w:rsid w:val="00521E9A"/>
    <w:rsid w:val="005225E7"/>
    <w:rsid w:val="00522689"/>
    <w:rsid w:val="00522717"/>
    <w:rsid w:val="005227AC"/>
    <w:rsid w:val="00522A72"/>
    <w:rsid w:val="00523401"/>
    <w:rsid w:val="00523504"/>
    <w:rsid w:val="00523845"/>
    <w:rsid w:val="00523880"/>
    <w:rsid w:val="00523A2F"/>
    <w:rsid w:val="00523D9D"/>
    <w:rsid w:val="0052417D"/>
    <w:rsid w:val="0052450A"/>
    <w:rsid w:val="00524511"/>
    <w:rsid w:val="00524CA8"/>
    <w:rsid w:val="00524F7C"/>
    <w:rsid w:val="0052516E"/>
    <w:rsid w:val="00525187"/>
    <w:rsid w:val="0052528D"/>
    <w:rsid w:val="005254EB"/>
    <w:rsid w:val="00525AB0"/>
    <w:rsid w:val="00525AE5"/>
    <w:rsid w:val="00525AF7"/>
    <w:rsid w:val="00525C7B"/>
    <w:rsid w:val="005261C4"/>
    <w:rsid w:val="00526356"/>
    <w:rsid w:val="0052653B"/>
    <w:rsid w:val="00526558"/>
    <w:rsid w:val="00526701"/>
    <w:rsid w:val="00526BC4"/>
    <w:rsid w:val="00526EC1"/>
    <w:rsid w:val="00527024"/>
    <w:rsid w:val="00527124"/>
    <w:rsid w:val="00527131"/>
    <w:rsid w:val="0052788D"/>
    <w:rsid w:val="0052791F"/>
    <w:rsid w:val="005301C9"/>
    <w:rsid w:val="00530257"/>
    <w:rsid w:val="005304C8"/>
    <w:rsid w:val="005304DF"/>
    <w:rsid w:val="00530816"/>
    <w:rsid w:val="00530CF5"/>
    <w:rsid w:val="00530CF7"/>
    <w:rsid w:val="00530D43"/>
    <w:rsid w:val="0053118F"/>
    <w:rsid w:val="0053142B"/>
    <w:rsid w:val="00531964"/>
    <w:rsid w:val="00531D72"/>
    <w:rsid w:val="00531D84"/>
    <w:rsid w:val="0053267D"/>
    <w:rsid w:val="0053278D"/>
    <w:rsid w:val="005327A1"/>
    <w:rsid w:val="0053289A"/>
    <w:rsid w:val="0053295A"/>
    <w:rsid w:val="005331B2"/>
    <w:rsid w:val="0053321E"/>
    <w:rsid w:val="0053348F"/>
    <w:rsid w:val="0053351D"/>
    <w:rsid w:val="005335C3"/>
    <w:rsid w:val="005337ED"/>
    <w:rsid w:val="005338CF"/>
    <w:rsid w:val="00533CC5"/>
    <w:rsid w:val="00533D33"/>
    <w:rsid w:val="00533F09"/>
    <w:rsid w:val="005343D8"/>
    <w:rsid w:val="00534573"/>
    <w:rsid w:val="00534C16"/>
    <w:rsid w:val="00534ECE"/>
    <w:rsid w:val="0053518A"/>
    <w:rsid w:val="0053526C"/>
    <w:rsid w:val="0053558F"/>
    <w:rsid w:val="00535DB8"/>
    <w:rsid w:val="00535DC5"/>
    <w:rsid w:val="00535E09"/>
    <w:rsid w:val="00535FCA"/>
    <w:rsid w:val="005361DA"/>
    <w:rsid w:val="0053663A"/>
    <w:rsid w:val="00536801"/>
    <w:rsid w:val="00536A0E"/>
    <w:rsid w:val="00536A8D"/>
    <w:rsid w:val="00536DD1"/>
    <w:rsid w:val="00536F48"/>
    <w:rsid w:val="00536F4A"/>
    <w:rsid w:val="00537172"/>
    <w:rsid w:val="0053738A"/>
    <w:rsid w:val="00537433"/>
    <w:rsid w:val="0054006A"/>
    <w:rsid w:val="005400FA"/>
    <w:rsid w:val="005404C6"/>
    <w:rsid w:val="005406BB"/>
    <w:rsid w:val="0054080A"/>
    <w:rsid w:val="0054085E"/>
    <w:rsid w:val="00540933"/>
    <w:rsid w:val="00540A17"/>
    <w:rsid w:val="005411D1"/>
    <w:rsid w:val="005412D7"/>
    <w:rsid w:val="005412E7"/>
    <w:rsid w:val="00541355"/>
    <w:rsid w:val="00541477"/>
    <w:rsid w:val="00541489"/>
    <w:rsid w:val="0054153B"/>
    <w:rsid w:val="00541689"/>
    <w:rsid w:val="00541B87"/>
    <w:rsid w:val="00542B2D"/>
    <w:rsid w:val="00542C32"/>
    <w:rsid w:val="00542E57"/>
    <w:rsid w:val="0054338F"/>
    <w:rsid w:val="0054345E"/>
    <w:rsid w:val="00543572"/>
    <w:rsid w:val="0054386A"/>
    <w:rsid w:val="00543997"/>
    <w:rsid w:val="00543C24"/>
    <w:rsid w:val="00544092"/>
    <w:rsid w:val="005441B5"/>
    <w:rsid w:val="00544529"/>
    <w:rsid w:val="0054487E"/>
    <w:rsid w:val="00544FEB"/>
    <w:rsid w:val="00545340"/>
    <w:rsid w:val="005454B3"/>
    <w:rsid w:val="00545538"/>
    <w:rsid w:val="0054555E"/>
    <w:rsid w:val="005456A9"/>
    <w:rsid w:val="005458DC"/>
    <w:rsid w:val="005466AE"/>
    <w:rsid w:val="00546978"/>
    <w:rsid w:val="00546C74"/>
    <w:rsid w:val="00547458"/>
    <w:rsid w:val="005476CE"/>
    <w:rsid w:val="00547999"/>
    <w:rsid w:val="00547B53"/>
    <w:rsid w:val="00547F3C"/>
    <w:rsid w:val="0055027F"/>
    <w:rsid w:val="00550382"/>
    <w:rsid w:val="005509DC"/>
    <w:rsid w:val="00550AD2"/>
    <w:rsid w:val="00550C87"/>
    <w:rsid w:val="00550E2F"/>
    <w:rsid w:val="00551271"/>
    <w:rsid w:val="00551464"/>
    <w:rsid w:val="00551657"/>
    <w:rsid w:val="00551751"/>
    <w:rsid w:val="0055180B"/>
    <w:rsid w:val="00551927"/>
    <w:rsid w:val="005519E1"/>
    <w:rsid w:val="00551B6D"/>
    <w:rsid w:val="00551CED"/>
    <w:rsid w:val="00551F10"/>
    <w:rsid w:val="005526C3"/>
    <w:rsid w:val="0055288E"/>
    <w:rsid w:val="005529DD"/>
    <w:rsid w:val="00552BC4"/>
    <w:rsid w:val="005532C0"/>
    <w:rsid w:val="00553F32"/>
    <w:rsid w:val="00553F3D"/>
    <w:rsid w:val="0055405D"/>
    <w:rsid w:val="00554136"/>
    <w:rsid w:val="005544E3"/>
    <w:rsid w:val="00554812"/>
    <w:rsid w:val="00554839"/>
    <w:rsid w:val="00554BE6"/>
    <w:rsid w:val="00554C42"/>
    <w:rsid w:val="00554EFA"/>
    <w:rsid w:val="005550E4"/>
    <w:rsid w:val="00555557"/>
    <w:rsid w:val="0055574E"/>
    <w:rsid w:val="00555C94"/>
    <w:rsid w:val="00555EEE"/>
    <w:rsid w:val="00556396"/>
    <w:rsid w:val="00556405"/>
    <w:rsid w:val="00556903"/>
    <w:rsid w:val="00556AC0"/>
    <w:rsid w:val="00556AC6"/>
    <w:rsid w:val="00556B20"/>
    <w:rsid w:val="00556E97"/>
    <w:rsid w:val="00557422"/>
    <w:rsid w:val="005575F4"/>
    <w:rsid w:val="00557C3B"/>
    <w:rsid w:val="00557C7F"/>
    <w:rsid w:val="00557D21"/>
    <w:rsid w:val="00557EE2"/>
    <w:rsid w:val="00557F41"/>
    <w:rsid w:val="0056005D"/>
    <w:rsid w:val="0056014E"/>
    <w:rsid w:val="00560244"/>
    <w:rsid w:val="00560349"/>
    <w:rsid w:val="00560881"/>
    <w:rsid w:val="00560ED6"/>
    <w:rsid w:val="00561334"/>
    <w:rsid w:val="005614FE"/>
    <w:rsid w:val="00561588"/>
    <w:rsid w:val="0056180C"/>
    <w:rsid w:val="00561921"/>
    <w:rsid w:val="00561995"/>
    <w:rsid w:val="00561EA0"/>
    <w:rsid w:val="00562B5F"/>
    <w:rsid w:val="00562B62"/>
    <w:rsid w:val="00562F1B"/>
    <w:rsid w:val="00562F9D"/>
    <w:rsid w:val="0056301F"/>
    <w:rsid w:val="005631FE"/>
    <w:rsid w:val="00563226"/>
    <w:rsid w:val="005633B3"/>
    <w:rsid w:val="005635BC"/>
    <w:rsid w:val="00563695"/>
    <w:rsid w:val="005639BB"/>
    <w:rsid w:val="005639CA"/>
    <w:rsid w:val="00563B25"/>
    <w:rsid w:val="00564309"/>
    <w:rsid w:val="0056444B"/>
    <w:rsid w:val="00564895"/>
    <w:rsid w:val="0056498A"/>
    <w:rsid w:val="00564A59"/>
    <w:rsid w:val="00564A8C"/>
    <w:rsid w:val="00564CEA"/>
    <w:rsid w:val="0056517F"/>
    <w:rsid w:val="00565250"/>
    <w:rsid w:val="00565733"/>
    <w:rsid w:val="005658A2"/>
    <w:rsid w:val="00565A37"/>
    <w:rsid w:val="00565C08"/>
    <w:rsid w:val="00565E8B"/>
    <w:rsid w:val="0056609B"/>
    <w:rsid w:val="0056618A"/>
    <w:rsid w:val="005668F8"/>
    <w:rsid w:val="00566E8D"/>
    <w:rsid w:val="00567031"/>
    <w:rsid w:val="0056722B"/>
    <w:rsid w:val="0056730F"/>
    <w:rsid w:val="005673D3"/>
    <w:rsid w:val="0056769A"/>
    <w:rsid w:val="00567B3E"/>
    <w:rsid w:val="00567D5D"/>
    <w:rsid w:val="005703A0"/>
    <w:rsid w:val="00570765"/>
    <w:rsid w:val="0057082B"/>
    <w:rsid w:val="00570C34"/>
    <w:rsid w:val="00570CBC"/>
    <w:rsid w:val="005710E8"/>
    <w:rsid w:val="00571403"/>
    <w:rsid w:val="005714C3"/>
    <w:rsid w:val="005716C1"/>
    <w:rsid w:val="00571837"/>
    <w:rsid w:val="00571B7A"/>
    <w:rsid w:val="00571CDA"/>
    <w:rsid w:val="00571F01"/>
    <w:rsid w:val="00571F73"/>
    <w:rsid w:val="005725BB"/>
    <w:rsid w:val="00572809"/>
    <w:rsid w:val="00572DEC"/>
    <w:rsid w:val="00573014"/>
    <w:rsid w:val="005730BB"/>
    <w:rsid w:val="005737D5"/>
    <w:rsid w:val="00573C42"/>
    <w:rsid w:val="00573D60"/>
    <w:rsid w:val="00574060"/>
    <w:rsid w:val="005743E7"/>
    <w:rsid w:val="00574594"/>
    <w:rsid w:val="005745D3"/>
    <w:rsid w:val="00574703"/>
    <w:rsid w:val="005749A5"/>
    <w:rsid w:val="00574AD6"/>
    <w:rsid w:val="00575057"/>
    <w:rsid w:val="005750CE"/>
    <w:rsid w:val="005750F9"/>
    <w:rsid w:val="005754B9"/>
    <w:rsid w:val="005757EC"/>
    <w:rsid w:val="00575E8B"/>
    <w:rsid w:val="005760DE"/>
    <w:rsid w:val="00576214"/>
    <w:rsid w:val="005765E7"/>
    <w:rsid w:val="0057695B"/>
    <w:rsid w:val="00576AB9"/>
    <w:rsid w:val="005771C6"/>
    <w:rsid w:val="005776C5"/>
    <w:rsid w:val="00577D3A"/>
    <w:rsid w:val="0058007C"/>
    <w:rsid w:val="00580537"/>
    <w:rsid w:val="005805B2"/>
    <w:rsid w:val="00580746"/>
    <w:rsid w:val="00580FB8"/>
    <w:rsid w:val="00581273"/>
    <w:rsid w:val="005819B4"/>
    <w:rsid w:val="00581FC1"/>
    <w:rsid w:val="005820E7"/>
    <w:rsid w:val="005821E8"/>
    <w:rsid w:val="0058234F"/>
    <w:rsid w:val="005825C8"/>
    <w:rsid w:val="005829D1"/>
    <w:rsid w:val="00582BCC"/>
    <w:rsid w:val="00582C9C"/>
    <w:rsid w:val="00582FBC"/>
    <w:rsid w:val="005831C8"/>
    <w:rsid w:val="00583AAF"/>
    <w:rsid w:val="00583F80"/>
    <w:rsid w:val="0058477E"/>
    <w:rsid w:val="00584802"/>
    <w:rsid w:val="00584969"/>
    <w:rsid w:val="00584A98"/>
    <w:rsid w:val="00584BBF"/>
    <w:rsid w:val="00584CB6"/>
    <w:rsid w:val="00584CE9"/>
    <w:rsid w:val="00584CF5"/>
    <w:rsid w:val="005851BD"/>
    <w:rsid w:val="00585334"/>
    <w:rsid w:val="005853E2"/>
    <w:rsid w:val="00585410"/>
    <w:rsid w:val="00585596"/>
    <w:rsid w:val="005858DA"/>
    <w:rsid w:val="00585DA0"/>
    <w:rsid w:val="0058693A"/>
    <w:rsid w:val="00586BEF"/>
    <w:rsid w:val="00586C26"/>
    <w:rsid w:val="00586E82"/>
    <w:rsid w:val="00587225"/>
    <w:rsid w:val="0058784E"/>
    <w:rsid w:val="00587F59"/>
    <w:rsid w:val="005905D6"/>
    <w:rsid w:val="00590849"/>
    <w:rsid w:val="00590AD1"/>
    <w:rsid w:val="00590CD7"/>
    <w:rsid w:val="00590D53"/>
    <w:rsid w:val="00590E2B"/>
    <w:rsid w:val="00591076"/>
    <w:rsid w:val="005910D5"/>
    <w:rsid w:val="005918BA"/>
    <w:rsid w:val="00591C72"/>
    <w:rsid w:val="00591CD1"/>
    <w:rsid w:val="00591EED"/>
    <w:rsid w:val="005920EB"/>
    <w:rsid w:val="005921F8"/>
    <w:rsid w:val="005922E1"/>
    <w:rsid w:val="0059236C"/>
    <w:rsid w:val="0059292D"/>
    <w:rsid w:val="00592A8E"/>
    <w:rsid w:val="00592E3D"/>
    <w:rsid w:val="00592E45"/>
    <w:rsid w:val="00593089"/>
    <w:rsid w:val="00593101"/>
    <w:rsid w:val="005934F1"/>
    <w:rsid w:val="00593722"/>
    <w:rsid w:val="0059391E"/>
    <w:rsid w:val="00593CBE"/>
    <w:rsid w:val="00593DB2"/>
    <w:rsid w:val="00593E61"/>
    <w:rsid w:val="00593F11"/>
    <w:rsid w:val="00594819"/>
    <w:rsid w:val="0059494B"/>
    <w:rsid w:val="0059546E"/>
    <w:rsid w:val="00595D90"/>
    <w:rsid w:val="00595E98"/>
    <w:rsid w:val="00595F38"/>
    <w:rsid w:val="00595F71"/>
    <w:rsid w:val="0059600E"/>
    <w:rsid w:val="0059644E"/>
    <w:rsid w:val="00596AF4"/>
    <w:rsid w:val="00596EAD"/>
    <w:rsid w:val="005971E2"/>
    <w:rsid w:val="005972DF"/>
    <w:rsid w:val="005973DE"/>
    <w:rsid w:val="0059741F"/>
    <w:rsid w:val="005976E5"/>
    <w:rsid w:val="005977C8"/>
    <w:rsid w:val="00597C70"/>
    <w:rsid w:val="005A00B5"/>
    <w:rsid w:val="005A04F0"/>
    <w:rsid w:val="005A072F"/>
    <w:rsid w:val="005A0E58"/>
    <w:rsid w:val="005A0F5D"/>
    <w:rsid w:val="005A11B6"/>
    <w:rsid w:val="005A17AD"/>
    <w:rsid w:val="005A19D5"/>
    <w:rsid w:val="005A1CEC"/>
    <w:rsid w:val="005A1D2A"/>
    <w:rsid w:val="005A23D8"/>
    <w:rsid w:val="005A2846"/>
    <w:rsid w:val="005A2CEB"/>
    <w:rsid w:val="005A2D5B"/>
    <w:rsid w:val="005A3253"/>
    <w:rsid w:val="005A369A"/>
    <w:rsid w:val="005A3889"/>
    <w:rsid w:val="005A39F3"/>
    <w:rsid w:val="005A3C6F"/>
    <w:rsid w:val="005A3FB8"/>
    <w:rsid w:val="005A46E7"/>
    <w:rsid w:val="005A4837"/>
    <w:rsid w:val="005A4842"/>
    <w:rsid w:val="005A4B44"/>
    <w:rsid w:val="005A5777"/>
    <w:rsid w:val="005A5A0A"/>
    <w:rsid w:val="005A5B58"/>
    <w:rsid w:val="005A5F04"/>
    <w:rsid w:val="005A605F"/>
    <w:rsid w:val="005A60BA"/>
    <w:rsid w:val="005A6352"/>
    <w:rsid w:val="005A651A"/>
    <w:rsid w:val="005A6779"/>
    <w:rsid w:val="005A69CF"/>
    <w:rsid w:val="005A6DEB"/>
    <w:rsid w:val="005A6E19"/>
    <w:rsid w:val="005A7426"/>
    <w:rsid w:val="005A744C"/>
    <w:rsid w:val="005A753F"/>
    <w:rsid w:val="005A75BB"/>
    <w:rsid w:val="005A7621"/>
    <w:rsid w:val="005A77EF"/>
    <w:rsid w:val="005A7EC8"/>
    <w:rsid w:val="005B01CD"/>
    <w:rsid w:val="005B0670"/>
    <w:rsid w:val="005B0821"/>
    <w:rsid w:val="005B0BB1"/>
    <w:rsid w:val="005B0CFC"/>
    <w:rsid w:val="005B0D3D"/>
    <w:rsid w:val="005B16D8"/>
    <w:rsid w:val="005B175E"/>
    <w:rsid w:val="005B190A"/>
    <w:rsid w:val="005B1BB9"/>
    <w:rsid w:val="005B1BFB"/>
    <w:rsid w:val="005B254F"/>
    <w:rsid w:val="005B28D3"/>
    <w:rsid w:val="005B2F65"/>
    <w:rsid w:val="005B2FAB"/>
    <w:rsid w:val="005B31E2"/>
    <w:rsid w:val="005B3247"/>
    <w:rsid w:val="005B3449"/>
    <w:rsid w:val="005B363D"/>
    <w:rsid w:val="005B3A9C"/>
    <w:rsid w:val="005B3EE6"/>
    <w:rsid w:val="005B3F28"/>
    <w:rsid w:val="005B4312"/>
    <w:rsid w:val="005B43CD"/>
    <w:rsid w:val="005B453C"/>
    <w:rsid w:val="005B45BC"/>
    <w:rsid w:val="005B4719"/>
    <w:rsid w:val="005B4D7E"/>
    <w:rsid w:val="005B4F1F"/>
    <w:rsid w:val="005B4FD3"/>
    <w:rsid w:val="005B6119"/>
    <w:rsid w:val="005B62CD"/>
    <w:rsid w:val="005B6357"/>
    <w:rsid w:val="005B6435"/>
    <w:rsid w:val="005B6578"/>
    <w:rsid w:val="005B67A0"/>
    <w:rsid w:val="005B690E"/>
    <w:rsid w:val="005B6D24"/>
    <w:rsid w:val="005B6D75"/>
    <w:rsid w:val="005B6D8F"/>
    <w:rsid w:val="005B724C"/>
    <w:rsid w:val="005B74CF"/>
    <w:rsid w:val="005B7B47"/>
    <w:rsid w:val="005B7CEC"/>
    <w:rsid w:val="005B7E17"/>
    <w:rsid w:val="005C04ED"/>
    <w:rsid w:val="005C0557"/>
    <w:rsid w:val="005C0BD5"/>
    <w:rsid w:val="005C0DD1"/>
    <w:rsid w:val="005C0DF2"/>
    <w:rsid w:val="005C0F0E"/>
    <w:rsid w:val="005C1587"/>
    <w:rsid w:val="005C1867"/>
    <w:rsid w:val="005C1A07"/>
    <w:rsid w:val="005C2117"/>
    <w:rsid w:val="005C2C0B"/>
    <w:rsid w:val="005C32E0"/>
    <w:rsid w:val="005C3312"/>
    <w:rsid w:val="005C3342"/>
    <w:rsid w:val="005C34A7"/>
    <w:rsid w:val="005C3523"/>
    <w:rsid w:val="005C35E4"/>
    <w:rsid w:val="005C3654"/>
    <w:rsid w:val="005C452A"/>
    <w:rsid w:val="005C46C5"/>
    <w:rsid w:val="005C4A46"/>
    <w:rsid w:val="005C4AD4"/>
    <w:rsid w:val="005C4E44"/>
    <w:rsid w:val="005C5000"/>
    <w:rsid w:val="005C5114"/>
    <w:rsid w:val="005C51F9"/>
    <w:rsid w:val="005C54FF"/>
    <w:rsid w:val="005C584C"/>
    <w:rsid w:val="005C59FB"/>
    <w:rsid w:val="005C5B47"/>
    <w:rsid w:val="005C5CFF"/>
    <w:rsid w:val="005C5E2B"/>
    <w:rsid w:val="005C6958"/>
    <w:rsid w:val="005C6A4D"/>
    <w:rsid w:val="005C6AC8"/>
    <w:rsid w:val="005C6D97"/>
    <w:rsid w:val="005C6F40"/>
    <w:rsid w:val="005C712A"/>
    <w:rsid w:val="005C72F2"/>
    <w:rsid w:val="005C78EE"/>
    <w:rsid w:val="005C7B6C"/>
    <w:rsid w:val="005C7BBF"/>
    <w:rsid w:val="005D0B4B"/>
    <w:rsid w:val="005D11ED"/>
    <w:rsid w:val="005D1240"/>
    <w:rsid w:val="005D12AC"/>
    <w:rsid w:val="005D12D9"/>
    <w:rsid w:val="005D1328"/>
    <w:rsid w:val="005D13A5"/>
    <w:rsid w:val="005D13E9"/>
    <w:rsid w:val="005D1434"/>
    <w:rsid w:val="005D14E2"/>
    <w:rsid w:val="005D18A6"/>
    <w:rsid w:val="005D1A7D"/>
    <w:rsid w:val="005D1B2D"/>
    <w:rsid w:val="005D1D13"/>
    <w:rsid w:val="005D1D31"/>
    <w:rsid w:val="005D1D58"/>
    <w:rsid w:val="005D2118"/>
    <w:rsid w:val="005D22BD"/>
    <w:rsid w:val="005D24D3"/>
    <w:rsid w:val="005D262B"/>
    <w:rsid w:val="005D2803"/>
    <w:rsid w:val="005D29A4"/>
    <w:rsid w:val="005D2E34"/>
    <w:rsid w:val="005D2FAA"/>
    <w:rsid w:val="005D30EC"/>
    <w:rsid w:val="005D30FA"/>
    <w:rsid w:val="005D3161"/>
    <w:rsid w:val="005D34C3"/>
    <w:rsid w:val="005D3717"/>
    <w:rsid w:val="005D3C59"/>
    <w:rsid w:val="005D3D6D"/>
    <w:rsid w:val="005D40E2"/>
    <w:rsid w:val="005D4695"/>
    <w:rsid w:val="005D4FB3"/>
    <w:rsid w:val="005D5030"/>
    <w:rsid w:val="005D5090"/>
    <w:rsid w:val="005D536C"/>
    <w:rsid w:val="005D536F"/>
    <w:rsid w:val="005D5A65"/>
    <w:rsid w:val="005D5BC9"/>
    <w:rsid w:val="005D5C21"/>
    <w:rsid w:val="005D5FA3"/>
    <w:rsid w:val="005D6137"/>
    <w:rsid w:val="005D616B"/>
    <w:rsid w:val="005D65A7"/>
    <w:rsid w:val="005D6841"/>
    <w:rsid w:val="005D6957"/>
    <w:rsid w:val="005D70E3"/>
    <w:rsid w:val="005D726F"/>
    <w:rsid w:val="005D72BE"/>
    <w:rsid w:val="005D750C"/>
    <w:rsid w:val="005D7725"/>
    <w:rsid w:val="005D7EC0"/>
    <w:rsid w:val="005E0642"/>
    <w:rsid w:val="005E0782"/>
    <w:rsid w:val="005E07A7"/>
    <w:rsid w:val="005E0C0F"/>
    <w:rsid w:val="005E0C8F"/>
    <w:rsid w:val="005E0CC9"/>
    <w:rsid w:val="005E11C0"/>
    <w:rsid w:val="005E1416"/>
    <w:rsid w:val="005E2242"/>
    <w:rsid w:val="005E2267"/>
    <w:rsid w:val="005E233C"/>
    <w:rsid w:val="005E2422"/>
    <w:rsid w:val="005E2540"/>
    <w:rsid w:val="005E27F5"/>
    <w:rsid w:val="005E2CA6"/>
    <w:rsid w:val="005E2FEA"/>
    <w:rsid w:val="005E30A2"/>
    <w:rsid w:val="005E30B3"/>
    <w:rsid w:val="005E3161"/>
    <w:rsid w:val="005E3176"/>
    <w:rsid w:val="005E3474"/>
    <w:rsid w:val="005E3CE7"/>
    <w:rsid w:val="005E3F3F"/>
    <w:rsid w:val="005E405A"/>
    <w:rsid w:val="005E44FE"/>
    <w:rsid w:val="005E45A1"/>
    <w:rsid w:val="005E470C"/>
    <w:rsid w:val="005E472D"/>
    <w:rsid w:val="005E50D1"/>
    <w:rsid w:val="005E50F7"/>
    <w:rsid w:val="005E52A7"/>
    <w:rsid w:val="005E54B7"/>
    <w:rsid w:val="005E5537"/>
    <w:rsid w:val="005E55E1"/>
    <w:rsid w:val="005E58BF"/>
    <w:rsid w:val="005E59CD"/>
    <w:rsid w:val="005E62DF"/>
    <w:rsid w:val="005E63BB"/>
    <w:rsid w:val="005E66F2"/>
    <w:rsid w:val="005E689B"/>
    <w:rsid w:val="005E68DA"/>
    <w:rsid w:val="005E6A22"/>
    <w:rsid w:val="005E6C67"/>
    <w:rsid w:val="005E6D23"/>
    <w:rsid w:val="005E6D89"/>
    <w:rsid w:val="005E6DA5"/>
    <w:rsid w:val="005E6F39"/>
    <w:rsid w:val="005E6F6F"/>
    <w:rsid w:val="005E73A3"/>
    <w:rsid w:val="005E7D56"/>
    <w:rsid w:val="005E7F50"/>
    <w:rsid w:val="005E7FC9"/>
    <w:rsid w:val="005F056F"/>
    <w:rsid w:val="005F084B"/>
    <w:rsid w:val="005F0980"/>
    <w:rsid w:val="005F09A5"/>
    <w:rsid w:val="005F0BD5"/>
    <w:rsid w:val="005F0DC7"/>
    <w:rsid w:val="005F17DB"/>
    <w:rsid w:val="005F1A43"/>
    <w:rsid w:val="005F1C73"/>
    <w:rsid w:val="005F2000"/>
    <w:rsid w:val="005F224B"/>
    <w:rsid w:val="005F2498"/>
    <w:rsid w:val="005F256D"/>
    <w:rsid w:val="005F2E76"/>
    <w:rsid w:val="005F30B2"/>
    <w:rsid w:val="005F370B"/>
    <w:rsid w:val="005F38BA"/>
    <w:rsid w:val="005F3A22"/>
    <w:rsid w:val="005F3BA9"/>
    <w:rsid w:val="005F4000"/>
    <w:rsid w:val="005F447C"/>
    <w:rsid w:val="005F4A45"/>
    <w:rsid w:val="005F548C"/>
    <w:rsid w:val="005F5994"/>
    <w:rsid w:val="005F5C13"/>
    <w:rsid w:val="005F5E72"/>
    <w:rsid w:val="005F64B2"/>
    <w:rsid w:val="005F68EA"/>
    <w:rsid w:val="005F6FAC"/>
    <w:rsid w:val="005F700C"/>
    <w:rsid w:val="005F7060"/>
    <w:rsid w:val="005F7428"/>
    <w:rsid w:val="005F7556"/>
    <w:rsid w:val="005F779B"/>
    <w:rsid w:val="005F7968"/>
    <w:rsid w:val="005F7EEB"/>
    <w:rsid w:val="00600019"/>
    <w:rsid w:val="006000E9"/>
    <w:rsid w:val="006003DB"/>
    <w:rsid w:val="00600599"/>
    <w:rsid w:val="006005A5"/>
    <w:rsid w:val="006009AE"/>
    <w:rsid w:val="00600A05"/>
    <w:rsid w:val="00601252"/>
    <w:rsid w:val="00601785"/>
    <w:rsid w:val="00601900"/>
    <w:rsid w:val="00601A4B"/>
    <w:rsid w:val="00601BC8"/>
    <w:rsid w:val="00601E26"/>
    <w:rsid w:val="00601F62"/>
    <w:rsid w:val="00602BD3"/>
    <w:rsid w:val="00602DBC"/>
    <w:rsid w:val="00602F38"/>
    <w:rsid w:val="00603054"/>
    <w:rsid w:val="006030F2"/>
    <w:rsid w:val="00603120"/>
    <w:rsid w:val="00603540"/>
    <w:rsid w:val="006037D6"/>
    <w:rsid w:val="0060387E"/>
    <w:rsid w:val="006038DD"/>
    <w:rsid w:val="00603987"/>
    <w:rsid w:val="00603A25"/>
    <w:rsid w:val="00604046"/>
    <w:rsid w:val="006040DE"/>
    <w:rsid w:val="00604151"/>
    <w:rsid w:val="006043D6"/>
    <w:rsid w:val="006043FD"/>
    <w:rsid w:val="006044CF"/>
    <w:rsid w:val="00604AA7"/>
    <w:rsid w:val="00604C36"/>
    <w:rsid w:val="00604EFF"/>
    <w:rsid w:val="00605631"/>
    <w:rsid w:val="0060564B"/>
    <w:rsid w:val="006058AA"/>
    <w:rsid w:val="00605A97"/>
    <w:rsid w:val="00605ADF"/>
    <w:rsid w:val="00606D4E"/>
    <w:rsid w:val="00607096"/>
    <w:rsid w:val="00607179"/>
    <w:rsid w:val="00607AC9"/>
    <w:rsid w:val="0061053E"/>
    <w:rsid w:val="006106D0"/>
    <w:rsid w:val="00610BB6"/>
    <w:rsid w:val="00611047"/>
    <w:rsid w:val="006112CE"/>
    <w:rsid w:val="0061190F"/>
    <w:rsid w:val="0061199A"/>
    <w:rsid w:val="00611BBA"/>
    <w:rsid w:val="00611D6C"/>
    <w:rsid w:val="00611DCD"/>
    <w:rsid w:val="00611F1A"/>
    <w:rsid w:val="0061219D"/>
    <w:rsid w:val="0061227C"/>
    <w:rsid w:val="006122D4"/>
    <w:rsid w:val="00612A68"/>
    <w:rsid w:val="00612AD6"/>
    <w:rsid w:val="00612C23"/>
    <w:rsid w:val="006133B8"/>
    <w:rsid w:val="006134DE"/>
    <w:rsid w:val="00613605"/>
    <w:rsid w:val="006137E9"/>
    <w:rsid w:val="00613838"/>
    <w:rsid w:val="00613935"/>
    <w:rsid w:val="00613978"/>
    <w:rsid w:val="00613A05"/>
    <w:rsid w:val="00613A20"/>
    <w:rsid w:val="00613D4F"/>
    <w:rsid w:val="006145FF"/>
    <w:rsid w:val="00614798"/>
    <w:rsid w:val="0061485C"/>
    <w:rsid w:val="00614B0C"/>
    <w:rsid w:val="00614C9B"/>
    <w:rsid w:val="00614D9E"/>
    <w:rsid w:val="00614DBE"/>
    <w:rsid w:val="00615183"/>
    <w:rsid w:val="00615676"/>
    <w:rsid w:val="006159C5"/>
    <w:rsid w:val="00615B5C"/>
    <w:rsid w:val="00615B81"/>
    <w:rsid w:val="0061601D"/>
    <w:rsid w:val="0061639E"/>
    <w:rsid w:val="00616731"/>
    <w:rsid w:val="00616997"/>
    <w:rsid w:val="00616D4B"/>
    <w:rsid w:val="00616F3C"/>
    <w:rsid w:val="00617007"/>
    <w:rsid w:val="00617125"/>
    <w:rsid w:val="00617580"/>
    <w:rsid w:val="00617D04"/>
    <w:rsid w:val="00617D81"/>
    <w:rsid w:val="00617F39"/>
    <w:rsid w:val="0062018C"/>
    <w:rsid w:val="006203B2"/>
    <w:rsid w:val="00620761"/>
    <w:rsid w:val="00620930"/>
    <w:rsid w:val="006209B1"/>
    <w:rsid w:val="00620F6E"/>
    <w:rsid w:val="006210D5"/>
    <w:rsid w:val="0062138C"/>
    <w:rsid w:val="006214A8"/>
    <w:rsid w:val="0062173C"/>
    <w:rsid w:val="00621AF0"/>
    <w:rsid w:val="00622173"/>
    <w:rsid w:val="00622312"/>
    <w:rsid w:val="0062256F"/>
    <w:rsid w:val="006226CE"/>
    <w:rsid w:val="00622AD1"/>
    <w:rsid w:val="006232AE"/>
    <w:rsid w:val="0062342F"/>
    <w:rsid w:val="0062351F"/>
    <w:rsid w:val="00623715"/>
    <w:rsid w:val="00624012"/>
    <w:rsid w:val="0062426C"/>
    <w:rsid w:val="00624355"/>
    <w:rsid w:val="0062445E"/>
    <w:rsid w:val="00624D7A"/>
    <w:rsid w:val="00624EB1"/>
    <w:rsid w:val="00624F62"/>
    <w:rsid w:val="00625470"/>
    <w:rsid w:val="00625A57"/>
    <w:rsid w:val="00625EC8"/>
    <w:rsid w:val="00626051"/>
    <w:rsid w:val="006264D8"/>
    <w:rsid w:val="00626AB2"/>
    <w:rsid w:val="00626C44"/>
    <w:rsid w:val="00627129"/>
    <w:rsid w:val="0062735B"/>
    <w:rsid w:val="00627658"/>
    <w:rsid w:val="0062773A"/>
    <w:rsid w:val="006278CE"/>
    <w:rsid w:val="00627C5E"/>
    <w:rsid w:val="00627EE7"/>
    <w:rsid w:val="00627FED"/>
    <w:rsid w:val="00630331"/>
    <w:rsid w:val="00630431"/>
    <w:rsid w:val="006304DF"/>
    <w:rsid w:val="0063059F"/>
    <w:rsid w:val="00630770"/>
    <w:rsid w:val="0063085E"/>
    <w:rsid w:val="00630CBB"/>
    <w:rsid w:val="00630E43"/>
    <w:rsid w:val="00630F1D"/>
    <w:rsid w:val="0063101C"/>
    <w:rsid w:val="006310F6"/>
    <w:rsid w:val="006313F6"/>
    <w:rsid w:val="00631B68"/>
    <w:rsid w:val="00631C59"/>
    <w:rsid w:val="00631FA6"/>
    <w:rsid w:val="0063217E"/>
    <w:rsid w:val="0063262A"/>
    <w:rsid w:val="00632716"/>
    <w:rsid w:val="00632A87"/>
    <w:rsid w:val="00632B52"/>
    <w:rsid w:val="00632BD1"/>
    <w:rsid w:val="00632BFB"/>
    <w:rsid w:val="00632E04"/>
    <w:rsid w:val="00633181"/>
    <w:rsid w:val="0063325E"/>
    <w:rsid w:val="00633325"/>
    <w:rsid w:val="006335F7"/>
    <w:rsid w:val="00633625"/>
    <w:rsid w:val="00633E28"/>
    <w:rsid w:val="0063407B"/>
    <w:rsid w:val="0063518D"/>
    <w:rsid w:val="00635459"/>
    <w:rsid w:val="006359CD"/>
    <w:rsid w:val="00635ADA"/>
    <w:rsid w:val="00635EAC"/>
    <w:rsid w:val="00635FC6"/>
    <w:rsid w:val="00636105"/>
    <w:rsid w:val="00636701"/>
    <w:rsid w:val="0063674F"/>
    <w:rsid w:val="00636901"/>
    <w:rsid w:val="00636992"/>
    <w:rsid w:val="00637590"/>
    <w:rsid w:val="006379D8"/>
    <w:rsid w:val="00637A3F"/>
    <w:rsid w:val="00637E45"/>
    <w:rsid w:val="0064065C"/>
    <w:rsid w:val="00640785"/>
    <w:rsid w:val="00640DC5"/>
    <w:rsid w:val="00640ED3"/>
    <w:rsid w:val="006410B3"/>
    <w:rsid w:val="0064140C"/>
    <w:rsid w:val="0064165C"/>
    <w:rsid w:val="0064194C"/>
    <w:rsid w:val="00641A5B"/>
    <w:rsid w:val="00641B4D"/>
    <w:rsid w:val="00641C08"/>
    <w:rsid w:val="00641F6A"/>
    <w:rsid w:val="006422A3"/>
    <w:rsid w:val="0064260E"/>
    <w:rsid w:val="006426CC"/>
    <w:rsid w:val="00642788"/>
    <w:rsid w:val="00642930"/>
    <w:rsid w:val="00642D1F"/>
    <w:rsid w:val="00642D8F"/>
    <w:rsid w:val="00642F54"/>
    <w:rsid w:val="00642F78"/>
    <w:rsid w:val="0064313A"/>
    <w:rsid w:val="00643440"/>
    <w:rsid w:val="006434CA"/>
    <w:rsid w:val="00643646"/>
    <w:rsid w:val="006437A2"/>
    <w:rsid w:val="00644079"/>
    <w:rsid w:val="0064429C"/>
    <w:rsid w:val="006442FD"/>
    <w:rsid w:val="006444B6"/>
    <w:rsid w:val="00644767"/>
    <w:rsid w:val="006449B4"/>
    <w:rsid w:val="00644E7D"/>
    <w:rsid w:val="006450D2"/>
    <w:rsid w:val="006456D3"/>
    <w:rsid w:val="006457A2"/>
    <w:rsid w:val="0064595F"/>
    <w:rsid w:val="00645A2F"/>
    <w:rsid w:val="00645CC1"/>
    <w:rsid w:val="00646F83"/>
    <w:rsid w:val="0064710C"/>
    <w:rsid w:val="00647521"/>
    <w:rsid w:val="00647952"/>
    <w:rsid w:val="00647A08"/>
    <w:rsid w:val="00647AA6"/>
    <w:rsid w:val="00647E24"/>
    <w:rsid w:val="00650124"/>
    <w:rsid w:val="00650284"/>
    <w:rsid w:val="00650299"/>
    <w:rsid w:val="006507E8"/>
    <w:rsid w:val="0065080E"/>
    <w:rsid w:val="00650E68"/>
    <w:rsid w:val="0065138D"/>
    <w:rsid w:val="00651767"/>
    <w:rsid w:val="006519B5"/>
    <w:rsid w:val="006522B4"/>
    <w:rsid w:val="006522DC"/>
    <w:rsid w:val="006523CF"/>
    <w:rsid w:val="0065268E"/>
    <w:rsid w:val="006526DF"/>
    <w:rsid w:val="00652839"/>
    <w:rsid w:val="00652890"/>
    <w:rsid w:val="006528C2"/>
    <w:rsid w:val="00652960"/>
    <w:rsid w:val="00652A0B"/>
    <w:rsid w:val="00652C1D"/>
    <w:rsid w:val="00652CF4"/>
    <w:rsid w:val="00652E75"/>
    <w:rsid w:val="00652F6E"/>
    <w:rsid w:val="00653023"/>
    <w:rsid w:val="00653085"/>
    <w:rsid w:val="006532F9"/>
    <w:rsid w:val="00653565"/>
    <w:rsid w:val="00653574"/>
    <w:rsid w:val="0065357B"/>
    <w:rsid w:val="0065388E"/>
    <w:rsid w:val="00653A40"/>
    <w:rsid w:val="00653BEF"/>
    <w:rsid w:val="006541B5"/>
    <w:rsid w:val="0065428F"/>
    <w:rsid w:val="00654E90"/>
    <w:rsid w:val="00654EFD"/>
    <w:rsid w:val="00655288"/>
    <w:rsid w:val="00655366"/>
    <w:rsid w:val="006559A0"/>
    <w:rsid w:val="006559F5"/>
    <w:rsid w:val="00655CD0"/>
    <w:rsid w:val="00655E68"/>
    <w:rsid w:val="00656196"/>
    <w:rsid w:val="00656530"/>
    <w:rsid w:val="0065660B"/>
    <w:rsid w:val="00656638"/>
    <w:rsid w:val="0065691D"/>
    <w:rsid w:val="0065694D"/>
    <w:rsid w:val="00656F81"/>
    <w:rsid w:val="006574AE"/>
    <w:rsid w:val="00657771"/>
    <w:rsid w:val="006577DC"/>
    <w:rsid w:val="00657A77"/>
    <w:rsid w:val="00657AD5"/>
    <w:rsid w:val="00657C11"/>
    <w:rsid w:val="00660347"/>
    <w:rsid w:val="00660379"/>
    <w:rsid w:val="00660446"/>
    <w:rsid w:val="00660930"/>
    <w:rsid w:val="006609ED"/>
    <w:rsid w:val="00660A24"/>
    <w:rsid w:val="00660A40"/>
    <w:rsid w:val="00660A8C"/>
    <w:rsid w:val="00660B32"/>
    <w:rsid w:val="00660BDD"/>
    <w:rsid w:val="00660C46"/>
    <w:rsid w:val="00660DBD"/>
    <w:rsid w:val="00660E06"/>
    <w:rsid w:val="00661642"/>
    <w:rsid w:val="006616B1"/>
    <w:rsid w:val="00661E0B"/>
    <w:rsid w:val="006624C4"/>
    <w:rsid w:val="006627D8"/>
    <w:rsid w:val="00662B53"/>
    <w:rsid w:val="00662BFA"/>
    <w:rsid w:val="00662CC1"/>
    <w:rsid w:val="00662DCC"/>
    <w:rsid w:val="0066317E"/>
    <w:rsid w:val="006631A9"/>
    <w:rsid w:val="00663378"/>
    <w:rsid w:val="0066389E"/>
    <w:rsid w:val="00663A85"/>
    <w:rsid w:val="00663B76"/>
    <w:rsid w:val="00663F92"/>
    <w:rsid w:val="00664065"/>
    <w:rsid w:val="00664264"/>
    <w:rsid w:val="00664354"/>
    <w:rsid w:val="006644CE"/>
    <w:rsid w:val="00664584"/>
    <w:rsid w:val="0066485E"/>
    <w:rsid w:val="00664A82"/>
    <w:rsid w:val="00664BCE"/>
    <w:rsid w:val="00665233"/>
    <w:rsid w:val="00665586"/>
    <w:rsid w:val="00665E8F"/>
    <w:rsid w:val="00666990"/>
    <w:rsid w:val="00666F64"/>
    <w:rsid w:val="00666FA3"/>
    <w:rsid w:val="00667557"/>
    <w:rsid w:val="00667B0B"/>
    <w:rsid w:val="00667F90"/>
    <w:rsid w:val="006701AB"/>
    <w:rsid w:val="006701B8"/>
    <w:rsid w:val="006703AD"/>
    <w:rsid w:val="00670404"/>
    <w:rsid w:val="00670638"/>
    <w:rsid w:val="00670781"/>
    <w:rsid w:val="00670788"/>
    <w:rsid w:val="006708FB"/>
    <w:rsid w:val="00670B17"/>
    <w:rsid w:val="00671291"/>
    <w:rsid w:val="006714FA"/>
    <w:rsid w:val="0067177A"/>
    <w:rsid w:val="00671A68"/>
    <w:rsid w:val="00671A8C"/>
    <w:rsid w:val="00671CA9"/>
    <w:rsid w:val="00672100"/>
    <w:rsid w:val="00672197"/>
    <w:rsid w:val="006722C6"/>
    <w:rsid w:val="006723C4"/>
    <w:rsid w:val="00672462"/>
    <w:rsid w:val="006727EB"/>
    <w:rsid w:val="006729E7"/>
    <w:rsid w:val="00672AAF"/>
    <w:rsid w:val="00673186"/>
    <w:rsid w:val="006735C3"/>
    <w:rsid w:val="00673609"/>
    <w:rsid w:val="0067364B"/>
    <w:rsid w:val="0067383A"/>
    <w:rsid w:val="006740DC"/>
    <w:rsid w:val="006742EB"/>
    <w:rsid w:val="006744A7"/>
    <w:rsid w:val="00674550"/>
    <w:rsid w:val="00674572"/>
    <w:rsid w:val="00674888"/>
    <w:rsid w:val="00674D37"/>
    <w:rsid w:val="0067515B"/>
    <w:rsid w:val="006752B3"/>
    <w:rsid w:val="00675447"/>
    <w:rsid w:val="0067564D"/>
    <w:rsid w:val="006756AB"/>
    <w:rsid w:val="006758FE"/>
    <w:rsid w:val="00675CA6"/>
    <w:rsid w:val="00675D61"/>
    <w:rsid w:val="0067613D"/>
    <w:rsid w:val="00676648"/>
    <w:rsid w:val="006768BC"/>
    <w:rsid w:val="00676A03"/>
    <w:rsid w:val="00676B8A"/>
    <w:rsid w:val="006771BA"/>
    <w:rsid w:val="006773AF"/>
    <w:rsid w:val="0067791B"/>
    <w:rsid w:val="00677A33"/>
    <w:rsid w:val="00677D46"/>
    <w:rsid w:val="00677DFE"/>
    <w:rsid w:val="0068027B"/>
    <w:rsid w:val="0068031B"/>
    <w:rsid w:val="00680355"/>
    <w:rsid w:val="006804A6"/>
    <w:rsid w:val="00680544"/>
    <w:rsid w:val="00680580"/>
    <w:rsid w:val="00680737"/>
    <w:rsid w:val="00680BF7"/>
    <w:rsid w:val="00680D18"/>
    <w:rsid w:val="00680D91"/>
    <w:rsid w:val="00681018"/>
    <w:rsid w:val="0068102F"/>
    <w:rsid w:val="00681071"/>
    <w:rsid w:val="006811BB"/>
    <w:rsid w:val="00681332"/>
    <w:rsid w:val="006813C4"/>
    <w:rsid w:val="006815D2"/>
    <w:rsid w:val="00682028"/>
    <w:rsid w:val="00682498"/>
    <w:rsid w:val="0068249D"/>
    <w:rsid w:val="006824CE"/>
    <w:rsid w:val="00682896"/>
    <w:rsid w:val="00682A34"/>
    <w:rsid w:val="00682BEB"/>
    <w:rsid w:val="00683025"/>
    <w:rsid w:val="0068387C"/>
    <w:rsid w:val="00683A89"/>
    <w:rsid w:val="00684386"/>
    <w:rsid w:val="006846C6"/>
    <w:rsid w:val="0068492A"/>
    <w:rsid w:val="0068495E"/>
    <w:rsid w:val="00684B5E"/>
    <w:rsid w:val="00684B87"/>
    <w:rsid w:val="006859C0"/>
    <w:rsid w:val="00685E92"/>
    <w:rsid w:val="006860FA"/>
    <w:rsid w:val="00686873"/>
    <w:rsid w:val="006869F7"/>
    <w:rsid w:val="00686AA3"/>
    <w:rsid w:val="00686C55"/>
    <w:rsid w:val="0068722D"/>
    <w:rsid w:val="006875B3"/>
    <w:rsid w:val="00687827"/>
    <w:rsid w:val="00690053"/>
    <w:rsid w:val="0069010B"/>
    <w:rsid w:val="00690548"/>
    <w:rsid w:val="00690A78"/>
    <w:rsid w:val="00690E2A"/>
    <w:rsid w:val="006910A0"/>
    <w:rsid w:val="0069142D"/>
    <w:rsid w:val="00691959"/>
    <w:rsid w:val="00691B28"/>
    <w:rsid w:val="00692645"/>
    <w:rsid w:val="00692A09"/>
    <w:rsid w:val="00692F1E"/>
    <w:rsid w:val="006933D4"/>
    <w:rsid w:val="0069377D"/>
    <w:rsid w:val="00693A18"/>
    <w:rsid w:val="00693A54"/>
    <w:rsid w:val="00694054"/>
    <w:rsid w:val="006942DD"/>
    <w:rsid w:val="006945AE"/>
    <w:rsid w:val="00694694"/>
    <w:rsid w:val="00694738"/>
    <w:rsid w:val="006948FF"/>
    <w:rsid w:val="00694AB1"/>
    <w:rsid w:val="00694B75"/>
    <w:rsid w:val="00694BBF"/>
    <w:rsid w:val="00694F65"/>
    <w:rsid w:val="00695086"/>
    <w:rsid w:val="00695292"/>
    <w:rsid w:val="00695338"/>
    <w:rsid w:val="00695491"/>
    <w:rsid w:val="00695564"/>
    <w:rsid w:val="0069562A"/>
    <w:rsid w:val="006958F8"/>
    <w:rsid w:val="00695B1F"/>
    <w:rsid w:val="00696120"/>
    <w:rsid w:val="00696306"/>
    <w:rsid w:val="0069630B"/>
    <w:rsid w:val="0069669D"/>
    <w:rsid w:val="00696796"/>
    <w:rsid w:val="00696DA5"/>
    <w:rsid w:val="00696EE8"/>
    <w:rsid w:val="00697032"/>
    <w:rsid w:val="00697474"/>
    <w:rsid w:val="00697919"/>
    <w:rsid w:val="00697C10"/>
    <w:rsid w:val="00697C83"/>
    <w:rsid w:val="00697F72"/>
    <w:rsid w:val="006A00D3"/>
    <w:rsid w:val="006A0FFA"/>
    <w:rsid w:val="006A1243"/>
    <w:rsid w:val="006A132A"/>
    <w:rsid w:val="006A16B5"/>
    <w:rsid w:val="006A2171"/>
    <w:rsid w:val="006A21CA"/>
    <w:rsid w:val="006A27DA"/>
    <w:rsid w:val="006A2A1D"/>
    <w:rsid w:val="006A2C24"/>
    <w:rsid w:val="006A3210"/>
    <w:rsid w:val="006A36BB"/>
    <w:rsid w:val="006A39EA"/>
    <w:rsid w:val="006A3A68"/>
    <w:rsid w:val="006A3C02"/>
    <w:rsid w:val="006A3F91"/>
    <w:rsid w:val="006A4001"/>
    <w:rsid w:val="006A42BB"/>
    <w:rsid w:val="006A466C"/>
    <w:rsid w:val="006A4885"/>
    <w:rsid w:val="006A4CDF"/>
    <w:rsid w:val="006A4FD2"/>
    <w:rsid w:val="006A5775"/>
    <w:rsid w:val="006A587A"/>
    <w:rsid w:val="006A5D70"/>
    <w:rsid w:val="006A62C3"/>
    <w:rsid w:val="006A652F"/>
    <w:rsid w:val="006A66E4"/>
    <w:rsid w:val="006A6755"/>
    <w:rsid w:val="006A6915"/>
    <w:rsid w:val="006A6AAF"/>
    <w:rsid w:val="006A6B54"/>
    <w:rsid w:val="006A6E32"/>
    <w:rsid w:val="006A72CF"/>
    <w:rsid w:val="006A74B4"/>
    <w:rsid w:val="006A75FD"/>
    <w:rsid w:val="006A781F"/>
    <w:rsid w:val="006A7C4E"/>
    <w:rsid w:val="006A7C8E"/>
    <w:rsid w:val="006A7F87"/>
    <w:rsid w:val="006B00FF"/>
    <w:rsid w:val="006B0145"/>
    <w:rsid w:val="006B0187"/>
    <w:rsid w:val="006B04D6"/>
    <w:rsid w:val="006B04E0"/>
    <w:rsid w:val="006B0A8B"/>
    <w:rsid w:val="006B0B58"/>
    <w:rsid w:val="006B0BEF"/>
    <w:rsid w:val="006B1D27"/>
    <w:rsid w:val="006B1FDB"/>
    <w:rsid w:val="006B1FFF"/>
    <w:rsid w:val="006B22EB"/>
    <w:rsid w:val="006B257D"/>
    <w:rsid w:val="006B27B7"/>
    <w:rsid w:val="006B284D"/>
    <w:rsid w:val="006B2B26"/>
    <w:rsid w:val="006B4173"/>
    <w:rsid w:val="006B4453"/>
    <w:rsid w:val="006B448E"/>
    <w:rsid w:val="006B4B48"/>
    <w:rsid w:val="006B4D53"/>
    <w:rsid w:val="006B4E16"/>
    <w:rsid w:val="006B4FCA"/>
    <w:rsid w:val="006B5300"/>
    <w:rsid w:val="006B538E"/>
    <w:rsid w:val="006B558A"/>
    <w:rsid w:val="006B57F0"/>
    <w:rsid w:val="006B5BE0"/>
    <w:rsid w:val="006B652F"/>
    <w:rsid w:val="006B6599"/>
    <w:rsid w:val="006B6A25"/>
    <w:rsid w:val="006B6A28"/>
    <w:rsid w:val="006B6FBA"/>
    <w:rsid w:val="006B7101"/>
    <w:rsid w:val="006B726C"/>
    <w:rsid w:val="006B7519"/>
    <w:rsid w:val="006B798E"/>
    <w:rsid w:val="006B7FAA"/>
    <w:rsid w:val="006B7FC7"/>
    <w:rsid w:val="006C0140"/>
    <w:rsid w:val="006C08BA"/>
    <w:rsid w:val="006C143A"/>
    <w:rsid w:val="006C16D0"/>
    <w:rsid w:val="006C175D"/>
    <w:rsid w:val="006C18EA"/>
    <w:rsid w:val="006C1BD4"/>
    <w:rsid w:val="006C21B5"/>
    <w:rsid w:val="006C2288"/>
    <w:rsid w:val="006C2499"/>
    <w:rsid w:val="006C2511"/>
    <w:rsid w:val="006C2BF9"/>
    <w:rsid w:val="006C2DA2"/>
    <w:rsid w:val="006C2EE8"/>
    <w:rsid w:val="006C312E"/>
    <w:rsid w:val="006C3141"/>
    <w:rsid w:val="006C3250"/>
    <w:rsid w:val="006C34CB"/>
    <w:rsid w:val="006C3693"/>
    <w:rsid w:val="006C37C6"/>
    <w:rsid w:val="006C387E"/>
    <w:rsid w:val="006C3AE0"/>
    <w:rsid w:val="006C3F40"/>
    <w:rsid w:val="006C4932"/>
    <w:rsid w:val="006C4FE1"/>
    <w:rsid w:val="006C5075"/>
    <w:rsid w:val="006C50EB"/>
    <w:rsid w:val="006C513E"/>
    <w:rsid w:val="006C5232"/>
    <w:rsid w:val="006C52B2"/>
    <w:rsid w:val="006C557B"/>
    <w:rsid w:val="006C5750"/>
    <w:rsid w:val="006C5937"/>
    <w:rsid w:val="006C5B2E"/>
    <w:rsid w:val="006C5D76"/>
    <w:rsid w:val="006C641C"/>
    <w:rsid w:val="006C6499"/>
    <w:rsid w:val="006C685E"/>
    <w:rsid w:val="006C68E4"/>
    <w:rsid w:val="006C6CB6"/>
    <w:rsid w:val="006C71D1"/>
    <w:rsid w:val="006C73D7"/>
    <w:rsid w:val="006C783B"/>
    <w:rsid w:val="006C7920"/>
    <w:rsid w:val="006C7CD4"/>
    <w:rsid w:val="006C7EA8"/>
    <w:rsid w:val="006C7F89"/>
    <w:rsid w:val="006D03D2"/>
    <w:rsid w:val="006D05F2"/>
    <w:rsid w:val="006D0728"/>
    <w:rsid w:val="006D07DC"/>
    <w:rsid w:val="006D128B"/>
    <w:rsid w:val="006D144F"/>
    <w:rsid w:val="006D182D"/>
    <w:rsid w:val="006D1AAE"/>
    <w:rsid w:val="006D1F67"/>
    <w:rsid w:val="006D1FB3"/>
    <w:rsid w:val="006D28D2"/>
    <w:rsid w:val="006D2EF5"/>
    <w:rsid w:val="006D3161"/>
    <w:rsid w:val="006D31F3"/>
    <w:rsid w:val="006D3213"/>
    <w:rsid w:val="006D3489"/>
    <w:rsid w:val="006D34AD"/>
    <w:rsid w:val="006D38A4"/>
    <w:rsid w:val="006D3A8A"/>
    <w:rsid w:val="006D3B1A"/>
    <w:rsid w:val="006D3B90"/>
    <w:rsid w:val="006D40AC"/>
    <w:rsid w:val="006D4984"/>
    <w:rsid w:val="006D4F33"/>
    <w:rsid w:val="006D54CF"/>
    <w:rsid w:val="006D55C2"/>
    <w:rsid w:val="006D5681"/>
    <w:rsid w:val="006D56FC"/>
    <w:rsid w:val="006D578F"/>
    <w:rsid w:val="006D5935"/>
    <w:rsid w:val="006D5BC7"/>
    <w:rsid w:val="006D5E52"/>
    <w:rsid w:val="006D6020"/>
    <w:rsid w:val="006D62CE"/>
    <w:rsid w:val="006D638F"/>
    <w:rsid w:val="006D65D7"/>
    <w:rsid w:val="006D68E2"/>
    <w:rsid w:val="006D6A08"/>
    <w:rsid w:val="006D6A79"/>
    <w:rsid w:val="006D6A97"/>
    <w:rsid w:val="006D6B80"/>
    <w:rsid w:val="006D6BF6"/>
    <w:rsid w:val="006D6BF9"/>
    <w:rsid w:val="006D6D3F"/>
    <w:rsid w:val="006D6E98"/>
    <w:rsid w:val="006D7209"/>
    <w:rsid w:val="006E0BCC"/>
    <w:rsid w:val="006E1057"/>
    <w:rsid w:val="006E12E0"/>
    <w:rsid w:val="006E14BC"/>
    <w:rsid w:val="006E1661"/>
    <w:rsid w:val="006E173B"/>
    <w:rsid w:val="006E184C"/>
    <w:rsid w:val="006E1A43"/>
    <w:rsid w:val="006E1A6E"/>
    <w:rsid w:val="006E1C61"/>
    <w:rsid w:val="006E1C99"/>
    <w:rsid w:val="006E1CB5"/>
    <w:rsid w:val="006E1CF4"/>
    <w:rsid w:val="006E2000"/>
    <w:rsid w:val="006E23F1"/>
    <w:rsid w:val="006E248A"/>
    <w:rsid w:val="006E249F"/>
    <w:rsid w:val="006E270B"/>
    <w:rsid w:val="006E28E1"/>
    <w:rsid w:val="006E2BB0"/>
    <w:rsid w:val="006E2FC2"/>
    <w:rsid w:val="006E3224"/>
    <w:rsid w:val="006E343A"/>
    <w:rsid w:val="006E345C"/>
    <w:rsid w:val="006E390A"/>
    <w:rsid w:val="006E3AFF"/>
    <w:rsid w:val="006E3BD9"/>
    <w:rsid w:val="006E3C84"/>
    <w:rsid w:val="006E4656"/>
    <w:rsid w:val="006E4680"/>
    <w:rsid w:val="006E472A"/>
    <w:rsid w:val="006E4805"/>
    <w:rsid w:val="006E4AC7"/>
    <w:rsid w:val="006E4D3A"/>
    <w:rsid w:val="006E4EE7"/>
    <w:rsid w:val="006E5115"/>
    <w:rsid w:val="006E5889"/>
    <w:rsid w:val="006E59F0"/>
    <w:rsid w:val="006E5D57"/>
    <w:rsid w:val="006E619B"/>
    <w:rsid w:val="006E63BF"/>
    <w:rsid w:val="006E6911"/>
    <w:rsid w:val="006E699A"/>
    <w:rsid w:val="006E6A22"/>
    <w:rsid w:val="006E6FD3"/>
    <w:rsid w:val="006E6FD8"/>
    <w:rsid w:val="006E7133"/>
    <w:rsid w:val="006E75FC"/>
    <w:rsid w:val="006E7727"/>
    <w:rsid w:val="006E786B"/>
    <w:rsid w:val="006E7889"/>
    <w:rsid w:val="006E7939"/>
    <w:rsid w:val="006E79C3"/>
    <w:rsid w:val="006E7EB9"/>
    <w:rsid w:val="006F018D"/>
    <w:rsid w:val="006F04EF"/>
    <w:rsid w:val="006F06AB"/>
    <w:rsid w:val="006F06D2"/>
    <w:rsid w:val="006F0A6F"/>
    <w:rsid w:val="006F0A90"/>
    <w:rsid w:val="006F0B9C"/>
    <w:rsid w:val="006F0BD3"/>
    <w:rsid w:val="006F0DF6"/>
    <w:rsid w:val="006F102F"/>
    <w:rsid w:val="006F110B"/>
    <w:rsid w:val="006F129A"/>
    <w:rsid w:val="006F130D"/>
    <w:rsid w:val="006F1B29"/>
    <w:rsid w:val="006F1BCC"/>
    <w:rsid w:val="006F1C0C"/>
    <w:rsid w:val="006F21AB"/>
    <w:rsid w:val="006F21BA"/>
    <w:rsid w:val="006F2830"/>
    <w:rsid w:val="006F2F1A"/>
    <w:rsid w:val="006F31C3"/>
    <w:rsid w:val="006F3217"/>
    <w:rsid w:val="006F33A5"/>
    <w:rsid w:val="006F340C"/>
    <w:rsid w:val="006F37C9"/>
    <w:rsid w:val="006F37FA"/>
    <w:rsid w:val="006F3972"/>
    <w:rsid w:val="006F39FA"/>
    <w:rsid w:val="006F3E39"/>
    <w:rsid w:val="006F3F5A"/>
    <w:rsid w:val="006F4862"/>
    <w:rsid w:val="006F48FB"/>
    <w:rsid w:val="006F4BC7"/>
    <w:rsid w:val="006F4CD1"/>
    <w:rsid w:val="006F4D88"/>
    <w:rsid w:val="006F4EB1"/>
    <w:rsid w:val="006F50FC"/>
    <w:rsid w:val="006F521A"/>
    <w:rsid w:val="006F5332"/>
    <w:rsid w:val="006F56BE"/>
    <w:rsid w:val="006F5942"/>
    <w:rsid w:val="006F59A0"/>
    <w:rsid w:val="006F59DD"/>
    <w:rsid w:val="006F5C13"/>
    <w:rsid w:val="006F628B"/>
    <w:rsid w:val="006F62F8"/>
    <w:rsid w:val="006F63C9"/>
    <w:rsid w:val="006F63D5"/>
    <w:rsid w:val="006F64D0"/>
    <w:rsid w:val="006F6647"/>
    <w:rsid w:val="006F69F9"/>
    <w:rsid w:val="006F6F8F"/>
    <w:rsid w:val="006F7018"/>
    <w:rsid w:val="006F763E"/>
    <w:rsid w:val="006F77F2"/>
    <w:rsid w:val="006F7845"/>
    <w:rsid w:val="006F78A5"/>
    <w:rsid w:val="006F78D8"/>
    <w:rsid w:val="006F7998"/>
    <w:rsid w:val="006F79E7"/>
    <w:rsid w:val="006F7C3D"/>
    <w:rsid w:val="006F7CEA"/>
    <w:rsid w:val="006F7DE3"/>
    <w:rsid w:val="006F7F27"/>
    <w:rsid w:val="006F7F32"/>
    <w:rsid w:val="00700308"/>
    <w:rsid w:val="007006EA"/>
    <w:rsid w:val="00700985"/>
    <w:rsid w:val="007009E3"/>
    <w:rsid w:val="00700BC2"/>
    <w:rsid w:val="00700E29"/>
    <w:rsid w:val="00700EEA"/>
    <w:rsid w:val="00700F69"/>
    <w:rsid w:val="0070121D"/>
    <w:rsid w:val="007013AD"/>
    <w:rsid w:val="00701703"/>
    <w:rsid w:val="00701C3D"/>
    <w:rsid w:val="00701CA2"/>
    <w:rsid w:val="0070249A"/>
    <w:rsid w:val="007027F2"/>
    <w:rsid w:val="00702A99"/>
    <w:rsid w:val="00702D12"/>
    <w:rsid w:val="00702D2E"/>
    <w:rsid w:val="00703561"/>
    <w:rsid w:val="0070360C"/>
    <w:rsid w:val="007039BA"/>
    <w:rsid w:val="00703A34"/>
    <w:rsid w:val="00703B20"/>
    <w:rsid w:val="00703E00"/>
    <w:rsid w:val="00703FB7"/>
    <w:rsid w:val="007043C4"/>
    <w:rsid w:val="007048E1"/>
    <w:rsid w:val="00704A2B"/>
    <w:rsid w:val="00704C4A"/>
    <w:rsid w:val="00704CA9"/>
    <w:rsid w:val="0070502C"/>
    <w:rsid w:val="00705A3C"/>
    <w:rsid w:val="00705EDD"/>
    <w:rsid w:val="0070647F"/>
    <w:rsid w:val="00706721"/>
    <w:rsid w:val="007067AD"/>
    <w:rsid w:val="00706B05"/>
    <w:rsid w:val="00706B8D"/>
    <w:rsid w:val="00706F0D"/>
    <w:rsid w:val="007070C5"/>
    <w:rsid w:val="007071A4"/>
    <w:rsid w:val="00707913"/>
    <w:rsid w:val="00707B44"/>
    <w:rsid w:val="00707CA4"/>
    <w:rsid w:val="00707DE1"/>
    <w:rsid w:val="00707E61"/>
    <w:rsid w:val="00710030"/>
    <w:rsid w:val="00710035"/>
    <w:rsid w:val="007100A4"/>
    <w:rsid w:val="00710364"/>
    <w:rsid w:val="0071049A"/>
    <w:rsid w:val="0071080F"/>
    <w:rsid w:val="00710E4F"/>
    <w:rsid w:val="00710F5B"/>
    <w:rsid w:val="00711115"/>
    <w:rsid w:val="00711BFB"/>
    <w:rsid w:val="00712022"/>
    <w:rsid w:val="007121C5"/>
    <w:rsid w:val="0071222B"/>
    <w:rsid w:val="00712338"/>
    <w:rsid w:val="007126EE"/>
    <w:rsid w:val="00712CCA"/>
    <w:rsid w:val="00712E07"/>
    <w:rsid w:val="007131D7"/>
    <w:rsid w:val="007140DA"/>
    <w:rsid w:val="00714643"/>
    <w:rsid w:val="00714700"/>
    <w:rsid w:val="007147EC"/>
    <w:rsid w:val="00714A16"/>
    <w:rsid w:val="00715040"/>
    <w:rsid w:val="0071520D"/>
    <w:rsid w:val="00715256"/>
    <w:rsid w:val="0071526D"/>
    <w:rsid w:val="00715370"/>
    <w:rsid w:val="00715469"/>
    <w:rsid w:val="00715D32"/>
    <w:rsid w:val="0071658D"/>
    <w:rsid w:val="0071659D"/>
    <w:rsid w:val="007165D7"/>
    <w:rsid w:val="007166D5"/>
    <w:rsid w:val="00716F93"/>
    <w:rsid w:val="007176B8"/>
    <w:rsid w:val="0071794A"/>
    <w:rsid w:val="0071795F"/>
    <w:rsid w:val="007202CA"/>
    <w:rsid w:val="0072043E"/>
    <w:rsid w:val="007206E1"/>
    <w:rsid w:val="007206E5"/>
    <w:rsid w:val="007208FB"/>
    <w:rsid w:val="00720B6A"/>
    <w:rsid w:val="00720F14"/>
    <w:rsid w:val="00721474"/>
    <w:rsid w:val="00721486"/>
    <w:rsid w:val="00721493"/>
    <w:rsid w:val="007215AC"/>
    <w:rsid w:val="0072164E"/>
    <w:rsid w:val="00721939"/>
    <w:rsid w:val="007219B3"/>
    <w:rsid w:val="00721E23"/>
    <w:rsid w:val="0072232C"/>
    <w:rsid w:val="00722446"/>
    <w:rsid w:val="00722B08"/>
    <w:rsid w:val="00722BE9"/>
    <w:rsid w:val="00722D8E"/>
    <w:rsid w:val="00722DEF"/>
    <w:rsid w:val="00722F87"/>
    <w:rsid w:val="00722FFC"/>
    <w:rsid w:val="00723604"/>
    <w:rsid w:val="00723E71"/>
    <w:rsid w:val="007240A1"/>
    <w:rsid w:val="0072433C"/>
    <w:rsid w:val="007244B6"/>
    <w:rsid w:val="007245AB"/>
    <w:rsid w:val="00724A43"/>
    <w:rsid w:val="00724E76"/>
    <w:rsid w:val="00725022"/>
    <w:rsid w:val="00725113"/>
    <w:rsid w:val="007256D4"/>
    <w:rsid w:val="00725728"/>
    <w:rsid w:val="00725758"/>
    <w:rsid w:val="00725B38"/>
    <w:rsid w:val="00725EE3"/>
    <w:rsid w:val="00726091"/>
    <w:rsid w:val="0072629C"/>
    <w:rsid w:val="00726434"/>
    <w:rsid w:val="00726451"/>
    <w:rsid w:val="007264B2"/>
    <w:rsid w:val="00726E91"/>
    <w:rsid w:val="00727063"/>
    <w:rsid w:val="00727690"/>
    <w:rsid w:val="00727A38"/>
    <w:rsid w:val="00727C11"/>
    <w:rsid w:val="00727C2B"/>
    <w:rsid w:val="0073009A"/>
    <w:rsid w:val="0073014C"/>
    <w:rsid w:val="00730D56"/>
    <w:rsid w:val="00731118"/>
    <w:rsid w:val="00731149"/>
    <w:rsid w:val="007311D4"/>
    <w:rsid w:val="00731376"/>
    <w:rsid w:val="00731807"/>
    <w:rsid w:val="00731981"/>
    <w:rsid w:val="00731B65"/>
    <w:rsid w:val="00732437"/>
    <w:rsid w:val="00732AF2"/>
    <w:rsid w:val="00733299"/>
    <w:rsid w:val="0073374C"/>
    <w:rsid w:val="00733769"/>
    <w:rsid w:val="007339B7"/>
    <w:rsid w:val="00733AF2"/>
    <w:rsid w:val="00733F7A"/>
    <w:rsid w:val="007349D4"/>
    <w:rsid w:val="00734DD9"/>
    <w:rsid w:val="0073512B"/>
    <w:rsid w:val="00735213"/>
    <w:rsid w:val="00735243"/>
    <w:rsid w:val="00735549"/>
    <w:rsid w:val="00735CB9"/>
    <w:rsid w:val="00735F74"/>
    <w:rsid w:val="00736614"/>
    <w:rsid w:val="0073664A"/>
    <w:rsid w:val="00736650"/>
    <w:rsid w:val="00736757"/>
    <w:rsid w:val="0073683F"/>
    <w:rsid w:val="00737149"/>
    <w:rsid w:val="007371E9"/>
    <w:rsid w:val="007372DB"/>
    <w:rsid w:val="00737351"/>
    <w:rsid w:val="007375B7"/>
    <w:rsid w:val="007379B2"/>
    <w:rsid w:val="00737A55"/>
    <w:rsid w:val="00737E13"/>
    <w:rsid w:val="007400D4"/>
    <w:rsid w:val="007402B9"/>
    <w:rsid w:val="00740B17"/>
    <w:rsid w:val="00740D4F"/>
    <w:rsid w:val="00741001"/>
    <w:rsid w:val="007410D6"/>
    <w:rsid w:val="00741180"/>
    <w:rsid w:val="0074199B"/>
    <w:rsid w:val="007419A1"/>
    <w:rsid w:val="00741AC8"/>
    <w:rsid w:val="00741B75"/>
    <w:rsid w:val="00741C00"/>
    <w:rsid w:val="00741FF6"/>
    <w:rsid w:val="007420E0"/>
    <w:rsid w:val="0074217A"/>
    <w:rsid w:val="007422C8"/>
    <w:rsid w:val="00742684"/>
    <w:rsid w:val="00742854"/>
    <w:rsid w:val="00742934"/>
    <w:rsid w:val="00742C4F"/>
    <w:rsid w:val="00742E04"/>
    <w:rsid w:val="007432D5"/>
    <w:rsid w:val="00743342"/>
    <w:rsid w:val="007434B8"/>
    <w:rsid w:val="00743678"/>
    <w:rsid w:val="00743857"/>
    <w:rsid w:val="00743A60"/>
    <w:rsid w:val="00743ACD"/>
    <w:rsid w:val="00744069"/>
    <w:rsid w:val="00744086"/>
    <w:rsid w:val="00744584"/>
    <w:rsid w:val="007445AF"/>
    <w:rsid w:val="0074483A"/>
    <w:rsid w:val="007448B8"/>
    <w:rsid w:val="007448CF"/>
    <w:rsid w:val="00744C25"/>
    <w:rsid w:val="00744F41"/>
    <w:rsid w:val="0074544E"/>
    <w:rsid w:val="007456E8"/>
    <w:rsid w:val="0074576A"/>
    <w:rsid w:val="00745CA5"/>
    <w:rsid w:val="00745FC7"/>
    <w:rsid w:val="00746065"/>
    <w:rsid w:val="00746A03"/>
    <w:rsid w:val="00746A87"/>
    <w:rsid w:val="00746FB9"/>
    <w:rsid w:val="00746FC5"/>
    <w:rsid w:val="00747100"/>
    <w:rsid w:val="0074710F"/>
    <w:rsid w:val="00747537"/>
    <w:rsid w:val="007476A7"/>
    <w:rsid w:val="007476F2"/>
    <w:rsid w:val="00747CA0"/>
    <w:rsid w:val="00750212"/>
    <w:rsid w:val="0075063B"/>
    <w:rsid w:val="0075069B"/>
    <w:rsid w:val="00750710"/>
    <w:rsid w:val="007507FC"/>
    <w:rsid w:val="00750A11"/>
    <w:rsid w:val="00750CB2"/>
    <w:rsid w:val="00751CBD"/>
    <w:rsid w:val="00751E5A"/>
    <w:rsid w:val="00751F54"/>
    <w:rsid w:val="00752852"/>
    <w:rsid w:val="007528B0"/>
    <w:rsid w:val="00752F38"/>
    <w:rsid w:val="007531CC"/>
    <w:rsid w:val="0075342B"/>
    <w:rsid w:val="007535B9"/>
    <w:rsid w:val="00753713"/>
    <w:rsid w:val="00753751"/>
    <w:rsid w:val="007537ED"/>
    <w:rsid w:val="00753CB2"/>
    <w:rsid w:val="00753E00"/>
    <w:rsid w:val="00754062"/>
    <w:rsid w:val="00754142"/>
    <w:rsid w:val="007547A5"/>
    <w:rsid w:val="00754B12"/>
    <w:rsid w:val="00754B2E"/>
    <w:rsid w:val="00754BE3"/>
    <w:rsid w:val="00754D2A"/>
    <w:rsid w:val="00754EC5"/>
    <w:rsid w:val="0075503F"/>
    <w:rsid w:val="00755315"/>
    <w:rsid w:val="00755FD0"/>
    <w:rsid w:val="00756254"/>
    <w:rsid w:val="00756567"/>
    <w:rsid w:val="007566BD"/>
    <w:rsid w:val="007566F0"/>
    <w:rsid w:val="00756AB4"/>
    <w:rsid w:val="00756D8E"/>
    <w:rsid w:val="00756F73"/>
    <w:rsid w:val="007570F0"/>
    <w:rsid w:val="00757172"/>
    <w:rsid w:val="00757279"/>
    <w:rsid w:val="007575B8"/>
    <w:rsid w:val="00757B70"/>
    <w:rsid w:val="00760447"/>
    <w:rsid w:val="00760639"/>
    <w:rsid w:val="00760891"/>
    <w:rsid w:val="00760A2B"/>
    <w:rsid w:val="00760ED9"/>
    <w:rsid w:val="00761027"/>
    <w:rsid w:val="00761266"/>
    <w:rsid w:val="007613A2"/>
    <w:rsid w:val="0076190B"/>
    <w:rsid w:val="00761A89"/>
    <w:rsid w:val="00761AD4"/>
    <w:rsid w:val="007621E0"/>
    <w:rsid w:val="00762319"/>
    <w:rsid w:val="00762418"/>
    <w:rsid w:val="00762485"/>
    <w:rsid w:val="00762693"/>
    <w:rsid w:val="00762CD2"/>
    <w:rsid w:val="00762D02"/>
    <w:rsid w:val="00763218"/>
    <w:rsid w:val="007636CD"/>
    <w:rsid w:val="00763708"/>
    <w:rsid w:val="00763876"/>
    <w:rsid w:val="00763D6C"/>
    <w:rsid w:val="00764215"/>
    <w:rsid w:val="00764327"/>
    <w:rsid w:val="00764570"/>
    <w:rsid w:val="007645A8"/>
    <w:rsid w:val="007645F5"/>
    <w:rsid w:val="00764CCD"/>
    <w:rsid w:val="00764CF8"/>
    <w:rsid w:val="00764D8E"/>
    <w:rsid w:val="00765199"/>
    <w:rsid w:val="0076545D"/>
    <w:rsid w:val="007658EA"/>
    <w:rsid w:val="00765C2F"/>
    <w:rsid w:val="00765C7F"/>
    <w:rsid w:val="007664D8"/>
    <w:rsid w:val="00766B9B"/>
    <w:rsid w:val="00766DB8"/>
    <w:rsid w:val="00766DF6"/>
    <w:rsid w:val="00767435"/>
    <w:rsid w:val="00767688"/>
    <w:rsid w:val="00767689"/>
    <w:rsid w:val="0076785D"/>
    <w:rsid w:val="00767ABC"/>
    <w:rsid w:val="00767D1E"/>
    <w:rsid w:val="0077036C"/>
    <w:rsid w:val="007703DA"/>
    <w:rsid w:val="0077088B"/>
    <w:rsid w:val="00771264"/>
    <w:rsid w:val="007718A2"/>
    <w:rsid w:val="00771A07"/>
    <w:rsid w:val="00772457"/>
    <w:rsid w:val="007725B2"/>
    <w:rsid w:val="00772A60"/>
    <w:rsid w:val="00772D84"/>
    <w:rsid w:val="00772E11"/>
    <w:rsid w:val="0077302F"/>
    <w:rsid w:val="007731B8"/>
    <w:rsid w:val="007733D9"/>
    <w:rsid w:val="0077362D"/>
    <w:rsid w:val="007736FB"/>
    <w:rsid w:val="00773A5F"/>
    <w:rsid w:val="00773B1C"/>
    <w:rsid w:val="00773DC3"/>
    <w:rsid w:val="00774CC4"/>
    <w:rsid w:val="00775074"/>
    <w:rsid w:val="0077515C"/>
    <w:rsid w:val="00775215"/>
    <w:rsid w:val="00775508"/>
    <w:rsid w:val="00775603"/>
    <w:rsid w:val="00775ECC"/>
    <w:rsid w:val="007760D1"/>
    <w:rsid w:val="007766D8"/>
    <w:rsid w:val="00776E73"/>
    <w:rsid w:val="00777098"/>
    <w:rsid w:val="0077764E"/>
    <w:rsid w:val="007778C2"/>
    <w:rsid w:val="00777A35"/>
    <w:rsid w:val="00777A8E"/>
    <w:rsid w:val="00777FA2"/>
    <w:rsid w:val="00780021"/>
    <w:rsid w:val="007803D9"/>
    <w:rsid w:val="007804DF"/>
    <w:rsid w:val="00780BFD"/>
    <w:rsid w:val="007810D2"/>
    <w:rsid w:val="007812FA"/>
    <w:rsid w:val="007815A0"/>
    <w:rsid w:val="007816BA"/>
    <w:rsid w:val="00781837"/>
    <w:rsid w:val="00781C00"/>
    <w:rsid w:val="00781C6E"/>
    <w:rsid w:val="00781E70"/>
    <w:rsid w:val="00781F83"/>
    <w:rsid w:val="00782047"/>
    <w:rsid w:val="007821D0"/>
    <w:rsid w:val="00782323"/>
    <w:rsid w:val="007823C9"/>
    <w:rsid w:val="007828D5"/>
    <w:rsid w:val="007829D6"/>
    <w:rsid w:val="00782C23"/>
    <w:rsid w:val="00782E22"/>
    <w:rsid w:val="00783527"/>
    <w:rsid w:val="00783D3C"/>
    <w:rsid w:val="0078465A"/>
    <w:rsid w:val="0078467D"/>
    <w:rsid w:val="0078478B"/>
    <w:rsid w:val="00784886"/>
    <w:rsid w:val="00784E3A"/>
    <w:rsid w:val="00785B61"/>
    <w:rsid w:val="00786161"/>
    <w:rsid w:val="0078662F"/>
    <w:rsid w:val="007866AF"/>
    <w:rsid w:val="00786900"/>
    <w:rsid w:val="00786A17"/>
    <w:rsid w:val="00786C07"/>
    <w:rsid w:val="00786D58"/>
    <w:rsid w:val="00786E69"/>
    <w:rsid w:val="00786F7D"/>
    <w:rsid w:val="0078722D"/>
    <w:rsid w:val="00787862"/>
    <w:rsid w:val="00787B28"/>
    <w:rsid w:val="00787ECC"/>
    <w:rsid w:val="0079009A"/>
    <w:rsid w:val="007901AC"/>
    <w:rsid w:val="007903AB"/>
    <w:rsid w:val="00790584"/>
    <w:rsid w:val="0079093C"/>
    <w:rsid w:val="00790A07"/>
    <w:rsid w:val="00790E22"/>
    <w:rsid w:val="00791235"/>
    <w:rsid w:val="0079136B"/>
    <w:rsid w:val="007917CE"/>
    <w:rsid w:val="00792183"/>
    <w:rsid w:val="007921DF"/>
    <w:rsid w:val="00792383"/>
    <w:rsid w:val="007924D7"/>
    <w:rsid w:val="00792541"/>
    <w:rsid w:val="00792912"/>
    <w:rsid w:val="00792924"/>
    <w:rsid w:val="007929C7"/>
    <w:rsid w:val="00792EF7"/>
    <w:rsid w:val="007930E5"/>
    <w:rsid w:val="0079370D"/>
    <w:rsid w:val="007938E0"/>
    <w:rsid w:val="007939E0"/>
    <w:rsid w:val="00793CAF"/>
    <w:rsid w:val="00794043"/>
    <w:rsid w:val="007940FA"/>
    <w:rsid w:val="0079451C"/>
    <w:rsid w:val="00794A27"/>
    <w:rsid w:val="00794B97"/>
    <w:rsid w:val="0079511E"/>
    <w:rsid w:val="007953FA"/>
    <w:rsid w:val="007954DD"/>
    <w:rsid w:val="007955D6"/>
    <w:rsid w:val="00795BA7"/>
    <w:rsid w:val="00795C5D"/>
    <w:rsid w:val="007968B2"/>
    <w:rsid w:val="0079695E"/>
    <w:rsid w:val="00796BF5"/>
    <w:rsid w:val="00796DAA"/>
    <w:rsid w:val="00797487"/>
    <w:rsid w:val="007976F4"/>
    <w:rsid w:val="00797ABF"/>
    <w:rsid w:val="00797B71"/>
    <w:rsid w:val="00797C14"/>
    <w:rsid w:val="007A00D2"/>
    <w:rsid w:val="007A0218"/>
    <w:rsid w:val="007A03E9"/>
    <w:rsid w:val="007A053E"/>
    <w:rsid w:val="007A05F0"/>
    <w:rsid w:val="007A0834"/>
    <w:rsid w:val="007A08A6"/>
    <w:rsid w:val="007A0967"/>
    <w:rsid w:val="007A099E"/>
    <w:rsid w:val="007A0CAB"/>
    <w:rsid w:val="007A1A06"/>
    <w:rsid w:val="007A1AF6"/>
    <w:rsid w:val="007A1C28"/>
    <w:rsid w:val="007A1C48"/>
    <w:rsid w:val="007A1D5C"/>
    <w:rsid w:val="007A225D"/>
    <w:rsid w:val="007A27A8"/>
    <w:rsid w:val="007A2D24"/>
    <w:rsid w:val="007A3267"/>
    <w:rsid w:val="007A3A6C"/>
    <w:rsid w:val="007A3FA4"/>
    <w:rsid w:val="007A4131"/>
    <w:rsid w:val="007A4209"/>
    <w:rsid w:val="007A445D"/>
    <w:rsid w:val="007A456D"/>
    <w:rsid w:val="007A472A"/>
    <w:rsid w:val="007A480B"/>
    <w:rsid w:val="007A4903"/>
    <w:rsid w:val="007A4AA1"/>
    <w:rsid w:val="007A4EBA"/>
    <w:rsid w:val="007A4ED9"/>
    <w:rsid w:val="007A536D"/>
    <w:rsid w:val="007A53FB"/>
    <w:rsid w:val="007A5579"/>
    <w:rsid w:val="007A579B"/>
    <w:rsid w:val="007A58F3"/>
    <w:rsid w:val="007A59D9"/>
    <w:rsid w:val="007A5A2E"/>
    <w:rsid w:val="007A5EE1"/>
    <w:rsid w:val="007A5F72"/>
    <w:rsid w:val="007A683F"/>
    <w:rsid w:val="007A6B48"/>
    <w:rsid w:val="007A720B"/>
    <w:rsid w:val="007A73B5"/>
    <w:rsid w:val="007A7446"/>
    <w:rsid w:val="007A7452"/>
    <w:rsid w:val="007A7589"/>
    <w:rsid w:val="007A7646"/>
    <w:rsid w:val="007A772F"/>
    <w:rsid w:val="007A7BD7"/>
    <w:rsid w:val="007A7D90"/>
    <w:rsid w:val="007A7F50"/>
    <w:rsid w:val="007B019F"/>
    <w:rsid w:val="007B03C4"/>
    <w:rsid w:val="007B09D6"/>
    <w:rsid w:val="007B0B8C"/>
    <w:rsid w:val="007B1BDB"/>
    <w:rsid w:val="007B1E80"/>
    <w:rsid w:val="007B2216"/>
    <w:rsid w:val="007B2E8D"/>
    <w:rsid w:val="007B32F2"/>
    <w:rsid w:val="007B358F"/>
    <w:rsid w:val="007B3934"/>
    <w:rsid w:val="007B39BB"/>
    <w:rsid w:val="007B3BCC"/>
    <w:rsid w:val="007B3EC0"/>
    <w:rsid w:val="007B451A"/>
    <w:rsid w:val="007B4550"/>
    <w:rsid w:val="007B4BE4"/>
    <w:rsid w:val="007B4D6A"/>
    <w:rsid w:val="007B4E60"/>
    <w:rsid w:val="007B55A3"/>
    <w:rsid w:val="007B5A26"/>
    <w:rsid w:val="007B5B28"/>
    <w:rsid w:val="007B5B6D"/>
    <w:rsid w:val="007B5BF5"/>
    <w:rsid w:val="007B5CC4"/>
    <w:rsid w:val="007B5E02"/>
    <w:rsid w:val="007B5E6C"/>
    <w:rsid w:val="007B5F80"/>
    <w:rsid w:val="007B622C"/>
    <w:rsid w:val="007B64E6"/>
    <w:rsid w:val="007B66FE"/>
    <w:rsid w:val="007B6795"/>
    <w:rsid w:val="007B69CE"/>
    <w:rsid w:val="007B6CB6"/>
    <w:rsid w:val="007B70E5"/>
    <w:rsid w:val="007B71E9"/>
    <w:rsid w:val="007B71ED"/>
    <w:rsid w:val="007B7357"/>
    <w:rsid w:val="007B77AF"/>
    <w:rsid w:val="007B78DA"/>
    <w:rsid w:val="007B7E24"/>
    <w:rsid w:val="007C0099"/>
    <w:rsid w:val="007C0457"/>
    <w:rsid w:val="007C06DB"/>
    <w:rsid w:val="007C0963"/>
    <w:rsid w:val="007C0EF3"/>
    <w:rsid w:val="007C13EE"/>
    <w:rsid w:val="007C1661"/>
    <w:rsid w:val="007C16B7"/>
    <w:rsid w:val="007C18BE"/>
    <w:rsid w:val="007C1B9A"/>
    <w:rsid w:val="007C1BF4"/>
    <w:rsid w:val="007C1EE9"/>
    <w:rsid w:val="007C234F"/>
    <w:rsid w:val="007C287A"/>
    <w:rsid w:val="007C36F5"/>
    <w:rsid w:val="007C3D5C"/>
    <w:rsid w:val="007C3D89"/>
    <w:rsid w:val="007C3DC9"/>
    <w:rsid w:val="007C4433"/>
    <w:rsid w:val="007C4517"/>
    <w:rsid w:val="007C4653"/>
    <w:rsid w:val="007C4A79"/>
    <w:rsid w:val="007C4C07"/>
    <w:rsid w:val="007C4FB6"/>
    <w:rsid w:val="007C5499"/>
    <w:rsid w:val="007C56E1"/>
    <w:rsid w:val="007C5970"/>
    <w:rsid w:val="007C5B14"/>
    <w:rsid w:val="007C6310"/>
    <w:rsid w:val="007C6400"/>
    <w:rsid w:val="007C6527"/>
    <w:rsid w:val="007C655D"/>
    <w:rsid w:val="007C67FB"/>
    <w:rsid w:val="007C6BAE"/>
    <w:rsid w:val="007C6EB5"/>
    <w:rsid w:val="007C6F24"/>
    <w:rsid w:val="007C71AF"/>
    <w:rsid w:val="007C75C0"/>
    <w:rsid w:val="007C7DE1"/>
    <w:rsid w:val="007C7DF0"/>
    <w:rsid w:val="007C7F52"/>
    <w:rsid w:val="007D035E"/>
    <w:rsid w:val="007D06BE"/>
    <w:rsid w:val="007D0AA5"/>
    <w:rsid w:val="007D0BEB"/>
    <w:rsid w:val="007D0E28"/>
    <w:rsid w:val="007D0EBA"/>
    <w:rsid w:val="007D11D1"/>
    <w:rsid w:val="007D149F"/>
    <w:rsid w:val="007D16C2"/>
    <w:rsid w:val="007D1716"/>
    <w:rsid w:val="007D18BB"/>
    <w:rsid w:val="007D21F7"/>
    <w:rsid w:val="007D2419"/>
    <w:rsid w:val="007D2D7C"/>
    <w:rsid w:val="007D31EB"/>
    <w:rsid w:val="007D3B11"/>
    <w:rsid w:val="007D3E8D"/>
    <w:rsid w:val="007D41D5"/>
    <w:rsid w:val="007D427F"/>
    <w:rsid w:val="007D4BB0"/>
    <w:rsid w:val="007D4C2C"/>
    <w:rsid w:val="007D4D92"/>
    <w:rsid w:val="007D4E69"/>
    <w:rsid w:val="007D5099"/>
    <w:rsid w:val="007D5B1A"/>
    <w:rsid w:val="007D5B9D"/>
    <w:rsid w:val="007D5BA4"/>
    <w:rsid w:val="007D5D1F"/>
    <w:rsid w:val="007D5E22"/>
    <w:rsid w:val="007D61FD"/>
    <w:rsid w:val="007D62F4"/>
    <w:rsid w:val="007D692E"/>
    <w:rsid w:val="007D694A"/>
    <w:rsid w:val="007D6DF4"/>
    <w:rsid w:val="007D7571"/>
    <w:rsid w:val="007D768E"/>
    <w:rsid w:val="007D7A27"/>
    <w:rsid w:val="007D7B3F"/>
    <w:rsid w:val="007D7B70"/>
    <w:rsid w:val="007D7BCA"/>
    <w:rsid w:val="007E03DF"/>
    <w:rsid w:val="007E06E5"/>
    <w:rsid w:val="007E06E6"/>
    <w:rsid w:val="007E0E71"/>
    <w:rsid w:val="007E1100"/>
    <w:rsid w:val="007E13BD"/>
    <w:rsid w:val="007E142C"/>
    <w:rsid w:val="007E1546"/>
    <w:rsid w:val="007E172E"/>
    <w:rsid w:val="007E1A7D"/>
    <w:rsid w:val="007E2218"/>
    <w:rsid w:val="007E2844"/>
    <w:rsid w:val="007E2A62"/>
    <w:rsid w:val="007E2C28"/>
    <w:rsid w:val="007E32A8"/>
    <w:rsid w:val="007E367A"/>
    <w:rsid w:val="007E3B8A"/>
    <w:rsid w:val="007E3E83"/>
    <w:rsid w:val="007E41CA"/>
    <w:rsid w:val="007E43A8"/>
    <w:rsid w:val="007E45EB"/>
    <w:rsid w:val="007E46ED"/>
    <w:rsid w:val="007E4AEE"/>
    <w:rsid w:val="007E4C30"/>
    <w:rsid w:val="007E4E54"/>
    <w:rsid w:val="007E501F"/>
    <w:rsid w:val="007E5179"/>
    <w:rsid w:val="007E535B"/>
    <w:rsid w:val="007E5392"/>
    <w:rsid w:val="007E55A5"/>
    <w:rsid w:val="007E56CB"/>
    <w:rsid w:val="007E5700"/>
    <w:rsid w:val="007E5D61"/>
    <w:rsid w:val="007E631B"/>
    <w:rsid w:val="007E64D3"/>
    <w:rsid w:val="007E6A11"/>
    <w:rsid w:val="007E70CF"/>
    <w:rsid w:val="007E726A"/>
    <w:rsid w:val="007E73A5"/>
    <w:rsid w:val="007E77D7"/>
    <w:rsid w:val="007E77E5"/>
    <w:rsid w:val="007E7B8B"/>
    <w:rsid w:val="007E7E5E"/>
    <w:rsid w:val="007F003C"/>
    <w:rsid w:val="007F0355"/>
    <w:rsid w:val="007F04A1"/>
    <w:rsid w:val="007F0561"/>
    <w:rsid w:val="007F061D"/>
    <w:rsid w:val="007F0AE4"/>
    <w:rsid w:val="007F0C27"/>
    <w:rsid w:val="007F0CD6"/>
    <w:rsid w:val="007F1233"/>
    <w:rsid w:val="007F1989"/>
    <w:rsid w:val="007F1AFB"/>
    <w:rsid w:val="007F1D52"/>
    <w:rsid w:val="007F1EB7"/>
    <w:rsid w:val="007F22D0"/>
    <w:rsid w:val="007F2787"/>
    <w:rsid w:val="007F346E"/>
    <w:rsid w:val="007F349E"/>
    <w:rsid w:val="007F34F1"/>
    <w:rsid w:val="007F356F"/>
    <w:rsid w:val="007F3578"/>
    <w:rsid w:val="007F39EF"/>
    <w:rsid w:val="007F48FF"/>
    <w:rsid w:val="007F4C5D"/>
    <w:rsid w:val="007F4EB2"/>
    <w:rsid w:val="007F4ED8"/>
    <w:rsid w:val="007F5046"/>
    <w:rsid w:val="007F5380"/>
    <w:rsid w:val="007F53D9"/>
    <w:rsid w:val="007F569D"/>
    <w:rsid w:val="007F5C99"/>
    <w:rsid w:val="007F5DDB"/>
    <w:rsid w:val="007F5E1F"/>
    <w:rsid w:val="007F626F"/>
    <w:rsid w:val="007F651F"/>
    <w:rsid w:val="007F683B"/>
    <w:rsid w:val="007F6DAB"/>
    <w:rsid w:val="007F70B5"/>
    <w:rsid w:val="007F70E6"/>
    <w:rsid w:val="007F751D"/>
    <w:rsid w:val="007F7634"/>
    <w:rsid w:val="007F77A9"/>
    <w:rsid w:val="007F77CE"/>
    <w:rsid w:val="008004C1"/>
    <w:rsid w:val="008006CA"/>
    <w:rsid w:val="008008E0"/>
    <w:rsid w:val="00800989"/>
    <w:rsid w:val="00800C49"/>
    <w:rsid w:val="008017EA"/>
    <w:rsid w:val="00801896"/>
    <w:rsid w:val="00801BBD"/>
    <w:rsid w:val="00801BC0"/>
    <w:rsid w:val="00801C6E"/>
    <w:rsid w:val="0080205A"/>
    <w:rsid w:val="00802314"/>
    <w:rsid w:val="008026C6"/>
    <w:rsid w:val="008028CE"/>
    <w:rsid w:val="0080292D"/>
    <w:rsid w:val="00802E44"/>
    <w:rsid w:val="00802EFD"/>
    <w:rsid w:val="008031AB"/>
    <w:rsid w:val="008031DC"/>
    <w:rsid w:val="00803248"/>
    <w:rsid w:val="008033E4"/>
    <w:rsid w:val="00803414"/>
    <w:rsid w:val="008034E6"/>
    <w:rsid w:val="008036E7"/>
    <w:rsid w:val="00804AA2"/>
    <w:rsid w:val="00804AC6"/>
    <w:rsid w:val="00804D9A"/>
    <w:rsid w:val="00804E47"/>
    <w:rsid w:val="008052F5"/>
    <w:rsid w:val="008056DC"/>
    <w:rsid w:val="00805DF4"/>
    <w:rsid w:val="00805E86"/>
    <w:rsid w:val="00805F32"/>
    <w:rsid w:val="00806119"/>
    <w:rsid w:val="008061FA"/>
    <w:rsid w:val="0080637E"/>
    <w:rsid w:val="00806439"/>
    <w:rsid w:val="008064D4"/>
    <w:rsid w:val="0080656F"/>
    <w:rsid w:val="008067BF"/>
    <w:rsid w:val="008069B0"/>
    <w:rsid w:val="00806A1D"/>
    <w:rsid w:val="00806BFF"/>
    <w:rsid w:val="00806E3D"/>
    <w:rsid w:val="008072C3"/>
    <w:rsid w:val="00807C09"/>
    <w:rsid w:val="00807EE4"/>
    <w:rsid w:val="00807EFE"/>
    <w:rsid w:val="00810397"/>
    <w:rsid w:val="00810E74"/>
    <w:rsid w:val="00811752"/>
    <w:rsid w:val="00811827"/>
    <w:rsid w:val="0081185E"/>
    <w:rsid w:val="00811D70"/>
    <w:rsid w:val="008120C7"/>
    <w:rsid w:val="008128E6"/>
    <w:rsid w:val="00812900"/>
    <w:rsid w:val="008129E3"/>
    <w:rsid w:val="00812D7D"/>
    <w:rsid w:val="00812D9F"/>
    <w:rsid w:val="00812DC4"/>
    <w:rsid w:val="00812F1B"/>
    <w:rsid w:val="0081300D"/>
    <w:rsid w:val="00813217"/>
    <w:rsid w:val="008135CF"/>
    <w:rsid w:val="0081366A"/>
    <w:rsid w:val="00813740"/>
    <w:rsid w:val="00813BDD"/>
    <w:rsid w:val="00813C06"/>
    <w:rsid w:val="00813D71"/>
    <w:rsid w:val="00813DF0"/>
    <w:rsid w:val="00813E65"/>
    <w:rsid w:val="00813F0A"/>
    <w:rsid w:val="008140FC"/>
    <w:rsid w:val="00814A75"/>
    <w:rsid w:val="00814D19"/>
    <w:rsid w:val="00814DE6"/>
    <w:rsid w:val="00814FB1"/>
    <w:rsid w:val="00814FD8"/>
    <w:rsid w:val="008156A1"/>
    <w:rsid w:val="00815928"/>
    <w:rsid w:val="00815A1C"/>
    <w:rsid w:val="00815CCF"/>
    <w:rsid w:val="00815CD6"/>
    <w:rsid w:val="0081661B"/>
    <w:rsid w:val="0081663C"/>
    <w:rsid w:val="008169C0"/>
    <w:rsid w:val="00816AC7"/>
    <w:rsid w:val="00816BC0"/>
    <w:rsid w:val="008175C6"/>
    <w:rsid w:val="0081781E"/>
    <w:rsid w:val="00817973"/>
    <w:rsid w:val="00817FFC"/>
    <w:rsid w:val="0082031E"/>
    <w:rsid w:val="00820520"/>
    <w:rsid w:val="008209B0"/>
    <w:rsid w:val="00820C15"/>
    <w:rsid w:val="00820C25"/>
    <w:rsid w:val="00820D5B"/>
    <w:rsid w:val="00820EDB"/>
    <w:rsid w:val="008215BB"/>
    <w:rsid w:val="008215F4"/>
    <w:rsid w:val="008218D1"/>
    <w:rsid w:val="00821EA6"/>
    <w:rsid w:val="00822BC9"/>
    <w:rsid w:val="00822E86"/>
    <w:rsid w:val="00822E91"/>
    <w:rsid w:val="008231B7"/>
    <w:rsid w:val="0082332A"/>
    <w:rsid w:val="008238DB"/>
    <w:rsid w:val="00823E13"/>
    <w:rsid w:val="00823F05"/>
    <w:rsid w:val="00824001"/>
    <w:rsid w:val="00824399"/>
    <w:rsid w:val="00824B91"/>
    <w:rsid w:val="00824BC0"/>
    <w:rsid w:val="00824CD3"/>
    <w:rsid w:val="00824D90"/>
    <w:rsid w:val="00825144"/>
    <w:rsid w:val="00825177"/>
    <w:rsid w:val="008252A9"/>
    <w:rsid w:val="00825D03"/>
    <w:rsid w:val="00825E2A"/>
    <w:rsid w:val="00825E32"/>
    <w:rsid w:val="008260C2"/>
    <w:rsid w:val="00826228"/>
    <w:rsid w:val="0082627B"/>
    <w:rsid w:val="0082632A"/>
    <w:rsid w:val="00826353"/>
    <w:rsid w:val="00826460"/>
    <w:rsid w:val="00826680"/>
    <w:rsid w:val="00826BC8"/>
    <w:rsid w:val="00826C76"/>
    <w:rsid w:val="00826E8A"/>
    <w:rsid w:val="008270D4"/>
    <w:rsid w:val="008270D6"/>
    <w:rsid w:val="008271D0"/>
    <w:rsid w:val="0082724A"/>
    <w:rsid w:val="008272B7"/>
    <w:rsid w:val="008279B2"/>
    <w:rsid w:val="00830417"/>
    <w:rsid w:val="008305E2"/>
    <w:rsid w:val="008307A0"/>
    <w:rsid w:val="008307E9"/>
    <w:rsid w:val="00830ACF"/>
    <w:rsid w:val="00830C64"/>
    <w:rsid w:val="00830FFE"/>
    <w:rsid w:val="008319C3"/>
    <w:rsid w:val="00831CFF"/>
    <w:rsid w:val="00831D61"/>
    <w:rsid w:val="0083204F"/>
    <w:rsid w:val="008326F4"/>
    <w:rsid w:val="00832813"/>
    <w:rsid w:val="008328DF"/>
    <w:rsid w:val="00832F4C"/>
    <w:rsid w:val="008335FC"/>
    <w:rsid w:val="00833BDD"/>
    <w:rsid w:val="00833CC4"/>
    <w:rsid w:val="00833E9E"/>
    <w:rsid w:val="00833ECE"/>
    <w:rsid w:val="008341AD"/>
    <w:rsid w:val="0083453F"/>
    <w:rsid w:val="008346C9"/>
    <w:rsid w:val="0083472B"/>
    <w:rsid w:val="00834B0A"/>
    <w:rsid w:val="00834CED"/>
    <w:rsid w:val="00835E08"/>
    <w:rsid w:val="00835FEC"/>
    <w:rsid w:val="008360BB"/>
    <w:rsid w:val="008360BF"/>
    <w:rsid w:val="00836146"/>
    <w:rsid w:val="008362BC"/>
    <w:rsid w:val="008362C5"/>
    <w:rsid w:val="008362F3"/>
    <w:rsid w:val="0083688E"/>
    <w:rsid w:val="00836B9A"/>
    <w:rsid w:val="008370DA"/>
    <w:rsid w:val="0083733C"/>
    <w:rsid w:val="008376CB"/>
    <w:rsid w:val="00837786"/>
    <w:rsid w:val="0083779B"/>
    <w:rsid w:val="008377B1"/>
    <w:rsid w:val="008378FF"/>
    <w:rsid w:val="00837ED2"/>
    <w:rsid w:val="0084025B"/>
    <w:rsid w:val="008402FA"/>
    <w:rsid w:val="008404CF"/>
    <w:rsid w:val="00840A53"/>
    <w:rsid w:val="00840C5B"/>
    <w:rsid w:val="00840CE5"/>
    <w:rsid w:val="00841241"/>
    <w:rsid w:val="0084143A"/>
    <w:rsid w:val="008418DC"/>
    <w:rsid w:val="00841A01"/>
    <w:rsid w:val="00841D47"/>
    <w:rsid w:val="00841EBF"/>
    <w:rsid w:val="0084232F"/>
    <w:rsid w:val="008424FB"/>
    <w:rsid w:val="0084261B"/>
    <w:rsid w:val="008428F9"/>
    <w:rsid w:val="0084319D"/>
    <w:rsid w:val="0084342C"/>
    <w:rsid w:val="0084366C"/>
    <w:rsid w:val="00843802"/>
    <w:rsid w:val="00843AE3"/>
    <w:rsid w:val="00843DA7"/>
    <w:rsid w:val="0084403C"/>
    <w:rsid w:val="008443DD"/>
    <w:rsid w:val="00844636"/>
    <w:rsid w:val="008446D6"/>
    <w:rsid w:val="00844948"/>
    <w:rsid w:val="00844BA9"/>
    <w:rsid w:val="00844CFC"/>
    <w:rsid w:val="008454F4"/>
    <w:rsid w:val="008458EC"/>
    <w:rsid w:val="00845AAC"/>
    <w:rsid w:val="00845DF6"/>
    <w:rsid w:val="00845F10"/>
    <w:rsid w:val="008462DB"/>
    <w:rsid w:val="00846785"/>
    <w:rsid w:val="0084681F"/>
    <w:rsid w:val="00846EBA"/>
    <w:rsid w:val="008473C1"/>
    <w:rsid w:val="00847402"/>
    <w:rsid w:val="008476D8"/>
    <w:rsid w:val="0084786E"/>
    <w:rsid w:val="00847D16"/>
    <w:rsid w:val="008501A7"/>
    <w:rsid w:val="008501E7"/>
    <w:rsid w:val="00850373"/>
    <w:rsid w:val="008506F3"/>
    <w:rsid w:val="00850A88"/>
    <w:rsid w:val="0085102D"/>
    <w:rsid w:val="0085132D"/>
    <w:rsid w:val="008513E3"/>
    <w:rsid w:val="008513FE"/>
    <w:rsid w:val="008516C6"/>
    <w:rsid w:val="0085175C"/>
    <w:rsid w:val="008517D1"/>
    <w:rsid w:val="008518CB"/>
    <w:rsid w:val="00851A3D"/>
    <w:rsid w:val="00851B05"/>
    <w:rsid w:val="00851CB7"/>
    <w:rsid w:val="0085229F"/>
    <w:rsid w:val="00852486"/>
    <w:rsid w:val="008529B5"/>
    <w:rsid w:val="008529D2"/>
    <w:rsid w:val="00852BCB"/>
    <w:rsid w:val="00852CEF"/>
    <w:rsid w:val="00852E82"/>
    <w:rsid w:val="00852FAD"/>
    <w:rsid w:val="0085367F"/>
    <w:rsid w:val="008539A6"/>
    <w:rsid w:val="008543BB"/>
    <w:rsid w:val="00854982"/>
    <w:rsid w:val="008551CF"/>
    <w:rsid w:val="0085545C"/>
    <w:rsid w:val="0085580C"/>
    <w:rsid w:val="00855821"/>
    <w:rsid w:val="008558C2"/>
    <w:rsid w:val="00855B46"/>
    <w:rsid w:val="00855EC2"/>
    <w:rsid w:val="00855F69"/>
    <w:rsid w:val="00856139"/>
    <w:rsid w:val="00856574"/>
    <w:rsid w:val="0085663D"/>
    <w:rsid w:val="0085664D"/>
    <w:rsid w:val="00856670"/>
    <w:rsid w:val="008566F3"/>
    <w:rsid w:val="00856B78"/>
    <w:rsid w:val="00856BA4"/>
    <w:rsid w:val="00856CD2"/>
    <w:rsid w:val="00857115"/>
    <w:rsid w:val="008571C8"/>
    <w:rsid w:val="00857206"/>
    <w:rsid w:val="0085724C"/>
    <w:rsid w:val="00857963"/>
    <w:rsid w:val="00857C79"/>
    <w:rsid w:val="00857D89"/>
    <w:rsid w:val="008601AC"/>
    <w:rsid w:val="0086063C"/>
    <w:rsid w:val="00860795"/>
    <w:rsid w:val="00860A4E"/>
    <w:rsid w:val="00860F49"/>
    <w:rsid w:val="008611B6"/>
    <w:rsid w:val="00861367"/>
    <w:rsid w:val="008616B0"/>
    <w:rsid w:val="00861784"/>
    <w:rsid w:val="008618E6"/>
    <w:rsid w:val="00861974"/>
    <w:rsid w:val="00861B3F"/>
    <w:rsid w:val="00861CD6"/>
    <w:rsid w:val="008620AA"/>
    <w:rsid w:val="00862338"/>
    <w:rsid w:val="0086243C"/>
    <w:rsid w:val="00863237"/>
    <w:rsid w:val="0086348C"/>
    <w:rsid w:val="008634E0"/>
    <w:rsid w:val="008635C7"/>
    <w:rsid w:val="00863A19"/>
    <w:rsid w:val="00863BAA"/>
    <w:rsid w:val="00864596"/>
    <w:rsid w:val="00864653"/>
    <w:rsid w:val="00864811"/>
    <w:rsid w:val="00864A51"/>
    <w:rsid w:val="00864AB2"/>
    <w:rsid w:val="00864F6F"/>
    <w:rsid w:val="00864F70"/>
    <w:rsid w:val="0086502E"/>
    <w:rsid w:val="008653A7"/>
    <w:rsid w:val="00865430"/>
    <w:rsid w:val="0086562D"/>
    <w:rsid w:val="00865C0E"/>
    <w:rsid w:val="00866119"/>
    <w:rsid w:val="0086611A"/>
    <w:rsid w:val="0086636F"/>
    <w:rsid w:val="00866427"/>
    <w:rsid w:val="008667DF"/>
    <w:rsid w:val="008670F1"/>
    <w:rsid w:val="008673D9"/>
    <w:rsid w:val="00867693"/>
    <w:rsid w:val="008677BA"/>
    <w:rsid w:val="00867BCB"/>
    <w:rsid w:val="00867C38"/>
    <w:rsid w:val="0087039E"/>
    <w:rsid w:val="008704F9"/>
    <w:rsid w:val="00870558"/>
    <w:rsid w:val="00870728"/>
    <w:rsid w:val="008708B2"/>
    <w:rsid w:val="0087090F"/>
    <w:rsid w:val="008709E9"/>
    <w:rsid w:val="00870DC1"/>
    <w:rsid w:val="00870FA6"/>
    <w:rsid w:val="008712E1"/>
    <w:rsid w:val="00871E23"/>
    <w:rsid w:val="008721A7"/>
    <w:rsid w:val="0087232E"/>
    <w:rsid w:val="0087294E"/>
    <w:rsid w:val="00872E25"/>
    <w:rsid w:val="00873944"/>
    <w:rsid w:val="00873B1E"/>
    <w:rsid w:val="00873E0C"/>
    <w:rsid w:val="00874D77"/>
    <w:rsid w:val="00874D87"/>
    <w:rsid w:val="0087565E"/>
    <w:rsid w:val="008757B6"/>
    <w:rsid w:val="00875DF6"/>
    <w:rsid w:val="0087646A"/>
    <w:rsid w:val="008764E9"/>
    <w:rsid w:val="008764F1"/>
    <w:rsid w:val="00876678"/>
    <w:rsid w:val="00876802"/>
    <w:rsid w:val="00876B75"/>
    <w:rsid w:val="00876BB6"/>
    <w:rsid w:val="00877035"/>
    <w:rsid w:val="0087774B"/>
    <w:rsid w:val="00877ADB"/>
    <w:rsid w:val="00877E6C"/>
    <w:rsid w:val="008800DD"/>
    <w:rsid w:val="00880207"/>
    <w:rsid w:val="0088032A"/>
    <w:rsid w:val="00880A62"/>
    <w:rsid w:val="00880F5E"/>
    <w:rsid w:val="00881847"/>
    <w:rsid w:val="00881E05"/>
    <w:rsid w:val="00881FA7"/>
    <w:rsid w:val="0088225E"/>
    <w:rsid w:val="008823A2"/>
    <w:rsid w:val="008825DF"/>
    <w:rsid w:val="0088289D"/>
    <w:rsid w:val="00882B92"/>
    <w:rsid w:val="008831BD"/>
    <w:rsid w:val="00883E6B"/>
    <w:rsid w:val="00883EFE"/>
    <w:rsid w:val="00883FD3"/>
    <w:rsid w:val="00884178"/>
    <w:rsid w:val="00884182"/>
    <w:rsid w:val="0088419D"/>
    <w:rsid w:val="008858AF"/>
    <w:rsid w:val="008863EA"/>
    <w:rsid w:val="0088676B"/>
    <w:rsid w:val="0088682C"/>
    <w:rsid w:val="00886B00"/>
    <w:rsid w:val="00886B18"/>
    <w:rsid w:val="00886C1B"/>
    <w:rsid w:val="00886E38"/>
    <w:rsid w:val="00887423"/>
    <w:rsid w:val="00887C78"/>
    <w:rsid w:val="00887CBD"/>
    <w:rsid w:val="0089006A"/>
    <w:rsid w:val="00890269"/>
    <w:rsid w:val="008903CD"/>
    <w:rsid w:val="0089046E"/>
    <w:rsid w:val="00890B42"/>
    <w:rsid w:val="00890CCD"/>
    <w:rsid w:val="00891354"/>
    <w:rsid w:val="008915FF"/>
    <w:rsid w:val="008916AF"/>
    <w:rsid w:val="00891D28"/>
    <w:rsid w:val="00891DA4"/>
    <w:rsid w:val="00891E14"/>
    <w:rsid w:val="00891FFC"/>
    <w:rsid w:val="00892145"/>
    <w:rsid w:val="00892ADF"/>
    <w:rsid w:val="00892AF9"/>
    <w:rsid w:val="00892B2C"/>
    <w:rsid w:val="00892BE2"/>
    <w:rsid w:val="008931A6"/>
    <w:rsid w:val="008932A5"/>
    <w:rsid w:val="0089368F"/>
    <w:rsid w:val="00893A0F"/>
    <w:rsid w:val="00893B83"/>
    <w:rsid w:val="00893C8C"/>
    <w:rsid w:val="00893EFC"/>
    <w:rsid w:val="0089400D"/>
    <w:rsid w:val="008941F8"/>
    <w:rsid w:val="008943C2"/>
    <w:rsid w:val="008943D9"/>
    <w:rsid w:val="008944A5"/>
    <w:rsid w:val="00894ABA"/>
    <w:rsid w:val="00894BB6"/>
    <w:rsid w:val="00895276"/>
    <w:rsid w:val="00895291"/>
    <w:rsid w:val="0089540A"/>
    <w:rsid w:val="00895442"/>
    <w:rsid w:val="00895631"/>
    <w:rsid w:val="00895A8B"/>
    <w:rsid w:val="0089649C"/>
    <w:rsid w:val="00896557"/>
    <w:rsid w:val="00896701"/>
    <w:rsid w:val="00896784"/>
    <w:rsid w:val="00896943"/>
    <w:rsid w:val="00896D91"/>
    <w:rsid w:val="00897E85"/>
    <w:rsid w:val="00897EF3"/>
    <w:rsid w:val="008A030D"/>
    <w:rsid w:val="008A0340"/>
    <w:rsid w:val="008A0543"/>
    <w:rsid w:val="008A06D6"/>
    <w:rsid w:val="008A082B"/>
    <w:rsid w:val="008A0A0D"/>
    <w:rsid w:val="008A0F69"/>
    <w:rsid w:val="008A1011"/>
    <w:rsid w:val="008A1289"/>
    <w:rsid w:val="008A129B"/>
    <w:rsid w:val="008A1C1F"/>
    <w:rsid w:val="008A1C74"/>
    <w:rsid w:val="008A1D0B"/>
    <w:rsid w:val="008A1D70"/>
    <w:rsid w:val="008A2113"/>
    <w:rsid w:val="008A21D6"/>
    <w:rsid w:val="008A23B7"/>
    <w:rsid w:val="008A2652"/>
    <w:rsid w:val="008A278B"/>
    <w:rsid w:val="008A27E5"/>
    <w:rsid w:val="008A2BFF"/>
    <w:rsid w:val="008A2FE4"/>
    <w:rsid w:val="008A31B6"/>
    <w:rsid w:val="008A3370"/>
    <w:rsid w:val="008A34E7"/>
    <w:rsid w:val="008A34F2"/>
    <w:rsid w:val="008A357D"/>
    <w:rsid w:val="008A3730"/>
    <w:rsid w:val="008A3869"/>
    <w:rsid w:val="008A3C57"/>
    <w:rsid w:val="008A3E0F"/>
    <w:rsid w:val="008A3F57"/>
    <w:rsid w:val="008A4043"/>
    <w:rsid w:val="008A4350"/>
    <w:rsid w:val="008A4441"/>
    <w:rsid w:val="008A4880"/>
    <w:rsid w:val="008A4EDC"/>
    <w:rsid w:val="008A54DD"/>
    <w:rsid w:val="008A56E2"/>
    <w:rsid w:val="008A57E1"/>
    <w:rsid w:val="008A6AC5"/>
    <w:rsid w:val="008A6D15"/>
    <w:rsid w:val="008A6D7C"/>
    <w:rsid w:val="008A6FB3"/>
    <w:rsid w:val="008A70E7"/>
    <w:rsid w:val="008A7329"/>
    <w:rsid w:val="008A741C"/>
    <w:rsid w:val="008A768F"/>
    <w:rsid w:val="008A78BF"/>
    <w:rsid w:val="008A7A94"/>
    <w:rsid w:val="008A7CAA"/>
    <w:rsid w:val="008A7F07"/>
    <w:rsid w:val="008B018D"/>
    <w:rsid w:val="008B0496"/>
    <w:rsid w:val="008B0790"/>
    <w:rsid w:val="008B0E7D"/>
    <w:rsid w:val="008B1046"/>
    <w:rsid w:val="008B113E"/>
    <w:rsid w:val="008B19E7"/>
    <w:rsid w:val="008B1A15"/>
    <w:rsid w:val="008B22B1"/>
    <w:rsid w:val="008B2539"/>
    <w:rsid w:val="008B261A"/>
    <w:rsid w:val="008B28ED"/>
    <w:rsid w:val="008B2B22"/>
    <w:rsid w:val="008B325C"/>
    <w:rsid w:val="008B34D0"/>
    <w:rsid w:val="008B3619"/>
    <w:rsid w:val="008B376C"/>
    <w:rsid w:val="008B3CCE"/>
    <w:rsid w:val="008B3EA7"/>
    <w:rsid w:val="008B408F"/>
    <w:rsid w:val="008B455E"/>
    <w:rsid w:val="008B4563"/>
    <w:rsid w:val="008B4688"/>
    <w:rsid w:val="008B48DC"/>
    <w:rsid w:val="008B4CF5"/>
    <w:rsid w:val="008B4F82"/>
    <w:rsid w:val="008B5011"/>
    <w:rsid w:val="008B5127"/>
    <w:rsid w:val="008B5217"/>
    <w:rsid w:val="008B53E6"/>
    <w:rsid w:val="008B5481"/>
    <w:rsid w:val="008B563A"/>
    <w:rsid w:val="008B5B05"/>
    <w:rsid w:val="008B5F1D"/>
    <w:rsid w:val="008B6162"/>
    <w:rsid w:val="008B64FE"/>
    <w:rsid w:val="008B6848"/>
    <w:rsid w:val="008B6CD3"/>
    <w:rsid w:val="008B7195"/>
    <w:rsid w:val="008B726C"/>
    <w:rsid w:val="008B73DC"/>
    <w:rsid w:val="008B7784"/>
    <w:rsid w:val="008B7D6A"/>
    <w:rsid w:val="008C0900"/>
    <w:rsid w:val="008C10C4"/>
    <w:rsid w:val="008C11A9"/>
    <w:rsid w:val="008C11F2"/>
    <w:rsid w:val="008C13B4"/>
    <w:rsid w:val="008C1744"/>
    <w:rsid w:val="008C17E8"/>
    <w:rsid w:val="008C18ED"/>
    <w:rsid w:val="008C18EF"/>
    <w:rsid w:val="008C1AC0"/>
    <w:rsid w:val="008C1C9A"/>
    <w:rsid w:val="008C1DDA"/>
    <w:rsid w:val="008C201E"/>
    <w:rsid w:val="008C204F"/>
    <w:rsid w:val="008C22AF"/>
    <w:rsid w:val="008C24D4"/>
    <w:rsid w:val="008C29D3"/>
    <w:rsid w:val="008C2A37"/>
    <w:rsid w:val="008C2C3A"/>
    <w:rsid w:val="008C2D2D"/>
    <w:rsid w:val="008C2D6C"/>
    <w:rsid w:val="008C2E25"/>
    <w:rsid w:val="008C3078"/>
    <w:rsid w:val="008C34BC"/>
    <w:rsid w:val="008C3C46"/>
    <w:rsid w:val="008C42E6"/>
    <w:rsid w:val="008C446D"/>
    <w:rsid w:val="008C4C2F"/>
    <w:rsid w:val="008C5097"/>
    <w:rsid w:val="008C548F"/>
    <w:rsid w:val="008C5571"/>
    <w:rsid w:val="008C58B8"/>
    <w:rsid w:val="008C5B12"/>
    <w:rsid w:val="008C5F8F"/>
    <w:rsid w:val="008C60D6"/>
    <w:rsid w:val="008C60EE"/>
    <w:rsid w:val="008C61EB"/>
    <w:rsid w:val="008C6926"/>
    <w:rsid w:val="008C6A36"/>
    <w:rsid w:val="008C6AF8"/>
    <w:rsid w:val="008C6C13"/>
    <w:rsid w:val="008C74C1"/>
    <w:rsid w:val="008C7724"/>
    <w:rsid w:val="008C7B81"/>
    <w:rsid w:val="008C7BFE"/>
    <w:rsid w:val="008C7E99"/>
    <w:rsid w:val="008C7EF1"/>
    <w:rsid w:val="008D025D"/>
    <w:rsid w:val="008D033F"/>
    <w:rsid w:val="008D0360"/>
    <w:rsid w:val="008D0A9B"/>
    <w:rsid w:val="008D0B2A"/>
    <w:rsid w:val="008D0D4D"/>
    <w:rsid w:val="008D1713"/>
    <w:rsid w:val="008D1833"/>
    <w:rsid w:val="008D19E9"/>
    <w:rsid w:val="008D1A4C"/>
    <w:rsid w:val="008D1ED3"/>
    <w:rsid w:val="008D2AC8"/>
    <w:rsid w:val="008D2ED6"/>
    <w:rsid w:val="008D2FCD"/>
    <w:rsid w:val="008D300A"/>
    <w:rsid w:val="008D31CD"/>
    <w:rsid w:val="008D34CB"/>
    <w:rsid w:val="008D3BD7"/>
    <w:rsid w:val="008D414B"/>
    <w:rsid w:val="008D42C7"/>
    <w:rsid w:val="008D44A4"/>
    <w:rsid w:val="008D4C26"/>
    <w:rsid w:val="008D4F64"/>
    <w:rsid w:val="008D51B2"/>
    <w:rsid w:val="008D52EE"/>
    <w:rsid w:val="008D53E7"/>
    <w:rsid w:val="008D5A90"/>
    <w:rsid w:val="008D5E40"/>
    <w:rsid w:val="008D60C3"/>
    <w:rsid w:val="008D6140"/>
    <w:rsid w:val="008D655D"/>
    <w:rsid w:val="008D67A0"/>
    <w:rsid w:val="008D6B3E"/>
    <w:rsid w:val="008D6DD1"/>
    <w:rsid w:val="008D7077"/>
    <w:rsid w:val="008D763F"/>
    <w:rsid w:val="008D7FC8"/>
    <w:rsid w:val="008D7FD0"/>
    <w:rsid w:val="008E04A1"/>
    <w:rsid w:val="008E054B"/>
    <w:rsid w:val="008E0CAD"/>
    <w:rsid w:val="008E0D41"/>
    <w:rsid w:val="008E0D47"/>
    <w:rsid w:val="008E0DC4"/>
    <w:rsid w:val="008E1643"/>
    <w:rsid w:val="008E1C8E"/>
    <w:rsid w:val="008E1E70"/>
    <w:rsid w:val="008E1EED"/>
    <w:rsid w:val="008E20AC"/>
    <w:rsid w:val="008E22A0"/>
    <w:rsid w:val="008E27BF"/>
    <w:rsid w:val="008E292E"/>
    <w:rsid w:val="008E2B02"/>
    <w:rsid w:val="008E2B57"/>
    <w:rsid w:val="008E2DDC"/>
    <w:rsid w:val="008E2F65"/>
    <w:rsid w:val="008E34EC"/>
    <w:rsid w:val="008E375B"/>
    <w:rsid w:val="008E37CF"/>
    <w:rsid w:val="008E3977"/>
    <w:rsid w:val="008E3C9A"/>
    <w:rsid w:val="008E41F2"/>
    <w:rsid w:val="008E42CB"/>
    <w:rsid w:val="008E4350"/>
    <w:rsid w:val="008E45EF"/>
    <w:rsid w:val="008E46DE"/>
    <w:rsid w:val="008E4AE4"/>
    <w:rsid w:val="008E4C8C"/>
    <w:rsid w:val="008E4F6B"/>
    <w:rsid w:val="008E4F89"/>
    <w:rsid w:val="008E56BE"/>
    <w:rsid w:val="008E5A13"/>
    <w:rsid w:val="008E5A5B"/>
    <w:rsid w:val="008E5AEE"/>
    <w:rsid w:val="008E5B7E"/>
    <w:rsid w:val="008E5B9A"/>
    <w:rsid w:val="008E5C03"/>
    <w:rsid w:val="008E60AC"/>
    <w:rsid w:val="008E61C0"/>
    <w:rsid w:val="008E6605"/>
    <w:rsid w:val="008E6951"/>
    <w:rsid w:val="008E6B31"/>
    <w:rsid w:val="008E6CAE"/>
    <w:rsid w:val="008E6D63"/>
    <w:rsid w:val="008E6FCF"/>
    <w:rsid w:val="008E72A4"/>
    <w:rsid w:val="008E7413"/>
    <w:rsid w:val="008E749E"/>
    <w:rsid w:val="008E7718"/>
    <w:rsid w:val="008E7749"/>
    <w:rsid w:val="008E77A2"/>
    <w:rsid w:val="008E79A7"/>
    <w:rsid w:val="008E7D31"/>
    <w:rsid w:val="008F00E0"/>
    <w:rsid w:val="008F0110"/>
    <w:rsid w:val="008F02F6"/>
    <w:rsid w:val="008F0906"/>
    <w:rsid w:val="008F0B55"/>
    <w:rsid w:val="008F1037"/>
    <w:rsid w:val="008F1294"/>
    <w:rsid w:val="008F136C"/>
    <w:rsid w:val="008F16A9"/>
    <w:rsid w:val="008F1BFE"/>
    <w:rsid w:val="008F1DEA"/>
    <w:rsid w:val="008F1FF8"/>
    <w:rsid w:val="008F2155"/>
    <w:rsid w:val="008F21EA"/>
    <w:rsid w:val="008F238F"/>
    <w:rsid w:val="008F260D"/>
    <w:rsid w:val="008F2700"/>
    <w:rsid w:val="008F287F"/>
    <w:rsid w:val="008F2BA7"/>
    <w:rsid w:val="008F2C6B"/>
    <w:rsid w:val="008F2DBF"/>
    <w:rsid w:val="008F331A"/>
    <w:rsid w:val="008F343E"/>
    <w:rsid w:val="008F3573"/>
    <w:rsid w:val="008F379A"/>
    <w:rsid w:val="008F3868"/>
    <w:rsid w:val="008F3DC3"/>
    <w:rsid w:val="008F42C2"/>
    <w:rsid w:val="008F433D"/>
    <w:rsid w:val="008F4409"/>
    <w:rsid w:val="008F4759"/>
    <w:rsid w:val="008F49AE"/>
    <w:rsid w:val="008F4B53"/>
    <w:rsid w:val="008F4CB0"/>
    <w:rsid w:val="008F4E54"/>
    <w:rsid w:val="008F4E98"/>
    <w:rsid w:val="008F5000"/>
    <w:rsid w:val="008F5284"/>
    <w:rsid w:val="008F550C"/>
    <w:rsid w:val="008F5857"/>
    <w:rsid w:val="008F58CF"/>
    <w:rsid w:val="008F59FD"/>
    <w:rsid w:val="008F5A79"/>
    <w:rsid w:val="008F603B"/>
    <w:rsid w:val="008F657E"/>
    <w:rsid w:val="008F65AA"/>
    <w:rsid w:val="008F67EE"/>
    <w:rsid w:val="008F67FF"/>
    <w:rsid w:val="008F69C1"/>
    <w:rsid w:val="008F6B03"/>
    <w:rsid w:val="008F6B7A"/>
    <w:rsid w:val="008F6D21"/>
    <w:rsid w:val="008F70D7"/>
    <w:rsid w:val="008F7519"/>
    <w:rsid w:val="008F7582"/>
    <w:rsid w:val="008F7629"/>
    <w:rsid w:val="008F7AE1"/>
    <w:rsid w:val="008F7EE2"/>
    <w:rsid w:val="00900372"/>
    <w:rsid w:val="0090039E"/>
    <w:rsid w:val="00900524"/>
    <w:rsid w:val="009005A3"/>
    <w:rsid w:val="009011C8"/>
    <w:rsid w:val="0090154D"/>
    <w:rsid w:val="009016CA"/>
    <w:rsid w:val="00901827"/>
    <w:rsid w:val="009019A7"/>
    <w:rsid w:val="00901D0A"/>
    <w:rsid w:val="009021F1"/>
    <w:rsid w:val="00902364"/>
    <w:rsid w:val="00902554"/>
    <w:rsid w:val="00902992"/>
    <w:rsid w:val="00902A80"/>
    <w:rsid w:val="00902E0A"/>
    <w:rsid w:val="009035D6"/>
    <w:rsid w:val="0090384A"/>
    <w:rsid w:val="00903C93"/>
    <w:rsid w:val="00903DBD"/>
    <w:rsid w:val="009042F9"/>
    <w:rsid w:val="0090449E"/>
    <w:rsid w:val="009044B3"/>
    <w:rsid w:val="009044D6"/>
    <w:rsid w:val="0090481A"/>
    <w:rsid w:val="00904965"/>
    <w:rsid w:val="009049E8"/>
    <w:rsid w:val="00904D42"/>
    <w:rsid w:val="00904E77"/>
    <w:rsid w:val="00904FA8"/>
    <w:rsid w:val="00905153"/>
    <w:rsid w:val="00905164"/>
    <w:rsid w:val="00905808"/>
    <w:rsid w:val="009059C8"/>
    <w:rsid w:val="00905C14"/>
    <w:rsid w:val="00905F08"/>
    <w:rsid w:val="00905FA3"/>
    <w:rsid w:val="00906281"/>
    <w:rsid w:val="009066EC"/>
    <w:rsid w:val="00906C1D"/>
    <w:rsid w:val="00907B39"/>
    <w:rsid w:val="00910220"/>
    <w:rsid w:val="00910611"/>
    <w:rsid w:val="0091079F"/>
    <w:rsid w:val="00910B97"/>
    <w:rsid w:val="00910EEE"/>
    <w:rsid w:val="009113B8"/>
    <w:rsid w:val="0091141E"/>
    <w:rsid w:val="009115C0"/>
    <w:rsid w:val="00911760"/>
    <w:rsid w:val="009119FD"/>
    <w:rsid w:val="00911B86"/>
    <w:rsid w:val="00911EAC"/>
    <w:rsid w:val="00911F5A"/>
    <w:rsid w:val="00911FBC"/>
    <w:rsid w:val="009125DA"/>
    <w:rsid w:val="009126FD"/>
    <w:rsid w:val="00912786"/>
    <w:rsid w:val="00912BA4"/>
    <w:rsid w:val="00912FA6"/>
    <w:rsid w:val="00913421"/>
    <w:rsid w:val="009138DA"/>
    <w:rsid w:val="009139AB"/>
    <w:rsid w:val="009139F7"/>
    <w:rsid w:val="00913FF7"/>
    <w:rsid w:val="00914159"/>
    <w:rsid w:val="009144FA"/>
    <w:rsid w:val="0091461B"/>
    <w:rsid w:val="009146E7"/>
    <w:rsid w:val="009147EA"/>
    <w:rsid w:val="00914831"/>
    <w:rsid w:val="00914A4A"/>
    <w:rsid w:val="009151CA"/>
    <w:rsid w:val="009155EC"/>
    <w:rsid w:val="00915F2D"/>
    <w:rsid w:val="00915FC2"/>
    <w:rsid w:val="00916037"/>
    <w:rsid w:val="009163CD"/>
    <w:rsid w:val="0091645D"/>
    <w:rsid w:val="009164FD"/>
    <w:rsid w:val="00916984"/>
    <w:rsid w:val="009174E0"/>
    <w:rsid w:val="009176E3"/>
    <w:rsid w:val="00917AAC"/>
    <w:rsid w:val="00917C25"/>
    <w:rsid w:val="00917D45"/>
    <w:rsid w:val="00920039"/>
    <w:rsid w:val="009202DC"/>
    <w:rsid w:val="009206EC"/>
    <w:rsid w:val="00920747"/>
    <w:rsid w:val="009208B1"/>
    <w:rsid w:val="00920986"/>
    <w:rsid w:val="00920A42"/>
    <w:rsid w:val="00920AF4"/>
    <w:rsid w:val="009219A4"/>
    <w:rsid w:val="00921A9C"/>
    <w:rsid w:val="00921F01"/>
    <w:rsid w:val="00922286"/>
    <w:rsid w:val="00922442"/>
    <w:rsid w:val="009226BF"/>
    <w:rsid w:val="009226C1"/>
    <w:rsid w:val="0092280F"/>
    <w:rsid w:val="00922921"/>
    <w:rsid w:val="00922963"/>
    <w:rsid w:val="009233A4"/>
    <w:rsid w:val="00923779"/>
    <w:rsid w:val="009238F3"/>
    <w:rsid w:val="00923C5F"/>
    <w:rsid w:val="009242DE"/>
    <w:rsid w:val="009245C2"/>
    <w:rsid w:val="0092468F"/>
    <w:rsid w:val="009253EF"/>
    <w:rsid w:val="00925BA2"/>
    <w:rsid w:val="00925EBC"/>
    <w:rsid w:val="0092602E"/>
    <w:rsid w:val="0092607E"/>
    <w:rsid w:val="00926478"/>
    <w:rsid w:val="00926706"/>
    <w:rsid w:val="00926B0A"/>
    <w:rsid w:val="00926E81"/>
    <w:rsid w:val="00927425"/>
    <w:rsid w:val="00927486"/>
    <w:rsid w:val="009274ED"/>
    <w:rsid w:val="0092755D"/>
    <w:rsid w:val="0092767E"/>
    <w:rsid w:val="0092798B"/>
    <w:rsid w:val="00927D83"/>
    <w:rsid w:val="00930564"/>
    <w:rsid w:val="009306DB"/>
    <w:rsid w:val="00930734"/>
    <w:rsid w:val="009309CC"/>
    <w:rsid w:val="00930A06"/>
    <w:rsid w:val="00930B4C"/>
    <w:rsid w:val="00930BA5"/>
    <w:rsid w:val="00930CBE"/>
    <w:rsid w:val="00930D69"/>
    <w:rsid w:val="0093104E"/>
    <w:rsid w:val="009315C7"/>
    <w:rsid w:val="00931AD1"/>
    <w:rsid w:val="00931B06"/>
    <w:rsid w:val="00931CF6"/>
    <w:rsid w:val="0093208E"/>
    <w:rsid w:val="009322B6"/>
    <w:rsid w:val="00932711"/>
    <w:rsid w:val="00933103"/>
    <w:rsid w:val="00933646"/>
    <w:rsid w:val="00933ED5"/>
    <w:rsid w:val="00933FFE"/>
    <w:rsid w:val="009342C4"/>
    <w:rsid w:val="0093457D"/>
    <w:rsid w:val="0093477C"/>
    <w:rsid w:val="009347CF"/>
    <w:rsid w:val="00934D9A"/>
    <w:rsid w:val="00935933"/>
    <w:rsid w:val="00935BD5"/>
    <w:rsid w:val="00935CF6"/>
    <w:rsid w:val="00935DD9"/>
    <w:rsid w:val="00936079"/>
    <w:rsid w:val="009360A9"/>
    <w:rsid w:val="00936613"/>
    <w:rsid w:val="009367AC"/>
    <w:rsid w:val="00936B41"/>
    <w:rsid w:val="00936E5E"/>
    <w:rsid w:val="00937010"/>
    <w:rsid w:val="00937116"/>
    <w:rsid w:val="00937237"/>
    <w:rsid w:val="0093723B"/>
    <w:rsid w:val="009375C5"/>
    <w:rsid w:val="009377DC"/>
    <w:rsid w:val="00937BC1"/>
    <w:rsid w:val="00937E5E"/>
    <w:rsid w:val="009402AC"/>
    <w:rsid w:val="00940540"/>
    <w:rsid w:val="009405F9"/>
    <w:rsid w:val="00940AAC"/>
    <w:rsid w:val="00940BB4"/>
    <w:rsid w:val="00940C46"/>
    <w:rsid w:val="00940CAD"/>
    <w:rsid w:val="00941D57"/>
    <w:rsid w:val="009421F0"/>
    <w:rsid w:val="009423DC"/>
    <w:rsid w:val="0094259C"/>
    <w:rsid w:val="009426C2"/>
    <w:rsid w:val="00942849"/>
    <w:rsid w:val="009429A0"/>
    <w:rsid w:val="00942A94"/>
    <w:rsid w:val="00942B45"/>
    <w:rsid w:val="00942EDF"/>
    <w:rsid w:val="00943292"/>
    <w:rsid w:val="00943632"/>
    <w:rsid w:val="00943807"/>
    <w:rsid w:val="00943B61"/>
    <w:rsid w:val="00943BFD"/>
    <w:rsid w:val="00943E67"/>
    <w:rsid w:val="00943F3A"/>
    <w:rsid w:val="00943F58"/>
    <w:rsid w:val="00944047"/>
    <w:rsid w:val="009440BC"/>
    <w:rsid w:val="0094469A"/>
    <w:rsid w:val="0094493C"/>
    <w:rsid w:val="00944967"/>
    <w:rsid w:val="00944997"/>
    <w:rsid w:val="00944B3B"/>
    <w:rsid w:val="00944E78"/>
    <w:rsid w:val="00945074"/>
    <w:rsid w:val="009450C1"/>
    <w:rsid w:val="00945174"/>
    <w:rsid w:val="00945289"/>
    <w:rsid w:val="009453E4"/>
    <w:rsid w:val="009455C9"/>
    <w:rsid w:val="0094588B"/>
    <w:rsid w:val="009458E4"/>
    <w:rsid w:val="00945C0D"/>
    <w:rsid w:val="00945D24"/>
    <w:rsid w:val="00945F77"/>
    <w:rsid w:val="00946156"/>
    <w:rsid w:val="009468C5"/>
    <w:rsid w:val="00946D3B"/>
    <w:rsid w:val="00946F9A"/>
    <w:rsid w:val="0094703F"/>
    <w:rsid w:val="009478E0"/>
    <w:rsid w:val="00947901"/>
    <w:rsid w:val="00947D54"/>
    <w:rsid w:val="0095037A"/>
    <w:rsid w:val="00950488"/>
    <w:rsid w:val="0095056C"/>
    <w:rsid w:val="009509AF"/>
    <w:rsid w:val="00950A51"/>
    <w:rsid w:val="00950B43"/>
    <w:rsid w:val="00950EC2"/>
    <w:rsid w:val="00951275"/>
    <w:rsid w:val="009516B8"/>
    <w:rsid w:val="009516FC"/>
    <w:rsid w:val="009518D8"/>
    <w:rsid w:val="00951A05"/>
    <w:rsid w:val="00951FDC"/>
    <w:rsid w:val="009524E2"/>
    <w:rsid w:val="00952708"/>
    <w:rsid w:val="00952C50"/>
    <w:rsid w:val="00952C82"/>
    <w:rsid w:val="00952F53"/>
    <w:rsid w:val="00953015"/>
    <w:rsid w:val="00953164"/>
    <w:rsid w:val="009535F4"/>
    <w:rsid w:val="00953742"/>
    <w:rsid w:val="00953789"/>
    <w:rsid w:val="0095399F"/>
    <w:rsid w:val="00953F54"/>
    <w:rsid w:val="00954047"/>
    <w:rsid w:val="00954355"/>
    <w:rsid w:val="00954751"/>
    <w:rsid w:val="009548F4"/>
    <w:rsid w:val="00954FE2"/>
    <w:rsid w:val="00955263"/>
    <w:rsid w:val="0095643E"/>
    <w:rsid w:val="0095649B"/>
    <w:rsid w:val="0095679B"/>
    <w:rsid w:val="00956902"/>
    <w:rsid w:val="00956AF8"/>
    <w:rsid w:val="00956B07"/>
    <w:rsid w:val="00956C58"/>
    <w:rsid w:val="009570EF"/>
    <w:rsid w:val="0095738A"/>
    <w:rsid w:val="009575C2"/>
    <w:rsid w:val="00957CA5"/>
    <w:rsid w:val="00960056"/>
    <w:rsid w:val="009603E7"/>
    <w:rsid w:val="0096055B"/>
    <w:rsid w:val="009608F4"/>
    <w:rsid w:val="00960AB0"/>
    <w:rsid w:val="00960D65"/>
    <w:rsid w:val="00961213"/>
    <w:rsid w:val="0096187D"/>
    <w:rsid w:val="00961B87"/>
    <w:rsid w:val="00961EA0"/>
    <w:rsid w:val="00961EFD"/>
    <w:rsid w:val="009621FD"/>
    <w:rsid w:val="00962269"/>
    <w:rsid w:val="0096257F"/>
    <w:rsid w:val="00962745"/>
    <w:rsid w:val="00962849"/>
    <w:rsid w:val="00962FD6"/>
    <w:rsid w:val="00962FE5"/>
    <w:rsid w:val="0096326B"/>
    <w:rsid w:val="00963780"/>
    <w:rsid w:val="009637AC"/>
    <w:rsid w:val="00963A25"/>
    <w:rsid w:val="00963C71"/>
    <w:rsid w:val="00963CE5"/>
    <w:rsid w:val="00963D6C"/>
    <w:rsid w:val="00963DD3"/>
    <w:rsid w:val="00964B4D"/>
    <w:rsid w:val="00964D03"/>
    <w:rsid w:val="00964D7A"/>
    <w:rsid w:val="009652FC"/>
    <w:rsid w:val="00965607"/>
    <w:rsid w:val="009659AC"/>
    <w:rsid w:val="00965B97"/>
    <w:rsid w:val="00965D7E"/>
    <w:rsid w:val="00965DCB"/>
    <w:rsid w:val="00965E17"/>
    <w:rsid w:val="00965EC3"/>
    <w:rsid w:val="00965F13"/>
    <w:rsid w:val="0096600C"/>
    <w:rsid w:val="00966473"/>
    <w:rsid w:val="009664D7"/>
    <w:rsid w:val="009669BB"/>
    <w:rsid w:val="00966A0A"/>
    <w:rsid w:val="00966AEA"/>
    <w:rsid w:val="00966C35"/>
    <w:rsid w:val="00966D05"/>
    <w:rsid w:val="00966E03"/>
    <w:rsid w:val="00966E40"/>
    <w:rsid w:val="00966E69"/>
    <w:rsid w:val="0096709A"/>
    <w:rsid w:val="009671FD"/>
    <w:rsid w:val="0096731E"/>
    <w:rsid w:val="00967450"/>
    <w:rsid w:val="00967459"/>
    <w:rsid w:val="009678D3"/>
    <w:rsid w:val="00967938"/>
    <w:rsid w:val="00967EF6"/>
    <w:rsid w:val="00967F6E"/>
    <w:rsid w:val="00967F8B"/>
    <w:rsid w:val="0097015D"/>
    <w:rsid w:val="00970617"/>
    <w:rsid w:val="00970B70"/>
    <w:rsid w:val="0097112F"/>
    <w:rsid w:val="009711A3"/>
    <w:rsid w:val="00971387"/>
    <w:rsid w:val="00971740"/>
    <w:rsid w:val="00971AB5"/>
    <w:rsid w:val="0097295C"/>
    <w:rsid w:val="00972C1B"/>
    <w:rsid w:val="00972C7B"/>
    <w:rsid w:val="00972ECE"/>
    <w:rsid w:val="00973165"/>
    <w:rsid w:val="00973234"/>
    <w:rsid w:val="009733A3"/>
    <w:rsid w:val="009733DD"/>
    <w:rsid w:val="00973992"/>
    <w:rsid w:val="00973C00"/>
    <w:rsid w:val="00973CD0"/>
    <w:rsid w:val="00973EB3"/>
    <w:rsid w:val="00973F73"/>
    <w:rsid w:val="00973FD3"/>
    <w:rsid w:val="00974019"/>
    <w:rsid w:val="00974313"/>
    <w:rsid w:val="00974352"/>
    <w:rsid w:val="00974651"/>
    <w:rsid w:val="00974843"/>
    <w:rsid w:val="00974FCA"/>
    <w:rsid w:val="009750C2"/>
    <w:rsid w:val="009754C8"/>
    <w:rsid w:val="0097585C"/>
    <w:rsid w:val="00975CFB"/>
    <w:rsid w:val="00975DA2"/>
    <w:rsid w:val="00975E08"/>
    <w:rsid w:val="009760C6"/>
    <w:rsid w:val="009761D1"/>
    <w:rsid w:val="00976C4C"/>
    <w:rsid w:val="00976DF4"/>
    <w:rsid w:val="0097751D"/>
    <w:rsid w:val="00977646"/>
    <w:rsid w:val="00977A32"/>
    <w:rsid w:val="00977D46"/>
    <w:rsid w:val="00977E46"/>
    <w:rsid w:val="00977E53"/>
    <w:rsid w:val="00977F1C"/>
    <w:rsid w:val="0098003B"/>
    <w:rsid w:val="009802E5"/>
    <w:rsid w:val="00980592"/>
    <w:rsid w:val="0098095C"/>
    <w:rsid w:val="00980B70"/>
    <w:rsid w:val="00980C25"/>
    <w:rsid w:val="00980E86"/>
    <w:rsid w:val="00980F90"/>
    <w:rsid w:val="009812C6"/>
    <w:rsid w:val="009814D5"/>
    <w:rsid w:val="009816CC"/>
    <w:rsid w:val="00981E3C"/>
    <w:rsid w:val="00981F83"/>
    <w:rsid w:val="009820B9"/>
    <w:rsid w:val="00982254"/>
    <w:rsid w:val="00982772"/>
    <w:rsid w:val="00982CC3"/>
    <w:rsid w:val="00982F4F"/>
    <w:rsid w:val="0098300C"/>
    <w:rsid w:val="009833E8"/>
    <w:rsid w:val="00983600"/>
    <w:rsid w:val="009842F6"/>
    <w:rsid w:val="00984715"/>
    <w:rsid w:val="009849F0"/>
    <w:rsid w:val="0098522B"/>
    <w:rsid w:val="00985244"/>
    <w:rsid w:val="00985811"/>
    <w:rsid w:val="00985867"/>
    <w:rsid w:val="009858D7"/>
    <w:rsid w:val="00985BC0"/>
    <w:rsid w:val="00985E88"/>
    <w:rsid w:val="00986240"/>
    <w:rsid w:val="0098671D"/>
    <w:rsid w:val="009869FC"/>
    <w:rsid w:val="00986D9A"/>
    <w:rsid w:val="00986E15"/>
    <w:rsid w:val="0098737C"/>
    <w:rsid w:val="009876D0"/>
    <w:rsid w:val="00987AFB"/>
    <w:rsid w:val="00987D28"/>
    <w:rsid w:val="00987F2D"/>
    <w:rsid w:val="00990045"/>
    <w:rsid w:val="009900D3"/>
    <w:rsid w:val="00990143"/>
    <w:rsid w:val="0099016E"/>
    <w:rsid w:val="009901AA"/>
    <w:rsid w:val="009901EC"/>
    <w:rsid w:val="009905A9"/>
    <w:rsid w:val="00990CF7"/>
    <w:rsid w:val="00991374"/>
    <w:rsid w:val="009913E2"/>
    <w:rsid w:val="009917C8"/>
    <w:rsid w:val="00991F67"/>
    <w:rsid w:val="009922F9"/>
    <w:rsid w:val="009924FD"/>
    <w:rsid w:val="009927E2"/>
    <w:rsid w:val="00992961"/>
    <w:rsid w:val="00992F23"/>
    <w:rsid w:val="0099348B"/>
    <w:rsid w:val="00993B12"/>
    <w:rsid w:val="00993E10"/>
    <w:rsid w:val="00993EB0"/>
    <w:rsid w:val="009942A3"/>
    <w:rsid w:val="009944AA"/>
    <w:rsid w:val="0099486D"/>
    <w:rsid w:val="00994C23"/>
    <w:rsid w:val="009950C7"/>
    <w:rsid w:val="00995274"/>
    <w:rsid w:val="0099571D"/>
    <w:rsid w:val="00995772"/>
    <w:rsid w:val="0099578C"/>
    <w:rsid w:val="00995927"/>
    <w:rsid w:val="00995D7B"/>
    <w:rsid w:val="0099637A"/>
    <w:rsid w:val="009966F4"/>
    <w:rsid w:val="00996876"/>
    <w:rsid w:val="009968B7"/>
    <w:rsid w:val="00996FFE"/>
    <w:rsid w:val="009971BF"/>
    <w:rsid w:val="00997215"/>
    <w:rsid w:val="0099725B"/>
    <w:rsid w:val="0099762B"/>
    <w:rsid w:val="00997727"/>
    <w:rsid w:val="00997FA3"/>
    <w:rsid w:val="009A0284"/>
    <w:rsid w:val="009A02EC"/>
    <w:rsid w:val="009A048A"/>
    <w:rsid w:val="009A0751"/>
    <w:rsid w:val="009A0773"/>
    <w:rsid w:val="009A07AD"/>
    <w:rsid w:val="009A0C24"/>
    <w:rsid w:val="009A0C90"/>
    <w:rsid w:val="009A112B"/>
    <w:rsid w:val="009A13EB"/>
    <w:rsid w:val="009A1573"/>
    <w:rsid w:val="009A176D"/>
    <w:rsid w:val="009A17D6"/>
    <w:rsid w:val="009A18E7"/>
    <w:rsid w:val="009A1AD9"/>
    <w:rsid w:val="009A1C27"/>
    <w:rsid w:val="009A1C32"/>
    <w:rsid w:val="009A1E20"/>
    <w:rsid w:val="009A22C6"/>
    <w:rsid w:val="009A23F7"/>
    <w:rsid w:val="009A257E"/>
    <w:rsid w:val="009A261E"/>
    <w:rsid w:val="009A27BB"/>
    <w:rsid w:val="009A2B68"/>
    <w:rsid w:val="009A2BC7"/>
    <w:rsid w:val="009A3127"/>
    <w:rsid w:val="009A37EA"/>
    <w:rsid w:val="009A37F1"/>
    <w:rsid w:val="009A38BF"/>
    <w:rsid w:val="009A4235"/>
    <w:rsid w:val="009A489F"/>
    <w:rsid w:val="009A4A08"/>
    <w:rsid w:val="009A514A"/>
    <w:rsid w:val="009A5207"/>
    <w:rsid w:val="009A58E7"/>
    <w:rsid w:val="009A5C2B"/>
    <w:rsid w:val="009A5CD8"/>
    <w:rsid w:val="009A5FDC"/>
    <w:rsid w:val="009A6138"/>
    <w:rsid w:val="009A62C6"/>
    <w:rsid w:val="009A6442"/>
    <w:rsid w:val="009A64A7"/>
    <w:rsid w:val="009A6538"/>
    <w:rsid w:val="009A65A8"/>
    <w:rsid w:val="009A6626"/>
    <w:rsid w:val="009A68BA"/>
    <w:rsid w:val="009A6C0D"/>
    <w:rsid w:val="009A6F03"/>
    <w:rsid w:val="009A73B7"/>
    <w:rsid w:val="009A7769"/>
    <w:rsid w:val="009A78C3"/>
    <w:rsid w:val="009A7E97"/>
    <w:rsid w:val="009B0028"/>
    <w:rsid w:val="009B00AA"/>
    <w:rsid w:val="009B0470"/>
    <w:rsid w:val="009B0521"/>
    <w:rsid w:val="009B0676"/>
    <w:rsid w:val="009B08A8"/>
    <w:rsid w:val="009B0A4A"/>
    <w:rsid w:val="009B0AE0"/>
    <w:rsid w:val="009B0D9E"/>
    <w:rsid w:val="009B1431"/>
    <w:rsid w:val="009B16E5"/>
    <w:rsid w:val="009B1B54"/>
    <w:rsid w:val="009B1D85"/>
    <w:rsid w:val="009B1E8E"/>
    <w:rsid w:val="009B2DF1"/>
    <w:rsid w:val="009B2F2F"/>
    <w:rsid w:val="009B32AF"/>
    <w:rsid w:val="009B3322"/>
    <w:rsid w:val="009B36DE"/>
    <w:rsid w:val="009B377F"/>
    <w:rsid w:val="009B39F2"/>
    <w:rsid w:val="009B3C15"/>
    <w:rsid w:val="009B3D37"/>
    <w:rsid w:val="009B3EDA"/>
    <w:rsid w:val="009B422B"/>
    <w:rsid w:val="009B47FC"/>
    <w:rsid w:val="009B523F"/>
    <w:rsid w:val="009B5385"/>
    <w:rsid w:val="009B567F"/>
    <w:rsid w:val="009B592C"/>
    <w:rsid w:val="009B5D26"/>
    <w:rsid w:val="009B625D"/>
    <w:rsid w:val="009B62FA"/>
    <w:rsid w:val="009B66F6"/>
    <w:rsid w:val="009B6781"/>
    <w:rsid w:val="009B7906"/>
    <w:rsid w:val="009B790F"/>
    <w:rsid w:val="009B79E1"/>
    <w:rsid w:val="009B79ED"/>
    <w:rsid w:val="009B7CD6"/>
    <w:rsid w:val="009C000A"/>
    <w:rsid w:val="009C0286"/>
    <w:rsid w:val="009C0573"/>
    <w:rsid w:val="009C0AA2"/>
    <w:rsid w:val="009C0E1E"/>
    <w:rsid w:val="009C0F47"/>
    <w:rsid w:val="009C1055"/>
    <w:rsid w:val="009C11E4"/>
    <w:rsid w:val="009C16D2"/>
    <w:rsid w:val="009C1739"/>
    <w:rsid w:val="009C1B28"/>
    <w:rsid w:val="009C219C"/>
    <w:rsid w:val="009C247C"/>
    <w:rsid w:val="009C259A"/>
    <w:rsid w:val="009C25EA"/>
    <w:rsid w:val="009C2BA4"/>
    <w:rsid w:val="009C2E6F"/>
    <w:rsid w:val="009C2FBF"/>
    <w:rsid w:val="009C322C"/>
    <w:rsid w:val="009C362F"/>
    <w:rsid w:val="009C3D99"/>
    <w:rsid w:val="009C3DE9"/>
    <w:rsid w:val="009C3E15"/>
    <w:rsid w:val="009C3E67"/>
    <w:rsid w:val="009C4694"/>
    <w:rsid w:val="009C4F75"/>
    <w:rsid w:val="009C524B"/>
    <w:rsid w:val="009C57B5"/>
    <w:rsid w:val="009C582F"/>
    <w:rsid w:val="009C5965"/>
    <w:rsid w:val="009C5AEC"/>
    <w:rsid w:val="009C5EA7"/>
    <w:rsid w:val="009C5EFF"/>
    <w:rsid w:val="009C5FA8"/>
    <w:rsid w:val="009C663E"/>
    <w:rsid w:val="009C6896"/>
    <w:rsid w:val="009C6B23"/>
    <w:rsid w:val="009C6E78"/>
    <w:rsid w:val="009C7620"/>
    <w:rsid w:val="009C7C21"/>
    <w:rsid w:val="009C7E77"/>
    <w:rsid w:val="009D01AB"/>
    <w:rsid w:val="009D0545"/>
    <w:rsid w:val="009D083A"/>
    <w:rsid w:val="009D095D"/>
    <w:rsid w:val="009D0A9B"/>
    <w:rsid w:val="009D0B0C"/>
    <w:rsid w:val="009D0E86"/>
    <w:rsid w:val="009D1459"/>
    <w:rsid w:val="009D14B3"/>
    <w:rsid w:val="009D152F"/>
    <w:rsid w:val="009D189A"/>
    <w:rsid w:val="009D196E"/>
    <w:rsid w:val="009D19E3"/>
    <w:rsid w:val="009D1B2F"/>
    <w:rsid w:val="009D1EB6"/>
    <w:rsid w:val="009D1EF7"/>
    <w:rsid w:val="009D235E"/>
    <w:rsid w:val="009D237B"/>
    <w:rsid w:val="009D23F6"/>
    <w:rsid w:val="009D26C6"/>
    <w:rsid w:val="009D2756"/>
    <w:rsid w:val="009D2D0A"/>
    <w:rsid w:val="009D2D29"/>
    <w:rsid w:val="009D2D4E"/>
    <w:rsid w:val="009D312F"/>
    <w:rsid w:val="009D36B9"/>
    <w:rsid w:val="009D3790"/>
    <w:rsid w:val="009D3A0A"/>
    <w:rsid w:val="009D3DDF"/>
    <w:rsid w:val="009D3E33"/>
    <w:rsid w:val="009D3EE5"/>
    <w:rsid w:val="009D4072"/>
    <w:rsid w:val="009D47A4"/>
    <w:rsid w:val="009D503A"/>
    <w:rsid w:val="009D5060"/>
    <w:rsid w:val="009D522C"/>
    <w:rsid w:val="009D5347"/>
    <w:rsid w:val="009D548E"/>
    <w:rsid w:val="009D58DC"/>
    <w:rsid w:val="009D5A37"/>
    <w:rsid w:val="009D5BB7"/>
    <w:rsid w:val="009D5F33"/>
    <w:rsid w:val="009D6247"/>
    <w:rsid w:val="009D682A"/>
    <w:rsid w:val="009D6AE6"/>
    <w:rsid w:val="009D7163"/>
    <w:rsid w:val="009D7466"/>
    <w:rsid w:val="009D78E5"/>
    <w:rsid w:val="009D7AEA"/>
    <w:rsid w:val="009D7EC9"/>
    <w:rsid w:val="009D7FAB"/>
    <w:rsid w:val="009E00DF"/>
    <w:rsid w:val="009E03BA"/>
    <w:rsid w:val="009E03C8"/>
    <w:rsid w:val="009E0824"/>
    <w:rsid w:val="009E1123"/>
    <w:rsid w:val="009E1200"/>
    <w:rsid w:val="009E166A"/>
    <w:rsid w:val="009E16D0"/>
    <w:rsid w:val="009E19A1"/>
    <w:rsid w:val="009E1A0D"/>
    <w:rsid w:val="009E1ADE"/>
    <w:rsid w:val="009E1BC4"/>
    <w:rsid w:val="009E2034"/>
    <w:rsid w:val="009E20A7"/>
    <w:rsid w:val="009E226B"/>
    <w:rsid w:val="009E25D3"/>
    <w:rsid w:val="009E2A7B"/>
    <w:rsid w:val="009E2AAE"/>
    <w:rsid w:val="009E2B04"/>
    <w:rsid w:val="009E2D37"/>
    <w:rsid w:val="009E2DDC"/>
    <w:rsid w:val="009E30DD"/>
    <w:rsid w:val="009E3798"/>
    <w:rsid w:val="009E3831"/>
    <w:rsid w:val="009E3C11"/>
    <w:rsid w:val="009E3D16"/>
    <w:rsid w:val="009E3DC6"/>
    <w:rsid w:val="009E3E68"/>
    <w:rsid w:val="009E3E8F"/>
    <w:rsid w:val="009E4434"/>
    <w:rsid w:val="009E4558"/>
    <w:rsid w:val="009E465A"/>
    <w:rsid w:val="009E4676"/>
    <w:rsid w:val="009E47F6"/>
    <w:rsid w:val="009E48EE"/>
    <w:rsid w:val="009E4BD0"/>
    <w:rsid w:val="009E58B4"/>
    <w:rsid w:val="009E5C10"/>
    <w:rsid w:val="009E5C31"/>
    <w:rsid w:val="009E6441"/>
    <w:rsid w:val="009E6474"/>
    <w:rsid w:val="009E64B6"/>
    <w:rsid w:val="009E6881"/>
    <w:rsid w:val="009E6A65"/>
    <w:rsid w:val="009E6A8D"/>
    <w:rsid w:val="009E6AA6"/>
    <w:rsid w:val="009E6FF8"/>
    <w:rsid w:val="009E78E0"/>
    <w:rsid w:val="009E7986"/>
    <w:rsid w:val="009E7CB2"/>
    <w:rsid w:val="009F00E2"/>
    <w:rsid w:val="009F0126"/>
    <w:rsid w:val="009F01E6"/>
    <w:rsid w:val="009F05DE"/>
    <w:rsid w:val="009F1460"/>
    <w:rsid w:val="009F154D"/>
    <w:rsid w:val="009F162B"/>
    <w:rsid w:val="009F1857"/>
    <w:rsid w:val="009F1B56"/>
    <w:rsid w:val="009F1C41"/>
    <w:rsid w:val="009F2028"/>
    <w:rsid w:val="009F210D"/>
    <w:rsid w:val="009F2146"/>
    <w:rsid w:val="009F2453"/>
    <w:rsid w:val="009F2995"/>
    <w:rsid w:val="009F29B5"/>
    <w:rsid w:val="009F3179"/>
    <w:rsid w:val="009F3B54"/>
    <w:rsid w:val="009F4264"/>
    <w:rsid w:val="009F439A"/>
    <w:rsid w:val="009F43C8"/>
    <w:rsid w:val="009F49D4"/>
    <w:rsid w:val="009F4B0C"/>
    <w:rsid w:val="009F4BAC"/>
    <w:rsid w:val="009F4CB4"/>
    <w:rsid w:val="009F4EE9"/>
    <w:rsid w:val="009F5290"/>
    <w:rsid w:val="009F52F0"/>
    <w:rsid w:val="009F5B73"/>
    <w:rsid w:val="009F60CF"/>
    <w:rsid w:val="009F6184"/>
    <w:rsid w:val="009F651B"/>
    <w:rsid w:val="009F67E5"/>
    <w:rsid w:val="009F68B5"/>
    <w:rsid w:val="009F6B4C"/>
    <w:rsid w:val="009F6C92"/>
    <w:rsid w:val="009F6C99"/>
    <w:rsid w:val="009F6EFD"/>
    <w:rsid w:val="009F7495"/>
    <w:rsid w:val="009F7626"/>
    <w:rsid w:val="009F76FF"/>
    <w:rsid w:val="009F7766"/>
    <w:rsid w:val="009F7A8C"/>
    <w:rsid w:val="009F7D11"/>
    <w:rsid w:val="009F7DDF"/>
    <w:rsid w:val="00A00044"/>
    <w:rsid w:val="00A00483"/>
    <w:rsid w:val="00A005D9"/>
    <w:rsid w:val="00A00B9F"/>
    <w:rsid w:val="00A00F28"/>
    <w:rsid w:val="00A01028"/>
    <w:rsid w:val="00A01508"/>
    <w:rsid w:val="00A01586"/>
    <w:rsid w:val="00A0165F"/>
    <w:rsid w:val="00A01673"/>
    <w:rsid w:val="00A017D9"/>
    <w:rsid w:val="00A01B2D"/>
    <w:rsid w:val="00A01D70"/>
    <w:rsid w:val="00A01F12"/>
    <w:rsid w:val="00A022AB"/>
    <w:rsid w:val="00A02AA6"/>
    <w:rsid w:val="00A02C9E"/>
    <w:rsid w:val="00A02EB4"/>
    <w:rsid w:val="00A02EC7"/>
    <w:rsid w:val="00A02F14"/>
    <w:rsid w:val="00A0357D"/>
    <w:rsid w:val="00A03E6F"/>
    <w:rsid w:val="00A03F3C"/>
    <w:rsid w:val="00A03F8D"/>
    <w:rsid w:val="00A043C5"/>
    <w:rsid w:val="00A04994"/>
    <w:rsid w:val="00A04B2C"/>
    <w:rsid w:val="00A04C74"/>
    <w:rsid w:val="00A04E95"/>
    <w:rsid w:val="00A04F43"/>
    <w:rsid w:val="00A04FBD"/>
    <w:rsid w:val="00A055D5"/>
    <w:rsid w:val="00A056F9"/>
    <w:rsid w:val="00A057EC"/>
    <w:rsid w:val="00A05A14"/>
    <w:rsid w:val="00A05B5E"/>
    <w:rsid w:val="00A05B67"/>
    <w:rsid w:val="00A05C6B"/>
    <w:rsid w:val="00A05C84"/>
    <w:rsid w:val="00A05F2F"/>
    <w:rsid w:val="00A0657B"/>
    <w:rsid w:val="00A0666F"/>
    <w:rsid w:val="00A066CF"/>
    <w:rsid w:val="00A0684C"/>
    <w:rsid w:val="00A0688A"/>
    <w:rsid w:val="00A06A31"/>
    <w:rsid w:val="00A06A84"/>
    <w:rsid w:val="00A06B14"/>
    <w:rsid w:val="00A06D00"/>
    <w:rsid w:val="00A07244"/>
    <w:rsid w:val="00A07249"/>
    <w:rsid w:val="00A0769F"/>
    <w:rsid w:val="00A07940"/>
    <w:rsid w:val="00A07B2C"/>
    <w:rsid w:val="00A07CA8"/>
    <w:rsid w:val="00A10083"/>
    <w:rsid w:val="00A10385"/>
    <w:rsid w:val="00A103D6"/>
    <w:rsid w:val="00A104AA"/>
    <w:rsid w:val="00A108A2"/>
    <w:rsid w:val="00A10B3A"/>
    <w:rsid w:val="00A10FAB"/>
    <w:rsid w:val="00A111A4"/>
    <w:rsid w:val="00A11479"/>
    <w:rsid w:val="00A11571"/>
    <w:rsid w:val="00A1193F"/>
    <w:rsid w:val="00A11F07"/>
    <w:rsid w:val="00A12302"/>
    <w:rsid w:val="00A1242A"/>
    <w:rsid w:val="00A12CF2"/>
    <w:rsid w:val="00A12F5C"/>
    <w:rsid w:val="00A130CB"/>
    <w:rsid w:val="00A132C4"/>
    <w:rsid w:val="00A132F3"/>
    <w:rsid w:val="00A13518"/>
    <w:rsid w:val="00A13C73"/>
    <w:rsid w:val="00A13D6C"/>
    <w:rsid w:val="00A13DE9"/>
    <w:rsid w:val="00A14141"/>
    <w:rsid w:val="00A1414B"/>
    <w:rsid w:val="00A14271"/>
    <w:rsid w:val="00A14E8C"/>
    <w:rsid w:val="00A153C8"/>
    <w:rsid w:val="00A15541"/>
    <w:rsid w:val="00A15702"/>
    <w:rsid w:val="00A157CA"/>
    <w:rsid w:val="00A15AE8"/>
    <w:rsid w:val="00A15CF9"/>
    <w:rsid w:val="00A15EBC"/>
    <w:rsid w:val="00A15ED4"/>
    <w:rsid w:val="00A16023"/>
    <w:rsid w:val="00A160AC"/>
    <w:rsid w:val="00A16221"/>
    <w:rsid w:val="00A166F0"/>
    <w:rsid w:val="00A17758"/>
    <w:rsid w:val="00A17781"/>
    <w:rsid w:val="00A1785C"/>
    <w:rsid w:val="00A17A84"/>
    <w:rsid w:val="00A17B5D"/>
    <w:rsid w:val="00A17BC9"/>
    <w:rsid w:val="00A17BE4"/>
    <w:rsid w:val="00A17C71"/>
    <w:rsid w:val="00A17D1D"/>
    <w:rsid w:val="00A20515"/>
    <w:rsid w:val="00A20772"/>
    <w:rsid w:val="00A209ED"/>
    <w:rsid w:val="00A20AA5"/>
    <w:rsid w:val="00A20AB5"/>
    <w:rsid w:val="00A20AD3"/>
    <w:rsid w:val="00A20B0D"/>
    <w:rsid w:val="00A21191"/>
    <w:rsid w:val="00A21431"/>
    <w:rsid w:val="00A217D4"/>
    <w:rsid w:val="00A21B1C"/>
    <w:rsid w:val="00A21EBB"/>
    <w:rsid w:val="00A21F2F"/>
    <w:rsid w:val="00A21FB5"/>
    <w:rsid w:val="00A22317"/>
    <w:rsid w:val="00A2239A"/>
    <w:rsid w:val="00A2242C"/>
    <w:rsid w:val="00A22440"/>
    <w:rsid w:val="00A227EE"/>
    <w:rsid w:val="00A229C4"/>
    <w:rsid w:val="00A22AC7"/>
    <w:rsid w:val="00A22C0D"/>
    <w:rsid w:val="00A2342F"/>
    <w:rsid w:val="00A2378A"/>
    <w:rsid w:val="00A2386B"/>
    <w:rsid w:val="00A23B1F"/>
    <w:rsid w:val="00A23E1B"/>
    <w:rsid w:val="00A24079"/>
    <w:rsid w:val="00A2407D"/>
    <w:rsid w:val="00A240EB"/>
    <w:rsid w:val="00A24A52"/>
    <w:rsid w:val="00A24AE3"/>
    <w:rsid w:val="00A24AF3"/>
    <w:rsid w:val="00A24D50"/>
    <w:rsid w:val="00A24DC9"/>
    <w:rsid w:val="00A252FC"/>
    <w:rsid w:val="00A2538A"/>
    <w:rsid w:val="00A253F3"/>
    <w:rsid w:val="00A255FD"/>
    <w:rsid w:val="00A25B63"/>
    <w:rsid w:val="00A260C9"/>
    <w:rsid w:val="00A26327"/>
    <w:rsid w:val="00A26C40"/>
    <w:rsid w:val="00A26D0C"/>
    <w:rsid w:val="00A27C37"/>
    <w:rsid w:val="00A2E509"/>
    <w:rsid w:val="00A3025E"/>
    <w:rsid w:val="00A3077B"/>
    <w:rsid w:val="00A30841"/>
    <w:rsid w:val="00A308FE"/>
    <w:rsid w:val="00A30AD4"/>
    <w:rsid w:val="00A313CF"/>
    <w:rsid w:val="00A313DE"/>
    <w:rsid w:val="00A31440"/>
    <w:rsid w:val="00A31887"/>
    <w:rsid w:val="00A31896"/>
    <w:rsid w:val="00A31B0B"/>
    <w:rsid w:val="00A31CD3"/>
    <w:rsid w:val="00A31DAE"/>
    <w:rsid w:val="00A31F6B"/>
    <w:rsid w:val="00A32337"/>
    <w:rsid w:val="00A325DF"/>
    <w:rsid w:val="00A32646"/>
    <w:rsid w:val="00A329D8"/>
    <w:rsid w:val="00A32ABE"/>
    <w:rsid w:val="00A32AF7"/>
    <w:rsid w:val="00A32CFB"/>
    <w:rsid w:val="00A32D24"/>
    <w:rsid w:val="00A33231"/>
    <w:rsid w:val="00A33807"/>
    <w:rsid w:val="00A33950"/>
    <w:rsid w:val="00A339BA"/>
    <w:rsid w:val="00A33F52"/>
    <w:rsid w:val="00A3420B"/>
    <w:rsid w:val="00A3436B"/>
    <w:rsid w:val="00A343E5"/>
    <w:rsid w:val="00A347CD"/>
    <w:rsid w:val="00A3502B"/>
    <w:rsid w:val="00A35174"/>
    <w:rsid w:val="00A351AB"/>
    <w:rsid w:val="00A352B1"/>
    <w:rsid w:val="00A35434"/>
    <w:rsid w:val="00A3550A"/>
    <w:rsid w:val="00A35623"/>
    <w:rsid w:val="00A35731"/>
    <w:rsid w:val="00A358C7"/>
    <w:rsid w:val="00A35A5E"/>
    <w:rsid w:val="00A35DCF"/>
    <w:rsid w:val="00A35DF0"/>
    <w:rsid w:val="00A35FC9"/>
    <w:rsid w:val="00A36228"/>
    <w:rsid w:val="00A3693E"/>
    <w:rsid w:val="00A36941"/>
    <w:rsid w:val="00A369A7"/>
    <w:rsid w:val="00A36E81"/>
    <w:rsid w:val="00A37149"/>
    <w:rsid w:val="00A37220"/>
    <w:rsid w:val="00A3734A"/>
    <w:rsid w:val="00A37510"/>
    <w:rsid w:val="00A37A8F"/>
    <w:rsid w:val="00A37C87"/>
    <w:rsid w:val="00A37DA5"/>
    <w:rsid w:val="00A4022D"/>
    <w:rsid w:val="00A406AB"/>
    <w:rsid w:val="00A406F6"/>
    <w:rsid w:val="00A40B7F"/>
    <w:rsid w:val="00A40E49"/>
    <w:rsid w:val="00A410B7"/>
    <w:rsid w:val="00A414DA"/>
    <w:rsid w:val="00A415AA"/>
    <w:rsid w:val="00A4223B"/>
    <w:rsid w:val="00A4271E"/>
    <w:rsid w:val="00A43045"/>
    <w:rsid w:val="00A4321E"/>
    <w:rsid w:val="00A43567"/>
    <w:rsid w:val="00A435E3"/>
    <w:rsid w:val="00A43881"/>
    <w:rsid w:val="00A43C25"/>
    <w:rsid w:val="00A43D40"/>
    <w:rsid w:val="00A43DDD"/>
    <w:rsid w:val="00A43E74"/>
    <w:rsid w:val="00A43F24"/>
    <w:rsid w:val="00A43FBE"/>
    <w:rsid w:val="00A44264"/>
    <w:rsid w:val="00A4434B"/>
    <w:rsid w:val="00A4454A"/>
    <w:rsid w:val="00A447E3"/>
    <w:rsid w:val="00A44F89"/>
    <w:rsid w:val="00A45113"/>
    <w:rsid w:val="00A45233"/>
    <w:rsid w:val="00A45996"/>
    <w:rsid w:val="00A45B16"/>
    <w:rsid w:val="00A45FD4"/>
    <w:rsid w:val="00A46167"/>
    <w:rsid w:val="00A462E7"/>
    <w:rsid w:val="00A46334"/>
    <w:rsid w:val="00A4657E"/>
    <w:rsid w:val="00A465FA"/>
    <w:rsid w:val="00A469D3"/>
    <w:rsid w:val="00A46DC8"/>
    <w:rsid w:val="00A471EA"/>
    <w:rsid w:val="00A47545"/>
    <w:rsid w:val="00A47EDB"/>
    <w:rsid w:val="00A47FF2"/>
    <w:rsid w:val="00A500CF"/>
    <w:rsid w:val="00A5017F"/>
    <w:rsid w:val="00A50349"/>
    <w:rsid w:val="00A50ADA"/>
    <w:rsid w:val="00A50F84"/>
    <w:rsid w:val="00A511C5"/>
    <w:rsid w:val="00A51215"/>
    <w:rsid w:val="00A512A8"/>
    <w:rsid w:val="00A51794"/>
    <w:rsid w:val="00A51940"/>
    <w:rsid w:val="00A520BA"/>
    <w:rsid w:val="00A52776"/>
    <w:rsid w:val="00A529B9"/>
    <w:rsid w:val="00A529FA"/>
    <w:rsid w:val="00A52B16"/>
    <w:rsid w:val="00A52E40"/>
    <w:rsid w:val="00A5346E"/>
    <w:rsid w:val="00A5361F"/>
    <w:rsid w:val="00A53952"/>
    <w:rsid w:val="00A53B5A"/>
    <w:rsid w:val="00A53D43"/>
    <w:rsid w:val="00A53E5A"/>
    <w:rsid w:val="00A53ED4"/>
    <w:rsid w:val="00A54328"/>
    <w:rsid w:val="00A545B3"/>
    <w:rsid w:val="00A54A8D"/>
    <w:rsid w:val="00A54C7C"/>
    <w:rsid w:val="00A54D39"/>
    <w:rsid w:val="00A54FA1"/>
    <w:rsid w:val="00A550AE"/>
    <w:rsid w:val="00A5545B"/>
    <w:rsid w:val="00A55888"/>
    <w:rsid w:val="00A559C4"/>
    <w:rsid w:val="00A55E74"/>
    <w:rsid w:val="00A56065"/>
    <w:rsid w:val="00A560AC"/>
    <w:rsid w:val="00A57106"/>
    <w:rsid w:val="00A5713C"/>
    <w:rsid w:val="00A575A1"/>
    <w:rsid w:val="00A5799D"/>
    <w:rsid w:val="00A57B7A"/>
    <w:rsid w:val="00A60024"/>
    <w:rsid w:val="00A60433"/>
    <w:rsid w:val="00A6056A"/>
    <w:rsid w:val="00A607DC"/>
    <w:rsid w:val="00A60A83"/>
    <w:rsid w:val="00A60AB7"/>
    <w:rsid w:val="00A6142D"/>
    <w:rsid w:val="00A619A1"/>
    <w:rsid w:val="00A61A9D"/>
    <w:rsid w:val="00A61C5E"/>
    <w:rsid w:val="00A61EA3"/>
    <w:rsid w:val="00A6222A"/>
    <w:rsid w:val="00A62329"/>
    <w:rsid w:val="00A62330"/>
    <w:rsid w:val="00A624D7"/>
    <w:rsid w:val="00A625F4"/>
    <w:rsid w:val="00A62865"/>
    <w:rsid w:val="00A62983"/>
    <w:rsid w:val="00A62B3C"/>
    <w:rsid w:val="00A62B7C"/>
    <w:rsid w:val="00A62DC6"/>
    <w:rsid w:val="00A62F74"/>
    <w:rsid w:val="00A63394"/>
    <w:rsid w:val="00A633B9"/>
    <w:rsid w:val="00A63662"/>
    <w:rsid w:val="00A6369D"/>
    <w:rsid w:val="00A636B1"/>
    <w:rsid w:val="00A63B54"/>
    <w:rsid w:val="00A63CFD"/>
    <w:rsid w:val="00A63E43"/>
    <w:rsid w:val="00A63F03"/>
    <w:rsid w:val="00A6403D"/>
    <w:rsid w:val="00A64142"/>
    <w:rsid w:val="00A643AB"/>
    <w:rsid w:val="00A6445E"/>
    <w:rsid w:val="00A644BE"/>
    <w:rsid w:val="00A64B51"/>
    <w:rsid w:val="00A64EF8"/>
    <w:rsid w:val="00A64F6D"/>
    <w:rsid w:val="00A6506D"/>
    <w:rsid w:val="00A65233"/>
    <w:rsid w:val="00A657ED"/>
    <w:rsid w:val="00A658F2"/>
    <w:rsid w:val="00A65E74"/>
    <w:rsid w:val="00A65F37"/>
    <w:rsid w:val="00A66087"/>
    <w:rsid w:val="00A666E3"/>
    <w:rsid w:val="00A66B21"/>
    <w:rsid w:val="00A66E99"/>
    <w:rsid w:val="00A6726B"/>
    <w:rsid w:val="00A67E45"/>
    <w:rsid w:val="00A70857"/>
    <w:rsid w:val="00A70AC3"/>
    <w:rsid w:val="00A70D47"/>
    <w:rsid w:val="00A71264"/>
    <w:rsid w:val="00A715F3"/>
    <w:rsid w:val="00A716A6"/>
    <w:rsid w:val="00A71961"/>
    <w:rsid w:val="00A71A82"/>
    <w:rsid w:val="00A72581"/>
    <w:rsid w:val="00A72651"/>
    <w:rsid w:val="00A7294B"/>
    <w:rsid w:val="00A731AB"/>
    <w:rsid w:val="00A731F2"/>
    <w:rsid w:val="00A739C8"/>
    <w:rsid w:val="00A73B58"/>
    <w:rsid w:val="00A748A2"/>
    <w:rsid w:val="00A74C05"/>
    <w:rsid w:val="00A750FE"/>
    <w:rsid w:val="00A75809"/>
    <w:rsid w:val="00A75898"/>
    <w:rsid w:val="00A75A66"/>
    <w:rsid w:val="00A75AA0"/>
    <w:rsid w:val="00A75F49"/>
    <w:rsid w:val="00A76263"/>
    <w:rsid w:val="00A763F1"/>
    <w:rsid w:val="00A764F9"/>
    <w:rsid w:val="00A76622"/>
    <w:rsid w:val="00A76C95"/>
    <w:rsid w:val="00A76CFD"/>
    <w:rsid w:val="00A7701F"/>
    <w:rsid w:val="00A77190"/>
    <w:rsid w:val="00A77477"/>
    <w:rsid w:val="00A7757E"/>
    <w:rsid w:val="00A776D0"/>
    <w:rsid w:val="00A7770B"/>
    <w:rsid w:val="00A77A69"/>
    <w:rsid w:val="00A77FE2"/>
    <w:rsid w:val="00A80261"/>
    <w:rsid w:val="00A80423"/>
    <w:rsid w:val="00A804A3"/>
    <w:rsid w:val="00A80900"/>
    <w:rsid w:val="00A80B69"/>
    <w:rsid w:val="00A80E18"/>
    <w:rsid w:val="00A80F33"/>
    <w:rsid w:val="00A81159"/>
    <w:rsid w:val="00A8137C"/>
    <w:rsid w:val="00A81441"/>
    <w:rsid w:val="00A814EE"/>
    <w:rsid w:val="00A816B8"/>
    <w:rsid w:val="00A819BC"/>
    <w:rsid w:val="00A81B08"/>
    <w:rsid w:val="00A81B9F"/>
    <w:rsid w:val="00A81D04"/>
    <w:rsid w:val="00A81D23"/>
    <w:rsid w:val="00A81F10"/>
    <w:rsid w:val="00A81F28"/>
    <w:rsid w:val="00A81FEB"/>
    <w:rsid w:val="00A821D7"/>
    <w:rsid w:val="00A82BCD"/>
    <w:rsid w:val="00A82F25"/>
    <w:rsid w:val="00A83175"/>
    <w:rsid w:val="00A83197"/>
    <w:rsid w:val="00A83594"/>
    <w:rsid w:val="00A846BE"/>
    <w:rsid w:val="00A84A52"/>
    <w:rsid w:val="00A84F83"/>
    <w:rsid w:val="00A852A5"/>
    <w:rsid w:val="00A854FB"/>
    <w:rsid w:val="00A85B21"/>
    <w:rsid w:val="00A85BF1"/>
    <w:rsid w:val="00A85ED7"/>
    <w:rsid w:val="00A85F62"/>
    <w:rsid w:val="00A85F7A"/>
    <w:rsid w:val="00A85FFD"/>
    <w:rsid w:val="00A868A2"/>
    <w:rsid w:val="00A8697C"/>
    <w:rsid w:val="00A86BA7"/>
    <w:rsid w:val="00A86D4C"/>
    <w:rsid w:val="00A86EFE"/>
    <w:rsid w:val="00A87062"/>
    <w:rsid w:val="00A87123"/>
    <w:rsid w:val="00A873A0"/>
    <w:rsid w:val="00A873A3"/>
    <w:rsid w:val="00A875DC"/>
    <w:rsid w:val="00A87739"/>
    <w:rsid w:val="00A87CB9"/>
    <w:rsid w:val="00A87DFB"/>
    <w:rsid w:val="00A90899"/>
    <w:rsid w:val="00A90923"/>
    <w:rsid w:val="00A90A64"/>
    <w:rsid w:val="00A90B57"/>
    <w:rsid w:val="00A91483"/>
    <w:rsid w:val="00A91C7B"/>
    <w:rsid w:val="00A9217C"/>
    <w:rsid w:val="00A92752"/>
    <w:rsid w:val="00A9293B"/>
    <w:rsid w:val="00A92C1E"/>
    <w:rsid w:val="00A92ED9"/>
    <w:rsid w:val="00A92EE7"/>
    <w:rsid w:val="00A9332D"/>
    <w:rsid w:val="00A937EE"/>
    <w:rsid w:val="00A93814"/>
    <w:rsid w:val="00A941A0"/>
    <w:rsid w:val="00A94266"/>
    <w:rsid w:val="00A9481A"/>
    <w:rsid w:val="00A94EE0"/>
    <w:rsid w:val="00A9547D"/>
    <w:rsid w:val="00A959B7"/>
    <w:rsid w:val="00A95AD5"/>
    <w:rsid w:val="00A95C12"/>
    <w:rsid w:val="00A96094"/>
    <w:rsid w:val="00A960D9"/>
    <w:rsid w:val="00A96147"/>
    <w:rsid w:val="00A961FD"/>
    <w:rsid w:val="00A97252"/>
    <w:rsid w:val="00A9726D"/>
    <w:rsid w:val="00A976CF"/>
    <w:rsid w:val="00AA0262"/>
    <w:rsid w:val="00AA031D"/>
    <w:rsid w:val="00AA044B"/>
    <w:rsid w:val="00AA0A78"/>
    <w:rsid w:val="00AA125A"/>
    <w:rsid w:val="00AA1479"/>
    <w:rsid w:val="00AA1489"/>
    <w:rsid w:val="00AA160A"/>
    <w:rsid w:val="00AA164E"/>
    <w:rsid w:val="00AA1A45"/>
    <w:rsid w:val="00AA1D8E"/>
    <w:rsid w:val="00AA222E"/>
    <w:rsid w:val="00AA2322"/>
    <w:rsid w:val="00AA259A"/>
    <w:rsid w:val="00AA28B1"/>
    <w:rsid w:val="00AA2D95"/>
    <w:rsid w:val="00AA2DB8"/>
    <w:rsid w:val="00AA337C"/>
    <w:rsid w:val="00AA3573"/>
    <w:rsid w:val="00AA3722"/>
    <w:rsid w:val="00AA375C"/>
    <w:rsid w:val="00AA3C76"/>
    <w:rsid w:val="00AA3D89"/>
    <w:rsid w:val="00AA3FB6"/>
    <w:rsid w:val="00AA4576"/>
    <w:rsid w:val="00AA4687"/>
    <w:rsid w:val="00AA49ED"/>
    <w:rsid w:val="00AA4D20"/>
    <w:rsid w:val="00AA4DAC"/>
    <w:rsid w:val="00AA4E04"/>
    <w:rsid w:val="00AA5007"/>
    <w:rsid w:val="00AA5148"/>
    <w:rsid w:val="00AA528C"/>
    <w:rsid w:val="00AA535E"/>
    <w:rsid w:val="00AA53E4"/>
    <w:rsid w:val="00AA5458"/>
    <w:rsid w:val="00AA54E6"/>
    <w:rsid w:val="00AA5521"/>
    <w:rsid w:val="00AA59CA"/>
    <w:rsid w:val="00AA59F3"/>
    <w:rsid w:val="00AA5B09"/>
    <w:rsid w:val="00AA5E1A"/>
    <w:rsid w:val="00AA612F"/>
    <w:rsid w:val="00AA74F2"/>
    <w:rsid w:val="00AA751C"/>
    <w:rsid w:val="00AA7935"/>
    <w:rsid w:val="00AA7C8C"/>
    <w:rsid w:val="00AB02E2"/>
    <w:rsid w:val="00AB0760"/>
    <w:rsid w:val="00AB090A"/>
    <w:rsid w:val="00AB0C2A"/>
    <w:rsid w:val="00AB0D2F"/>
    <w:rsid w:val="00AB0E6D"/>
    <w:rsid w:val="00AB11C1"/>
    <w:rsid w:val="00AB144A"/>
    <w:rsid w:val="00AB1560"/>
    <w:rsid w:val="00AB1632"/>
    <w:rsid w:val="00AB1648"/>
    <w:rsid w:val="00AB1926"/>
    <w:rsid w:val="00AB1AF3"/>
    <w:rsid w:val="00AB1B9B"/>
    <w:rsid w:val="00AB1BCA"/>
    <w:rsid w:val="00AB20DB"/>
    <w:rsid w:val="00AB293F"/>
    <w:rsid w:val="00AB2A33"/>
    <w:rsid w:val="00AB3128"/>
    <w:rsid w:val="00AB3277"/>
    <w:rsid w:val="00AB34DD"/>
    <w:rsid w:val="00AB355B"/>
    <w:rsid w:val="00AB3742"/>
    <w:rsid w:val="00AB37C3"/>
    <w:rsid w:val="00AB3A8A"/>
    <w:rsid w:val="00AB3AC1"/>
    <w:rsid w:val="00AB3C99"/>
    <w:rsid w:val="00AB3CE6"/>
    <w:rsid w:val="00AB3EF5"/>
    <w:rsid w:val="00AB3F17"/>
    <w:rsid w:val="00AB4BA1"/>
    <w:rsid w:val="00AB538D"/>
    <w:rsid w:val="00AB53C5"/>
    <w:rsid w:val="00AB544C"/>
    <w:rsid w:val="00AB5466"/>
    <w:rsid w:val="00AB59B1"/>
    <w:rsid w:val="00AB604E"/>
    <w:rsid w:val="00AB60ED"/>
    <w:rsid w:val="00AB62D1"/>
    <w:rsid w:val="00AB62D9"/>
    <w:rsid w:val="00AB6DB8"/>
    <w:rsid w:val="00AB7105"/>
    <w:rsid w:val="00AB74E8"/>
    <w:rsid w:val="00AB7723"/>
    <w:rsid w:val="00AB7A10"/>
    <w:rsid w:val="00AB7A49"/>
    <w:rsid w:val="00AB7ADB"/>
    <w:rsid w:val="00AC01AF"/>
    <w:rsid w:val="00AC01B4"/>
    <w:rsid w:val="00AC0B40"/>
    <w:rsid w:val="00AC0BEB"/>
    <w:rsid w:val="00AC0C0A"/>
    <w:rsid w:val="00AC1007"/>
    <w:rsid w:val="00AC1126"/>
    <w:rsid w:val="00AC16DC"/>
    <w:rsid w:val="00AC17D6"/>
    <w:rsid w:val="00AC18F7"/>
    <w:rsid w:val="00AC19F1"/>
    <w:rsid w:val="00AC1A38"/>
    <w:rsid w:val="00AC1AE6"/>
    <w:rsid w:val="00AC1F29"/>
    <w:rsid w:val="00AC1F4C"/>
    <w:rsid w:val="00AC1FED"/>
    <w:rsid w:val="00AC24FE"/>
    <w:rsid w:val="00AC26AE"/>
    <w:rsid w:val="00AC282E"/>
    <w:rsid w:val="00AC2AD4"/>
    <w:rsid w:val="00AC2FE6"/>
    <w:rsid w:val="00AC3521"/>
    <w:rsid w:val="00AC3997"/>
    <w:rsid w:val="00AC3A62"/>
    <w:rsid w:val="00AC4237"/>
    <w:rsid w:val="00AC4323"/>
    <w:rsid w:val="00AC460E"/>
    <w:rsid w:val="00AC4685"/>
    <w:rsid w:val="00AC4A5F"/>
    <w:rsid w:val="00AC4AC8"/>
    <w:rsid w:val="00AC4B45"/>
    <w:rsid w:val="00AC5958"/>
    <w:rsid w:val="00AC5F7E"/>
    <w:rsid w:val="00AC602B"/>
    <w:rsid w:val="00AC6088"/>
    <w:rsid w:val="00AC6138"/>
    <w:rsid w:val="00AC631F"/>
    <w:rsid w:val="00AC64A3"/>
    <w:rsid w:val="00AC6768"/>
    <w:rsid w:val="00AC6A8E"/>
    <w:rsid w:val="00AC6D5D"/>
    <w:rsid w:val="00AC72D8"/>
    <w:rsid w:val="00AC77BC"/>
    <w:rsid w:val="00AC77EC"/>
    <w:rsid w:val="00AC7880"/>
    <w:rsid w:val="00AC7B23"/>
    <w:rsid w:val="00AC7CC1"/>
    <w:rsid w:val="00AC7EA5"/>
    <w:rsid w:val="00AD00B4"/>
    <w:rsid w:val="00AD00B8"/>
    <w:rsid w:val="00AD012E"/>
    <w:rsid w:val="00AD04EF"/>
    <w:rsid w:val="00AD05C4"/>
    <w:rsid w:val="00AD063B"/>
    <w:rsid w:val="00AD093D"/>
    <w:rsid w:val="00AD0A29"/>
    <w:rsid w:val="00AD1165"/>
    <w:rsid w:val="00AD1375"/>
    <w:rsid w:val="00AD179C"/>
    <w:rsid w:val="00AD185F"/>
    <w:rsid w:val="00AD1A3D"/>
    <w:rsid w:val="00AD2115"/>
    <w:rsid w:val="00AD212B"/>
    <w:rsid w:val="00AD247C"/>
    <w:rsid w:val="00AD25FE"/>
    <w:rsid w:val="00AD2773"/>
    <w:rsid w:val="00AD291C"/>
    <w:rsid w:val="00AD2AB3"/>
    <w:rsid w:val="00AD2BE8"/>
    <w:rsid w:val="00AD2E9E"/>
    <w:rsid w:val="00AD3127"/>
    <w:rsid w:val="00AD31DA"/>
    <w:rsid w:val="00AD3364"/>
    <w:rsid w:val="00AD35DB"/>
    <w:rsid w:val="00AD35F2"/>
    <w:rsid w:val="00AD39E7"/>
    <w:rsid w:val="00AD3A2F"/>
    <w:rsid w:val="00AD3A69"/>
    <w:rsid w:val="00AD3D52"/>
    <w:rsid w:val="00AD4088"/>
    <w:rsid w:val="00AD4C50"/>
    <w:rsid w:val="00AD5373"/>
    <w:rsid w:val="00AD548B"/>
    <w:rsid w:val="00AD55F6"/>
    <w:rsid w:val="00AD5C6D"/>
    <w:rsid w:val="00AD5F7A"/>
    <w:rsid w:val="00AD5FF0"/>
    <w:rsid w:val="00AD626A"/>
    <w:rsid w:val="00AD626F"/>
    <w:rsid w:val="00AD64C0"/>
    <w:rsid w:val="00AD66D2"/>
    <w:rsid w:val="00AE0016"/>
    <w:rsid w:val="00AE012D"/>
    <w:rsid w:val="00AE0270"/>
    <w:rsid w:val="00AE0378"/>
    <w:rsid w:val="00AE05B6"/>
    <w:rsid w:val="00AE09A2"/>
    <w:rsid w:val="00AE0F7C"/>
    <w:rsid w:val="00AE1081"/>
    <w:rsid w:val="00AE1164"/>
    <w:rsid w:val="00AE11D0"/>
    <w:rsid w:val="00AE17C7"/>
    <w:rsid w:val="00AE1A9A"/>
    <w:rsid w:val="00AE1C75"/>
    <w:rsid w:val="00AE1DC0"/>
    <w:rsid w:val="00AE1E8E"/>
    <w:rsid w:val="00AE21DC"/>
    <w:rsid w:val="00AE2300"/>
    <w:rsid w:val="00AE2369"/>
    <w:rsid w:val="00AE2641"/>
    <w:rsid w:val="00AE26E0"/>
    <w:rsid w:val="00AE312A"/>
    <w:rsid w:val="00AE3481"/>
    <w:rsid w:val="00AE3A32"/>
    <w:rsid w:val="00AE3E28"/>
    <w:rsid w:val="00AE4045"/>
    <w:rsid w:val="00AE43E5"/>
    <w:rsid w:val="00AE444A"/>
    <w:rsid w:val="00AE4610"/>
    <w:rsid w:val="00AE4783"/>
    <w:rsid w:val="00AE4CB1"/>
    <w:rsid w:val="00AE52A5"/>
    <w:rsid w:val="00AE55E7"/>
    <w:rsid w:val="00AE57BE"/>
    <w:rsid w:val="00AE5B1B"/>
    <w:rsid w:val="00AE5C65"/>
    <w:rsid w:val="00AE5C7E"/>
    <w:rsid w:val="00AE5E59"/>
    <w:rsid w:val="00AE60A3"/>
    <w:rsid w:val="00AE640D"/>
    <w:rsid w:val="00AE6443"/>
    <w:rsid w:val="00AE6B86"/>
    <w:rsid w:val="00AE6C8E"/>
    <w:rsid w:val="00AE70B4"/>
    <w:rsid w:val="00AE7754"/>
    <w:rsid w:val="00AE7A46"/>
    <w:rsid w:val="00AE7B91"/>
    <w:rsid w:val="00AE7C03"/>
    <w:rsid w:val="00AF03CA"/>
    <w:rsid w:val="00AF0439"/>
    <w:rsid w:val="00AF044A"/>
    <w:rsid w:val="00AF0CB3"/>
    <w:rsid w:val="00AF0FA7"/>
    <w:rsid w:val="00AF14A4"/>
    <w:rsid w:val="00AF1781"/>
    <w:rsid w:val="00AF1862"/>
    <w:rsid w:val="00AF1ACE"/>
    <w:rsid w:val="00AF1B99"/>
    <w:rsid w:val="00AF1F1C"/>
    <w:rsid w:val="00AF2157"/>
    <w:rsid w:val="00AF24B2"/>
    <w:rsid w:val="00AF26DF"/>
    <w:rsid w:val="00AF287E"/>
    <w:rsid w:val="00AF336C"/>
    <w:rsid w:val="00AF33B2"/>
    <w:rsid w:val="00AF388B"/>
    <w:rsid w:val="00AF3C78"/>
    <w:rsid w:val="00AF4536"/>
    <w:rsid w:val="00AF478C"/>
    <w:rsid w:val="00AF4ACC"/>
    <w:rsid w:val="00AF4C49"/>
    <w:rsid w:val="00AF4D0B"/>
    <w:rsid w:val="00AF59B4"/>
    <w:rsid w:val="00AF59BB"/>
    <w:rsid w:val="00AF5A8F"/>
    <w:rsid w:val="00AF63A5"/>
    <w:rsid w:val="00AF64D7"/>
    <w:rsid w:val="00AF6EEA"/>
    <w:rsid w:val="00AF6F2D"/>
    <w:rsid w:val="00AF71E0"/>
    <w:rsid w:val="00AF7FD7"/>
    <w:rsid w:val="00AF7FF2"/>
    <w:rsid w:val="00B0043D"/>
    <w:rsid w:val="00B00B34"/>
    <w:rsid w:val="00B00BBA"/>
    <w:rsid w:val="00B00CE9"/>
    <w:rsid w:val="00B00DF9"/>
    <w:rsid w:val="00B011F1"/>
    <w:rsid w:val="00B01632"/>
    <w:rsid w:val="00B01637"/>
    <w:rsid w:val="00B01A52"/>
    <w:rsid w:val="00B01C50"/>
    <w:rsid w:val="00B01E50"/>
    <w:rsid w:val="00B02492"/>
    <w:rsid w:val="00B02494"/>
    <w:rsid w:val="00B02562"/>
    <w:rsid w:val="00B02825"/>
    <w:rsid w:val="00B028F2"/>
    <w:rsid w:val="00B02934"/>
    <w:rsid w:val="00B02FEC"/>
    <w:rsid w:val="00B031BE"/>
    <w:rsid w:val="00B032A1"/>
    <w:rsid w:val="00B03403"/>
    <w:rsid w:val="00B0345A"/>
    <w:rsid w:val="00B03677"/>
    <w:rsid w:val="00B037EE"/>
    <w:rsid w:val="00B03E8E"/>
    <w:rsid w:val="00B041EA"/>
    <w:rsid w:val="00B04356"/>
    <w:rsid w:val="00B044F0"/>
    <w:rsid w:val="00B0450A"/>
    <w:rsid w:val="00B04A42"/>
    <w:rsid w:val="00B04CBC"/>
    <w:rsid w:val="00B04CE7"/>
    <w:rsid w:val="00B05237"/>
    <w:rsid w:val="00B052A8"/>
    <w:rsid w:val="00B053BA"/>
    <w:rsid w:val="00B05403"/>
    <w:rsid w:val="00B056D6"/>
    <w:rsid w:val="00B05CB0"/>
    <w:rsid w:val="00B05F49"/>
    <w:rsid w:val="00B061F5"/>
    <w:rsid w:val="00B06384"/>
    <w:rsid w:val="00B0643F"/>
    <w:rsid w:val="00B067A4"/>
    <w:rsid w:val="00B06A52"/>
    <w:rsid w:val="00B074FE"/>
    <w:rsid w:val="00B076C3"/>
    <w:rsid w:val="00B07A1F"/>
    <w:rsid w:val="00B07E2B"/>
    <w:rsid w:val="00B07EBA"/>
    <w:rsid w:val="00B10303"/>
    <w:rsid w:val="00B107E4"/>
    <w:rsid w:val="00B10D85"/>
    <w:rsid w:val="00B10ED7"/>
    <w:rsid w:val="00B11276"/>
    <w:rsid w:val="00B11846"/>
    <w:rsid w:val="00B1195B"/>
    <w:rsid w:val="00B1224E"/>
    <w:rsid w:val="00B1236E"/>
    <w:rsid w:val="00B1248B"/>
    <w:rsid w:val="00B12542"/>
    <w:rsid w:val="00B1279F"/>
    <w:rsid w:val="00B12AA5"/>
    <w:rsid w:val="00B12FAB"/>
    <w:rsid w:val="00B132C8"/>
    <w:rsid w:val="00B1361C"/>
    <w:rsid w:val="00B13673"/>
    <w:rsid w:val="00B13B82"/>
    <w:rsid w:val="00B13C90"/>
    <w:rsid w:val="00B140C5"/>
    <w:rsid w:val="00B1433A"/>
    <w:rsid w:val="00B14669"/>
    <w:rsid w:val="00B1467A"/>
    <w:rsid w:val="00B146E7"/>
    <w:rsid w:val="00B1476D"/>
    <w:rsid w:val="00B147C9"/>
    <w:rsid w:val="00B149DF"/>
    <w:rsid w:val="00B14DE1"/>
    <w:rsid w:val="00B1537E"/>
    <w:rsid w:val="00B15469"/>
    <w:rsid w:val="00B155F2"/>
    <w:rsid w:val="00B16158"/>
    <w:rsid w:val="00B166AD"/>
    <w:rsid w:val="00B16AF8"/>
    <w:rsid w:val="00B16DF9"/>
    <w:rsid w:val="00B16F1E"/>
    <w:rsid w:val="00B172A3"/>
    <w:rsid w:val="00B172C1"/>
    <w:rsid w:val="00B1766D"/>
    <w:rsid w:val="00B176D2"/>
    <w:rsid w:val="00B17AE5"/>
    <w:rsid w:val="00B17B77"/>
    <w:rsid w:val="00B17FA9"/>
    <w:rsid w:val="00B20056"/>
    <w:rsid w:val="00B202A8"/>
    <w:rsid w:val="00B2088F"/>
    <w:rsid w:val="00B20A06"/>
    <w:rsid w:val="00B20D33"/>
    <w:rsid w:val="00B21034"/>
    <w:rsid w:val="00B21269"/>
    <w:rsid w:val="00B212DD"/>
    <w:rsid w:val="00B21401"/>
    <w:rsid w:val="00B21875"/>
    <w:rsid w:val="00B219C4"/>
    <w:rsid w:val="00B21BB5"/>
    <w:rsid w:val="00B21C13"/>
    <w:rsid w:val="00B21E79"/>
    <w:rsid w:val="00B2224D"/>
    <w:rsid w:val="00B229F6"/>
    <w:rsid w:val="00B22A74"/>
    <w:rsid w:val="00B22AA1"/>
    <w:rsid w:val="00B22AFC"/>
    <w:rsid w:val="00B22D48"/>
    <w:rsid w:val="00B22EFA"/>
    <w:rsid w:val="00B22F22"/>
    <w:rsid w:val="00B2329F"/>
    <w:rsid w:val="00B23654"/>
    <w:rsid w:val="00B2399C"/>
    <w:rsid w:val="00B23E2E"/>
    <w:rsid w:val="00B2454D"/>
    <w:rsid w:val="00B24705"/>
    <w:rsid w:val="00B24737"/>
    <w:rsid w:val="00B24953"/>
    <w:rsid w:val="00B24BEA"/>
    <w:rsid w:val="00B2506B"/>
    <w:rsid w:val="00B2532F"/>
    <w:rsid w:val="00B253D9"/>
    <w:rsid w:val="00B256FE"/>
    <w:rsid w:val="00B2577B"/>
    <w:rsid w:val="00B25F3D"/>
    <w:rsid w:val="00B260ED"/>
    <w:rsid w:val="00B26212"/>
    <w:rsid w:val="00B262FF"/>
    <w:rsid w:val="00B2638E"/>
    <w:rsid w:val="00B2645B"/>
    <w:rsid w:val="00B264F8"/>
    <w:rsid w:val="00B265AC"/>
    <w:rsid w:val="00B26E2B"/>
    <w:rsid w:val="00B26F6A"/>
    <w:rsid w:val="00B273EF"/>
    <w:rsid w:val="00B27721"/>
    <w:rsid w:val="00B27738"/>
    <w:rsid w:val="00B2793C"/>
    <w:rsid w:val="00B30427"/>
    <w:rsid w:val="00B304F1"/>
    <w:rsid w:val="00B30997"/>
    <w:rsid w:val="00B30DA3"/>
    <w:rsid w:val="00B30F67"/>
    <w:rsid w:val="00B31056"/>
    <w:rsid w:val="00B3197A"/>
    <w:rsid w:val="00B31B4B"/>
    <w:rsid w:val="00B31C1D"/>
    <w:rsid w:val="00B31CC9"/>
    <w:rsid w:val="00B31DE7"/>
    <w:rsid w:val="00B31EC8"/>
    <w:rsid w:val="00B31FFB"/>
    <w:rsid w:val="00B324F0"/>
    <w:rsid w:val="00B32789"/>
    <w:rsid w:val="00B32C2B"/>
    <w:rsid w:val="00B32F4C"/>
    <w:rsid w:val="00B33612"/>
    <w:rsid w:val="00B33A10"/>
    <w:rsid w:val="00B34171"/>
    <w:rsid w:val="00B34429"/>
    <w:rsid w:val="00B3494F"/>
    <w:rsid w:val="00B34B40"/>
    <w:rsid w:val="00B34C27"/>
    <w:rsid w:val="00B34CA8"/>
    <w:rsid w:val="00B357CF"/>
    <w:rsid w:val="00B35CEB"/>
    <w:rsid w:val="00B365D2"/>
    <w:rsid w:val="00B36657"/>
    <w:rsid w:val="00B36CEA"/>
    <w:rsid w:val="00B37273"/>
    <w:rsid w:val="00B3773D"/>
    <w:rsid w:val="00B37909"/>
    <w:rsid w:val="00B37AC2"/>
    <w:rsid w:val="00B40864"/>
    <w:rsid w:val="00B40C87"/>
    <w:rsid w:val="00B40CD1"/>
    <w:rsid w:val="00B411C8"/>
    <w:rsid w:val="00B412D5"/>
    <w:rsid w:val="00B41526"/>
    <w:rsid w:val="00B41818"/>
    <w:rsid w:val="00B41B34"/>
    <w:rsid w:val="00B41B43"/>
    <w:rsid w:val="00B41FC9"/>
    <w:rsid w:val="00B42B6D"/>
    <w:rsid w:val="00B43736"/>
    <w:rsid w:val="00B439A2"/>
    <w:rsid w:val="00B43DCC"/>
    <w:rsid w:val="00B43E8D"/>
    <w:rsid w:val="00B443FC"/>
    <w:rsid w:val="00B446A5"/>
    <w:rsid w:val="00B44864"/>
    <w:rsid w:val="00B449A7"/>
    <w:rsid w:val="00B44AEC"/>
    <w:rsid w:val="00B44C53"/>
    <w:rsid w:val="00B44D3E"/>
    <w:rsid w:val="00B4502C"/>
    <w:rsid w:val="00B45315"/>
    <w:rsid w:val="00B4543A"/>
    <w:rsid w:val="00B455C8"/>
    <w:rsid w:val="00B45728"/>
    <w:rsid w:val="00B459A8"/>
    <w:rsid w:val="00B45D7B"/>
    <w:rsid w:val="00B464E2"/>
    <w:rsid w:val="00B46940"/>
    <w:rsid w:val="00B46998"/>
    <w:rsid w:val="00B46B75"/>
    <w:rsid w:val="00B47996"/>
    <w:rsid w:val="00B47C72"/>
    <w:rsid w:val="00B47DBB"/>
    <w:rsid w:val="00B47E41"/>
    <w:rsid w:val="00B503AE"/>
    <w:rsid w:val="00B50825"/>
    <w:rsid w:val="00B50A61"/>
    <w:rsid w:val="00B50CD5"/>
    <w:rsid w:val="00B50D8E"/>
    <w:rsid w:val="00B50F4D"/>
    <w:rsid w:val="00B51022"/>
    <w:rsid w:val="00B515F4"/>
    <w:rsid w:val="00B516B4"/>
    <w:rsid w:val="00B51812"/>
    <w:rsid w:val="00B51B7E"/>
    <w:rsid w:val="00B521BD"/>
    <w:rsid w:val="00B52542"/>
    <w:rsid w:val="00B5290F"/>
    <w:rsid w:val="00B52C82"/>
    <w:rsid w:val="00B52DF5"/>
    <w:rsid w:val="00B53052"/>
    <w:rsid w:val="00B530F0"/>
    <w:rsid w:val="00B532E8"/>
    <w:rsid w:val="00B533B4"/>
    <w:rsid w:val="00B53535"/>
    <w:rsid w:val="00B53872"/>
    <w:rsid w:val="00B538D5"/>
    <w:rsid w:val="00B5445F"/>
    <w:rsid w:val="00B545C7"/>
    <w:rsid w:val="00B54AF2"/>
    <w:rsid w:val="00B54B0A"/>
    <w:rsid w:val="00B54C4F"/>
    <w:rsid w:val="00B54D26"/>
    <w:rsid w:val="00B5502D"/>
    <w:rsid w:val="00B55061"/>
    <w:rsid w:val="00B55248"/>
    <w:rsid w:val="00B55377"/>
    <w:rsid w:val="00B55503"/>
    <w:rsid w:val="00B558B6"/>
    <w:rsid w:val="00B55900"/>
    <w:rsid w:val="00B55B88"/>
    <w:rsid w:val="00B55CDF"/>
    <w:rsid w:val="00B55CEA"/>
    <w:rsid w:val="00B55D95"/>
    <w:rsid w:val="00B565C3"/>
    <w:rsid w:val="00B566E9"/>
    <w:rsid w:val="00B56A31"/>
    <w:rsid w:val="00B56A4D"/>
    <w:rsid w:val="00B574AF"/>
    <w:rsid w:val="00B57E7D"/>
    <w:rsid w:val="00B57F7E"/>
    <w:rsid w:val="00B6028D"/>
    <w:rsid w:val="00B603CF"/>
    <w:rsid w:val="00B60704"/>
    <w:rsid w:val="00B60A7F"/>
    <w:rsid w:val="00B60BB2"/>
    <w:rsid w:val="00B60D6D"/>
    <w:rsid w:val="00B60F1A"/>
    <w:rsid w:val="00B61844"/>
    <w:rsid w:val="00B6187D"/>
    <w:rsid w:val="00B6192E"/>
    <w:rsid w:val="00B61D91"/>
    <w:rsid w:val="00B61FE1"/>
    <w:rsid w:val="00B62012"/>
    <w:rsid w:val="00B62018"/>
    <w:rsid w:val="00B6201E"/>
    <w:rsid w:val="00B6250E"/>
    <w:rsid w:val="00B6255E"/>
    <w:rsid w:val="00B62584"/>
    <w:rsid w:val="00B62900"/>
    <w:rsid w:val="00B62A3B"/>
    <w:rsid w:val="00B62CEC"/>
    <w:rsid w:val="00B62F6A"/>
    <w:rsid w:val="00B630A4"/>
    <w:rsid w:val="00B63364"/>
    <w:rsid w:val="00B63580"/>
    <w:rsid w:val="00B6363A"/>
    <w:rsid w:val="00B63896"/>
    <w:rsid w:val="00B6397B"/>
    <w:rsid w:val="00B63B7D"/>
    <w:rsid w:val="00B63C08"/>
    <w:rsid w:val="00B63C47"/>
    <w:rsid w:val="00B63C5F"/>
    <w:rsid w:val="00B63FBD"/>
    <w:rsid w:val="00B64098"/>
    <w:rsid w:val="00B64118"/>
    <w:rsid w:val="00B64468"/>
    <w:rsid w:val="00B644BA"/>
    <w:rsid w:val="00B6452B"/>
    <w:rsid w:val="00B64D23"/>
    <w:rsid w:val="00B64FF2"/>
    <w:rsid w:val="00B6501A"/>
    <w:rsid w:val="00B6509D"/>
    <w:rsid w:val="00B6518D"/>
    <w:rsid w:val="00B65460"/>
    <w:rsid w:val="00B65702"/>
    <w:rsid w:val="00B65881"/>
    <w:rsid w:val="00B659C3"/>
    <w:rsid w:val="00B65A70"/>
    <w:rsid w:val="00B65BC6"/>
    <w:rsid w:val="00B65C04"/>
    <w:rsid w:val="00B65D97"/>
    <w:rsid w:val="00B65E36"/>
    <w:rsid w:val="00B65FF9"/>
    <w:rsid w:val="00B66129"/>
    <w:rsid w:val="00B662A3"/>
    <w:rsid w:val="00B66310"/>
    <w:rsid w:val="00B66A50"/>
    <w:rsid w:val="00B66F9A"/>
    <w:rsid w:val="00B672A5"/>
    <w:rsid w:val="00B67BF2"/>
    <w:rsid w:val="00B67CC9"/>
    <w:rsid w:val="00B67F24"/>
    <w:rsid w:val="00B70040"/>
    <w:rsid w:val="00B708A2"/>
    <w:rsid w:val="00B7094A"/>
    <w:rsid w:val="00B70D5F"/>
    <w:rsid w:val="00B715D7"/>
    <w:rsid w:val="00B7172E"/>
    <w:rsid w:val="00B717A2"/>
    <w:rsid w:val="00B718A3"/>
    <w:rsid w:val="00B71A40"/>
    <w:rsid w:val="00B71A7D"/>
    <w:rsid w:val="00B7261F"/>
    <w:rsid w:val="00B7273E"/>
    <w:rsid w:val="00B72B0C"/>
    <w:rsid w:val="00B72BA6"/>
    <w:rsid w:val="00B72BF0"/>
    <w:rsid w:val="00B72C61"/>
    <w:rsid w:val="00B72C86"/>
    <w:rsid w:val="00B72E94"/>
    <w:rsid w:val="00B72F18"/>
    <w:rsid w:val="00B73045"/>
    <w:rsid w:val="00B73526"/>
    <w:rsid w:val="00B73995"/>
    <w:rsid w:val="00B73B6C"/>
    <w:rsid w:val="00B740A4"/>
    <w:rsid w:val="00B74457"/>
    <w:rsid w:val="00B74676"/>
    <w:rsid w:val="00B7479C"/>
    <w:rsid w:val="00B748BF"/>
    <w:rsid w:val="00B74F56"/>
    <w:rsid w:val="00B754C4"/>
    <w:rsid w:val="00B75606"/>
    <w:rsid w:val="00B7588A"/>
    <w:rsid w:val="00B758CF"/>
    <w:rsid w:val="00B7599F"/>
    <w:rsid w:val="00B759D4"/>
    <w:rsid w:val="00B759DA"/>
    <w:rsid w:val="00B75A50"/>
    <w:rsid w:val="00B75EEC"/>
    <w:rsid w:val="00B75F1D"/>
    <w:rsid w:val="00B76078"/>
    <w:rsid w:val="00B7663B"/>
    <w:rsid w:val="00B7690C"/>
    <w:rsid w:val="00B77201"/>
    <w:rsid w:val="00B77357"/>
    <w:rsid w:val="00B7792D"/>
    <w:rsid w:val="00B77A24"/>
    <w:rsid w:val="00B77FD8"/>
    <w:rsid w:val="00B80024"/>
    <w:rsid w:val="00B80167"/>
    <w:rsid w:val="00B8039C"/>
    <w:rsid w:val="00B80432"/>
    <w:rsid w:val="00B80A98"/>
    <w:rsid w:val="00B813C7"/>
    <w:rsid w:val="00B818BF"/>
    <w:rsid w:val="00B81A18"/>
    <w:rsid w:val="00B81B61"/>
    <w:rsid w:val="00B81C25"/>
    <w:rsid w:val="00B81C67"/>
    <w:rsid w:val="00B81D88"/>
    <w:rsid w:val="00B821FB"/>
    <w:rsid w:val="00B8240A"/>
    <w:rsid w:val="00B82441"/>
    <w:rsid w:val="00B826D2"/>
    <w:rsid w:val="00B82B01"/>
    <w:rsid w:val="00B83536"/>
    <w:rsid w:val="00B83586"/>
    <w:rsid w:val="00B83599"/>
    <w:rsid w:val="00B837A8"/>
    <w:rsid w:val="00B83B45"/>
    <w:rsid w:val="00B8412A"/>
    <w:rsid w:val="00B844A7"/>
    <w:rsid w:val="00B844CC"/>
    <w:rsid w:val="00B849FB"/>
    <w:rsid w:val="00B84A6E"/>
    <w:rsid w:val="00B84DF8"/>
    <w:rsid w:val="00B84E8C"/>
    <w:rsid w:val="00B851C6"/>
    <w:rsid w:val="00B8534B"/>
    <w:rsid w:val="00B8551C"/>
    <w:rsid w:val="00B8571D"/>
    <w:rsid w:val="00B857FD"/>
    <w:rsid w:val="00B85881"/>
    <w:rsid w:val="00B85B3F"/>
    <w:rsid w:val="00B862AF"/>
    <w:rsid w:val="00B862D9"/>
    <w:rsid w:val="00B86495"/>
    <w:rsid w:val="00B86582"/>
    <w:rsid w:val="00B86726"/>
    <w:rsid w:val="00B8688B"/>
    <w:rsid w:val="00B86919"/>
    <w:rsid w:val="00B86A01"/>
    <w:rsid w:val="00B86CB4"/>
    <w:rsid w:val="00B86D89"/>
    <w:rsid w:val="00B870D5"/>
    <w:rsid w:val="00B8750E"/>
    <w:rsid w:val="00B879DC"/>
    <w:rsid w:val="00B87BA6"/>
    <w:rsid w:val="00B87E36"/>
    <w:rsid w:val="00B87F00"/>
    <w:rsid w:val="00B90252"/>
    <w:rsid w:val="00B9040B"/>
    <w:rsid w:val="00B905DF"/>
    <w:rsid w:val="00B9094E"/>
    <w:rsid w:val="00B90C96"/>
    <w:rsid w:val="00B90D60"/>
    <w:rsid w:val="00B90EA0"/>
    <w:rsid w:val="00B91843"/>
    <w:rsid w:val="00B91857"/>
    <w:rsid w:val="00B91AEB"/>
    <w:rsid w:val="00B91EB0"/>
    <w:rsid w:val="00B92226"/>
    <w:rsid w:val="00B92340"/>
    <w:rsid w:val="00B92489"/>
    <w:rsid w:val="00B92503"/>
    <w:rsid w:val="00B92537"/>
    <w:rsid w:val="00B92B0B"/>
    <w:rsid w:val="00B92E5F"/>
    <w:rsid w:val="00B93419"/>
    <w:rsid w:val="00B93F19"/>
    <w:rsid w:val="00B94314"/>
    <w:rsid w:val="00B94BE0"/>
    <w:rsid w:val="00B9503B"/>
    <w:rsid w:val="00B950A9"/>
    <w:rsid w:val="00B954A0"/>
    <w:rsid w:val="00B9576F"/>
    <w:rsid w:val="00B957B3"/>
    <w:rsid w:val="00B95D44"/>
    <w:rsid w:val="00B95D6C"/>
    <w:rsid w:val="00B9634C"/>
    <w:rsid w:val="00B963DE"/>
    <w:rsid w:val="00B96573"/>
    <w:rsid w:val="00B965B8"/>
    <w:rsid w:val="00B970E3"/>
    <w:rsid w:val="00B971BF"/>
    <w:rsid w:val="00B97921"/>
    <w:rsid w:val="00B97B74"/>
    <w:rsid w:val="00B97D0F"/>
    <w:rsid w:val="00B97D34"/>
    <w:rsid w:val="00BA0282"/>
    <w:rsid w:val="00BA05C3"/>
    <w:rsid w:val="00BA083D"/>
    <w:rsid w:val="00BA088C"/>
    <w:rsid w:val="00BA0BC5"/>
    <w:rsid w:val="00BA0E7F"/>
    <w:rsid w:val="00BA103F"/>
    <w:rsid w:val="00BA13AE"/>
    <w:rsid w:val="00BA14B4"/>
    <w:rsid w:val="00BA14E1"/>
    <w:rsid w:val="00BA166F"/>
    <w:rsid w:val="00BA1ACF"/>
    <w:rsid w:val="00BA1F9E"/>
    <w:rsid w:val="00BA22A2"/>
    <w:rsid w:val="00BA24BA"/>
    <w:rsid w:val="00BA2524"/>
    <w:rsid w:val="00BA25C0"/>
    <w:rsid w:val="00BA2668"/>
    <w:rsid w:val="00BA269A"/>
    <w:rsid w:val="00BA28A2"/>
    <w:rsid w:val="00BA293D"/>
    <w:rsid w:val="00BA2E7A"/>
    <w:rsid w:val="00BA2EF6"/>
    <w:rsid w:val="00BA2F6D"/>
    <w:rsid w:val="00BA301D"/>
    <w:rsid w:val="00BA32F6"/>
    <w:rsid w:val="00BA34AC"/>
    <w:rsid w:val="00BA38AA"/>
    <w:rsid w:val="00BA38BE"/>
    <w:rsid w:val="00BA3C48"/>
    <w:rsid w:val="00BA3CE0"/>
    <w:rsid w:val="00BA41E2"/>
    <w:rsid w:val="00BA4425"/>
    <w:rsid w:val="00BA46AE"/>
    <w:rsid w:val="00BA479D"/>
    <w:rsid w:val="00BA4B49"/>
    <w:rsid w:val="00BA4FC1"/>
    <w:rsid w:val="00BA53CC"/>
    <w:rsid w:val="00BA53E0"/>
    <w:rsid w:val="00BA56AE"/>
    <w:rsid w:val="00BA588D"/>
    <w:rsid w:val="00BA5937"/>
    <w:rsid w:val="00BA59B5"/>
    <w:rsid w:val="00BA5A78"/>
    <w:rsid w:val="00BA5C4D"/>
    <w:rsid w:val="00BA5CDA"/>
    <w:rsid w:val="00BA6022"/>
    <w:rsid w:val="00BA605D"/>
    <w:rsid w:val="00BA67FA"/>
    <w:rsid w:val="00BA6853"/>
    <w:rsid w:val="00BA6DB6"/>
    <w:rsid w:val="00BA7116"/>
    <w:rsid w:val="00BA71EA"/>
    <w:rsid w:val="00BA720F"/>
    <w:rsid w:val="00BA72BD"/>
    <w:rsid w:val="00BA74E3"/>
    <w:rsid w:val="00BA75CB"/>
    <w:rsid w:val="00BA75F9"/>
    <w:rsid w:val="00BA7605"/>
    <w:rsid w:val="00BA79FD"/>
    <w:rsid w:val="00BA7E0D"/>
    <w:rsid w:val="00BA7E3A"/>
    <w:rsid w:val="00BB03A1"/>
    <w:rsid w:val="00BB07A2"/>
    <w:rsid w:val="00BB0BB0"/>
    <w:rsid w:val="00BB0C1D"/>
    <w:rsid w:val="00BB10C8"/>
    <w:rsid w:val="00BB10E5"/>
    <w:rsid w:val="00BB11C2"/>
    <w:rsid w:val="00BB13D0"/>
    <w:rsid w:val="00BB2028"/>
    <w:rsid w:val="00BB2271"/>
    <w:rsid w:val="00BB232C"/>
    <w:rsid w:val="00BB23AE"/>
    <w:rsid w:val="00BB2BB2"/>
    <w:rsid w:val="00BB325E"/>
    <w:rsid w:val="00BB375B"/>
    <w:rsid w:val="00BB37BE"/>
    <w:rsid w:val="00BB37DD"/>
    <w:rsid w:val="00BB39D7"/>
    <w:rsid w:val="00BB3D27"/>
    <w:rsid w:val="00BB4002"/>
    <w:rsid w:val="00BB532C"/>
    <w:rsid w:val="00BB57FC"/>
    <w:rsid w:val="00BB60FF"/>
    <w:rsid w:val="00BB63B3"/>
    <w:rsid w:val="00BB670C"/>
    <w:rsid w:val="00BB69F3"/>
    <w:rsid w:val="00BB6B53"/>
    <w:rsid w:val="00BB6C82"/>
    <w:rsid w:val="00BB6D8E"/>
    <w:rsid w:val="00BB6EC7"/>
    <w:rsid w:val="00BB7186"/>
    <w:rsid w:val="00BB721D"/>
    <w:rsid w:val="00BB73C2"/>
    <w:rsid w:val="00BB73C6"/>
    <w:rsid w:val="00BB77A1"/>
    <w:rsid w:val="00BB77E9"/>
    <w:rsid w:val="00BB784B"/>
    <w:rsid w:val="00BB7B9E"/>
    <w:rsid w:val="00BB7F93"/>
    <w:rsid w:val="00BC02A4"/>
    <w:rsid w:val="00BC02FD"/>
    <w:rsid w:val="00BC076E"/>
    <w:rsid w:val="00BC093D"/>
    <w:rsid w:val="00BC0D04"/>
    <w:rsid w:val="00BC0E00"/>
    <w:rsid w:val="00BC0F71"/>
    <w:rsid w:val="00BC17E3"/>
    <w:rsid w:val="00BC1E1B"/>
    <w:rsid w:val="00BC218A"/>
    <w:rsid w:val="00BC259D"/>
    <w:rsid w:val="00BC26D8"/>
    <w:rsid w:val="00BC291A"/>
    <w:rsid w:val="00BC2937"/>
    <w:rsid w:val="00BC2FD5"/>
    <w:rsid w:val="00BC30EE"/>
    <w:rsid w:val="00BC39B7"/>
    <w:rsid w:val="00BC3D06"/>
    <w:rsid w:val="00BC3D7D"/>
    <w:rsid w:val="00BC3F5D"/>
    <w:rsid w:val="00BC3FE1"/>
    <w:rsid w:val="00BC4028"/>
    <w:rsid w:val="00BC47B9"/>
    <w:rsid w:val="00BC4FC3"/>
    <w:rsid w:val="00BC500E"/>
    <w:rsid w:val="00BC542F"/>
    <w:rsid w:val="00BC59AB"/>
    <w:rsid w:val="00BC5AEE"/>
    <w:rsid w:val="00BC5B7E"/>
    <w:rsid w:val="00BC5BE1"/>
    <w:rsid w:val="00BC5E09"/>
    <w:rsid w:val="00BC642C"/>
    <w:rsid w:val="00BC698A"/>
    <w:rsid w:val="00BC6EA9"/>
    <w:rsid w:val="00BC70F9"/>
    <w:rsid w:val="00BC7926"/>
    <w:rsid w:val="00BC7A04"/>
    <w:rsid w:val="00BD0167"/>
    <w:rsid w:val="00BD01A5"/>
    <w:rsid w:val="00BD01D8"/>
    <w:rsid w:val="00BD036F"/>
    <w:rsid w:val="00BD0851"/>
    <w:rsid w:val="00BD0C74"/>
    <w:rsid w:val="00BD16C0"/>
    <w:rsid w:val="00BD17DE"/>
    <w:rsid w:val="00BD19FA"/>
    <w:rsid w:val="00BD1A38"/>
    <w:rsid w:val="00BD1D36"/>
    <w:rsid w:val="00BD1DC2"/>
    <w:rsid w:val="00BD1F04"/>
    <w:rsid w:val="00BD1FCF"/>
    <w:rsid w:val="00BD212C"/>
    <w:rsid w:val="00BD257E"/>
    <w:rsid w:val="00BD2580"/>
    <w:rsid w:val="00BD2818"/>
    <w:rsid w:val="00BD29C7"/>
    <w:rsid w:val="00BD2ACE"/>
    <w:rsid w:val="00BD2BA8"/>
    <w:rsid w:val="00BD2DC0"/>
    <w:rsid w:val="00BD2E2C"/>
    <w:rsid w:val="00BD2EE4"/>
    <w:rsid w:val="00BD3180"/>
    <w:rsid w:val="00BD3389"/>
    <w:rsid w:val="00BD35D3"/>
    <w:rsid w:val="00BD3B85"/>
    <w:rsid w:val="00BD3C4C"/>
    <w:rsid w:val="00BD3CA5"/>
    <w:rsid w:val="00BD3F55"/>
    <w:rsid w:val="00BD40D9"/>
    <w:rsid w:val="00BD42EA"/>
    <w:rsid w:val="00BD4453"/>
    <w:rsid w:val="00BD471B"/>
    <w:rsid w:val="00BD4723"/>
    <w:rsid w:val="00BD4A20"/>
    <w:rsid w:val="00BD4D5B"/>
    <w:rsid w:val="00BD50F6"/>
    <w:rsid w:val="00BD5673"/>
    <w:rsid w:val="00BD579D"/>
    <w:rsid w:val="00BD5AE2"/>
    <w:rsid w:val="00BD5EF5"/>
    <w:rsid w:val="00BD6167"/>
    <w:rsid w:val="00BD634C"/>
    <w:rsid w:val="00BD648E"/>
    <w:rsid w:val="00BD683E"/>
    <w:rsid w:val="00BD6DA0"/>
    <w:rsid w:val="00BD784A"/>
    <w:rsid w:val="00BD7915"/>
    <w:rsid w:val="00BD7B2A"/>
    <w:rsid w:val="00BD7D33"/>
    <w:rsid w:val="00BD7E4D"/>
    <w:rsid w:val="00BE00E6"/>
    <w:rsid w:val="00BE0C4E"/>
    <w:rsid w:val="00BE1454"/>
    <w:rsid w:val="00BE1C8F"/>
    <w:rsid w:val="00BE1FEA"/>
    <w:rsid w:val="00BE2114"/>
    <w:rsid w:val="00BE2408"/>
    <w:rsid w:val="00BE2831"/>
    <w:rsid w:val="00BE2D6F"/>
    <w:rsid w:val="00BE3152"/>
    <w:rsid w:val="00BE384B"/>
    <w:rsid w:val="00BE3A0D"/>
    <w:rsid w:val="00BE3A42"/>
    <w:rsid w:val="00BE3A8E"/>
    <w:rsid w:val="00BE44C6"/>
    <w:rsid w:val="00BE4632"/>
    <w:rsid w:val="00BE4639"/>
    <w:rsid w:val="00BE491A"/>
    <w:rsid w:val="00BE4F3F"/>
    <w:rsid w:val="00BE5158"/>
    <w:rsid w:val="00BE51ED"/>
    <w:rsid w:val="00BE528D"/>
    <w:rsid w:val="00BE5303"/>
    <w:rsid w:val="00BE577B"/>
    <w:rsid w:val="00BE5847"/>
    <w:rsid w:val="00BE5857"/>
    <w:rsid w:val="00BE5912"/>
    <w:rsid w:val="00BE5CB8"/>
    <w:rsid w:val="00BE68FF"/>
    <w:rsid w:val="00BE6C98"/>
    <w:rsid w:val="00BE7170"/>
    <w:rsid w:val="00BE7198"/>
    <w:rsid w:val="00BE75B9"/>
    <w:rsid w:val="00BE773D"/>
    <w:rsid w:val="00BE7912"/>
    <w:rsid w:val="00BE7CB2"/>
    <w:rsid w:val="00BE7D54"/>
    <w:rsid w:val="00BE7ECF"/>
    <w:rsid w:val="00BF037E"/>
    <w:rsid w:val="00BF0943"/>
    <w:rsid w:val="00BF0A48"/>
    <w:rsid w:val="00BF0BFB"/>
    <w:rsid w:val="00BF0D0A"/>
    <w:rsid w:val="00BF0EDB"/>
    <w:rsid w:val="00BF11C5"/>
    <w:rsid w:val="00BF159E"/>
    <w:rsid w:val="00BF1747"/>
    <w:rsid w:val="00BF18FE"/>
    <w:rsid w:val="00BF1B2C"/>
    <w:rsid w:val="00BF1CAD"/>
    <w:rsid w:val="00BF1EDE"/>
    <w:rsid w:val="00BF201B"/>
    <w:rsid w:val="00BF224C"/>
    <w:rsid w:val="00BF23BC"/>
    <w:rsid w:val="00BF2490"/>
    <w:rsid w:val="00BF2593"/>
    <w:rsid w:val="00BF2A45"/>
    <w:rsid w:val="00BF2E23"/>
    <w:rsid w:val="00BF2EFC"/>
    <w:rsid w:val="00BF2F25"/>
    <w:rsid w:val="00BF376E"/>
    <w:rsid w:val="00BF380B"/>
    <w:rsid w:val="00BF3EE8"/>
    <w:rsid w:val="00BF3F88"/>
    <w:rsid w:val="00BF3FD7"/>
    <w:rsid w:val="00BF40AE"/>
    <w:rsid w:val="00BF42A5"/>
    <w:rsid w:val="00BF43BA"/>
    <w:rsid w:val="00BF4707"/>
    <w:rsid w:val="00BF49A3"/>
    <w:rsid w:val="00BF4A81"/>
    <w:rsid w:val="00BF4C17"/>
    <w:rsid w:val="00BF5000"/>
    <w:rsid w:val="00BF54E6"/>
    <w:rsid w:val="00BF56D9"/>
    <w:rsid w:val="00BF59FB"/>
    <w:rsid w:val="00BF5D8C"/>
    <w:rsid w:val="00BF6209"/>
    <w:rsid w:val="00BF6ABD"/>
    <w:rsid w:val="00BF6CF9"/>
    <w:rsid w:val="00BF769F"/>
    <w:rsid w:val="00BF79EF"/>
    <w:rsid w:val="00BF7D05"/>
    <w:rsid w:val="00C007D9"/>
    <w:rsid w:val="00C00918"/>
    <w:rsid w:val="00C00BE4"/>
    <w:rsid w:val="00C00C3B"/>
    <w:rsid w:val="00C0181D"/>
    <w:rsid w:val="00C01B35"/>
    <w:rsid w:val="00C01BC5"/>
    <w:rsid w:val="00C01C51"/>
    <w:rsid w:val="00C0294A"/>
    <w:rsid w:val="00C02D3C"/>
    <w:rsid w:val="00C03302"/>
    <w:rsid w:val="00C03762"/>
    <w:rsid w:val="00C0377E"/>
    <w:rsid w:val="00C03874"/>
    <w:rsid w:val="00C03CF7"/>
    <w:rsid w:val="00C03FD4"/>
    <w:rsid w:val="00C04042"/>
    <w:rsid w:val="00C041C9"/>
    <w:rsid w:val="00C04513"/>
    <w:rsid w:val="00C0464D"/>
    <w:rsid w:val="00C04662"/>
    <w:rsid w:val="00C048B1"/>
    <w:rsid w:val="00C04B35"/>
    <w:rsid w:val="00C0567A"/>
    <w:rsid w:val="00C058D5"/>
    <w:rsid w:val="00C05A29"/>
    <w:rsid w:val="00C05A75"/>
    <w:rsid w:val="00C05B64"/>
    <w:rsid w:val="00C06128"/>
    <w:rsid w:val="00C0616F"/>
    <w:rsid w:val="00C0650E"/>
    <w:rsid w:val="00C0659F"/>
    <w:rsid w:val="00C0674D"/>
    <w:rsid w:val="00C067EA"/>
    <w:rsid w:val="00C06D57"/>
    <w:rsid w:val="00C06F82"/>
    <w:rsid w:val="00C07096"/>
    <w:rsid w:val="00C070C3"/>
    <w:rsid w:val="00C0710E"/>
    <w:rsid w:val="00C0718F"/>
    <w:rsid w:val="00C07341"/>
    <w:rsid w:val="00C0755E"/>
    <w:rsid w:val="00C07618"/>
    <w:rsid w:val="00C079AB"/>
    <w:rsid w:val="00C07C48"/>
    <w:rsid w:val="00C07CC7"/>
    <w:rsid w:val="00C10214"/>
    <w:rsid w:val="00C103C5"/>
    <w:rsid w:val="00C108DC"/>
    <w:rsid w:val="00C10977"/>
    <w:rsid w:val="00C10EF0"/>
    <w:rsid w:val="00C10F01"/>
    <w:rsid w:val="00C113A5"/>
    <w:rsid w:val="00C114D1"/>
    <w:rsid w:val="00C1168A"/>
    <w:rsid w:val="00C11734"/>
    <w:rsid w:val="00C11887"/>
    <w:rsid w:val="00C11A82"/>
    <w:rsid w:val="00C11E5E"/>
    <w:rsid w:val="00C1202D"/>
    <w:rsid w:val="00C122DD"/>
    <w:rsid w:val="00C12BB9"/>
    <w:rsid w:val="00C131E2"/>
    <w:rsid w:val="00C13262"/>
    <w:rsid w:val="00C132B0"/>
    <w:rsid w:val="00C13644"/>
    <w:rsid w:val="00C136E0"/>
    <w:rsid w:val="00C13A9B"/>
    <w:rsid w:val="00C13C74"/>
    <w:rsid w:val="00C14083"/>
    <w:rsid w:val="00C1448D"/>
    <w:rsid w:val="00C144A7"/>
    <w:rsid w:val="00C147A9"/>
    <w:rsid w:val="00C147D5"/>
    <w:rsid w:val="00C14982"/>
    <w:rsid w:val="00C14B0C"/>
    <w:rsid w:val="00C14B7C"/>
    <w:rsid w:val="00C14D85"/>
    <w:rsid w:val="00C15CB7"/>
    <w:rsid w:val="00C15E67"/>
    <w:rsid w:val="00C16146"/>
    <w:rsid w:val="00C16582"/>
    <w:rsid w:val="00C167DB"/>
    <w:rsid w:val="00C16A1C"/>
    <w:rsid w:val="00C17401"/>
    <w:rsid w:val="00C174FE"/>
    <w:rsid w:val="00C175D6"/>
    <w:rsid w:val="00C17C17"/>
    <w:rsid w:val="00C17C3F"/>
    <w:rsid w:val="00C17C49"/>
    <w:rsid w:val="00C17D65"/>
    <w:rsid w:val="00C20082"/>
    <w:rsid w:val="00C202D3"/>
    <w:rsid w:val="00C2059B"/>
    <w:rsid w:val="00C206B2"/>
    <w:rsid w:val="00C20B30"/>
    <w:rsid w:val="00C20CA0"/>
    <w:rsid w:val="00C210A8"/>
    <w:rsid w:val="00C210CF"/>
    <w:rsid w:val="00C21133"/>
    <w:rsid w:val="00C21201"/>
    <w:rsid w:val="00C21577"/>
    <w:rsid w:val="00C215DD"/>
    <w:rsid w:val="00C215E5"/>
    <w:rsid w:val="00C216D8"/>
    <w:rsid w:val="00C21775"/>
    <w:rsid w:val="00C219F6"/>
    <w:rsid w:val="00C21B56"/>
    <w:rsid w:val="00C21CE4"/>
    <w:rsid w:val="00C21E03"/>
    <w:rsid w:val="00C22354"/>
    <w:rsid w:val="00C22487"/>
    <w:rsid w:val="00C22CFD"/>
    <w:rsid w:val="00C22F6E"/>
    <w:rsid w:val="00C2316A"/>
    <w:rsid w:val="00C231B6"/>
    <w:rsid w:val="00C234C0"/>
    <w:rsid w:val="00C2363C"/>
    <w:rsid w:val="00C23727"/>
    <w:rsid w:val="00C23A14"/>
    <w:rsid w:val="00C23B9B"/>
    <w:rsid w:val="00C24004"/>
    <w:rsid w:val="00C24098"/>
    <w:rsid w:val="00C2417E"/>
    <w:rsid w:val="00C248D9"/>
    <w:rsid w:val="00C24A51"/>
    <w:rsid w:val="00C24DE3"/>
    <w:rsid w:val="00C2502A"/>
    <w:rsid w:val="00C25660"/>
    <w:rsid w:val="00C2567F"/>
    <w:rsid w:val="00C257EB"/>
    <w:rsid w:val="00C2592F"/>
    <w:rsid w:val="00C25F83"/>
    <w:rsid w:val="00C262AC"/>
    <w:rsid w:val="00C270A3"/>
    <w:rsid w:val="00C27526"/>
    <w:rsid w:val="00C2783B"/>
    <w:rsid w:val="00C27938"/>
    <w:rsid w:val="00C27B7F"/>
    <w:rsid w:val="00C27C9F"/>
    <w:rsid w:val="00C27CE6"/>
    <w:rsid w:val="00C27DC9"/>
    <w:rsid w:val="00C30954"/>
    <w:rsid w:val="00C31036"/>
    <w:rsid w:val="00C31220"/>
    <w:rsid w:val="00C3168A"/>
    <w:rsid w:val="00C31A18"/>
    <w:rsid w:val="00C31B9D"/>
    <w:rsid w:val="00C31D06"/>
    <w:rsid w:val="00C32038"/>
    <w:rsid w:val="00C320B1"/>
    <w:rsid w:val="00C325EE"/>
    <w:rsid w:val="00C3274E"/>
    <w:rsid w:val="00C32FA7"/>
    <w:rsid w:val="00C33190"/>
    <w:rsid w:val="00C3347B"/>
    <w:rsid w:val="00C3363B"/>
    <w:rsid w:val="00C338F5"/>
    <w:rsid w:val="00C33A54"/>
    <w:rsid w:val="00C33AA9"/>
    <w:rsid w:val="00C33C33"/>
    <w:rsid w:val="00C33F8A"/>
    <w:rsid w:val="00C34465"/>
    <w:rsid w:val="00C3446D"/>
    <w:rsid w:val="00C34710"/>
    <w:rsid w:val="00C34A47"/>
    <w:rsid w:val="00C34E39"/>
    <w:rsid w:val="00C35103"/>
    <w:rsid w:val="00C35189"/>
    <w:rsid w:val="00C352BC"/>
    <w:rsid w:val="00C35686"/>
    <w:rsid w:val="00C35848"/>
    <w:rsid w:val="00C358C9"/>
    <w:rsid w:val="00C35C3A"/>
    <w:rsid w:val="00C35C5A"/>
    <w:rsid w:val="00C36225"/>
    <w:rsid w:val="00C362DF"/>
    <w:rsid w:val="00C3645A"/>
    <w:rsid w:val="00C3660A"/>
    <w:rsid w:val="00C36D47"/>
    <w:rsid w:val="00C36DBF"/>
    <w:rsid w:val="00C36F16"/>
    <w:rsid w:val="00C37338"/>
    <w:rsid w:val="00C3733D"/>
    <w:rsid w:val="00C3750A"/>
    <w:rsid w:val="00C3758F"/>
    <w:rsid w:val="00C375C2"/>
    <w:rsid w:val="00C37681"/>
    <w:rsid w:val="00C37B32"/>
    <w:rsid w:val="00C400FF"/>
    <w:rsid w:val="00C40830"/>
    <w:rsid w:val="00C40BF2"/>
    <w:rsid w:val="00C40F7D"/>
    <w:rsid w:val="00C41248"/>
    <w:rsid w:val="00C4135D"/>
    <w:rsid w:val="00C41539"/>
    <w:rsid w:val="00C4232F"/>
    <w:rsid w:val="00C424BD"/>
    <w:rsid w:val="00C429AB"/>
    <w:rsid w:val="00C42EE4"/>
    <w:rsid w:val="00C42FFD"/>
    <w:rsid w:val="00C431C5"/>
    <w:rsid w:val="00C433C2"/>
    <w:rsid w:val="00C43433"/>
    <w:rsid w:val="00C434A1"/>
    <w:rsid w:val="00C4358A"/>
    <w:rsid w:val="00C4368A"/>
    <w:rsid w:val="00C436FE"/>
    <w:rsid w:val="00C4374C"/>
    <w:rsid w:val="00C43767"/>
    <w:rsid w:val="00C439FF"/>
    <w:rsid w:val="00C43B39"/>
    <w:rsid w:val="00C44015"/>
    <w:rsid w:val="00C44189"/>
    <w:rsid w:val="00C449B5"/>
    <w:rsid w:val="00C44DA7"/>
    <w:rsid w:val="00C450E2"/>
    <w:rsid w:val="00C45315"/>
    <w:rsid w:val="00C454D2"/>
    <w:rsid w:val="00C45510"/>
    <w:rsid w:val="00C4552E"/>
    <w:rsid w:val="00C4589D"/>
    <w:rsid w:val="00C45A92"/>
    <w:rsid w:val="00C45B9A"/>
    <w:rsid w:val="00C45E14"/>
    <w:rsid w:val="00C46127"/>
    <w:rsid w:val="00C46186"/>
    <w:rsid w:val="00C4631B"/>
    <w:rsid w:val="00C4687C"/>
    <w:rsid w:val="00C46CAC"/>
    <w:rsid w:val="00C46E60"/>
    <w:rsid w:val="00C46E7A"/>
    <w:rsid w:val="00C47092"/>
    <w:rsid w:val="00C4722C"/>
    <w:rsid w:val="00C47232"/>
    <w:rsid w:val="00C47497"/>
    <w:rsid w:val="00C475C0"/>
    <w:rsid w:val="00C478C2"/>
    <w:rsid w:val="00C47AD2"/>
    <w:rsid w:val="00C47FAF"/>
    <w:rsid w:val="00C505ED"/>
    <w:rsid w:val="00C507B4"/>
    <w:rsid w:val="00C50B11"/>
    <w:rsid w:val="00C50E7E"/>
    <w:rsid w:val="00C51047"/>
    <w:rsid w:val="00C514CE"/>
    <w:rsid w:val="00C5192D"/>
    <w:rsid w:val="00C51AA9"/>
    <w:rsid w:val="00C51C4A"/>
    <w:rsid w:val="00C52240"/>
    <w:rsid w:val="00C52469"/>
    <w:rsid w:val="00C528D3"/>
    <w:rsid w:val="00C52979"/>
    <w:rsid w:val="00C529B6"/>
    <w:rsid w:val="00C52A41"/>
    <w:rsid w:val="00C52CB2"/>
    <w:rsid w:val="00C52E76"/>
    <w:rsid w:val="00C531B0"/>
    <w:rsid w:val="00C5325B"/>
    <w:rsid w:val="00C53318"/>
    <w:rsid w:val="00C535A6"/>
    <w:rsid w:val="00C536DD"/>
    <w:rsid w:val="00C537AE"/>
    <w:rsid w:val="00C53B59"/>
    <w:rsid w:val="00C53BC3"/>
    <w:rsid w:val="00C54AC9"/>
    <w:rsid w:val="00C54DE9"/>
    <w:rsid w:val="00C54E2C"/>
    <w:rsid w:val="00C55072"/>
    <w:rsid w:val="00C551F8"/>
    <w:rsid w:val="00C55DF4"/>
    <w:rsid w:val="00C55E07"/>
    <w:rsid w:val="00C56146"/>
    <w:rsid w:val="00C56223"/>
    <w:rsid w:val="00C5694D"/>
    <w:rsid w:val="00C56C91"/>
    <w:rsid w:val="00C56E45"/>
    <w:rsid w:val="00C56F16"/>
    <w:rsid w:val="00C571FA"/>
    <w:rsid w:val="00C57510"/>
    <w:rsid w:val="00C576A8"/>
    <w:rsid w:val="00C5773D"/>
    <w:rsid w:val="00C578E0"/>
    <w:rsid w:val="00C57C1E"/>
    <w:rsid w:val="00C57EB1"/>
    <w:rsid w:val="00C60196"/>
    <w:rsid w:val="00C603A2"/>
    <w:rsid w:val="00C6053D"/>
    <w:rsid w:val="00C60E7C"/>
    <w:rsid w:val="00C60F60"/>
    <w:rsid w:val="00C61266"/>
    <w:rsid w:val="00C6303E"/>
    <w:rsid w:val="00C6315C"/>
    <w:rsid w:val="00C631AA"/>
    <w:rsid w:val="00C633BE"/>
    <w:rsid w:val="00C63B61"/>
    <w:rsid w:val="00C63E84"/>
    <w:rsid w:val="00C63F0B"/>
    <w:rsid w:val="00C64430"/>
    <w:rsid w:val="00C64564"/>
    <w:rsid w:val="00C646DF"/>
    <w:rsid w:val="00C647D2"/>
    <w:rsid w:val="00C64BD2"/>
    <w:rsid w:val="00C64E7D"/>
    <w:rsid w:val="00C65313"/>
    <w:rsid w:val="00C65543"/>
    <w:rsid w:val="00C658C8"/>
    <w:rsid w:val="00C659B9"/>
    <w:rsid w:val="00C65D34"/>
    <w:rsid w:val="00C65F05"/>
    <w:rsid w:val="00C6616E"/>
    <w:rsid w:val="00C66A23"/>
    <w:rsid w:val="00C6710F"/>
    <w:rsid w:val="00C67642"/>
    <w:rsid w:val="00C6785F"/>
    <w:rsid w:val="00C67A5A"/>
    <w:rsid w:val="00C67AB7"/>
    <w:rsid w:val="00C67C07"/>
    <w:rsid w:val="00C702D2"/>
    <w:rsid w:val="00C7040A"/>
    <w:rsid w:val="00C70467"/>
    <w:rsid w:val="00C704E7"/>
    <w:rsid w:val="00C7051C"/>
    <w:rsid w:val="00C70595"/>
    <w:rsid w:val="00C70676"/>
    <w:rsid w:val="00C7070D"/>
    <w:rsid w:val="00C70C44"/>
    <w:rsid w:val="00C70D75"/>
    <w:rsid w:val="00C7103B"/>
    <w:rsid w:val="00C71511"/>
    <w:rsid w:val="00C71651"/>
    <w:rsid w:val="00C71963"/>
    <w:rsid w:val="00C719E1"/>
    <w:rsid w:val="00C71B5C"/>
    <w:rsid w:val="00C720C5"/>
    <w:rsid w:val="00C727B4"/>
    <w:rsid w:val="00C72990"/>
    <w:rsid w:val="00C7299D"/>
    <w:rsid w:val="00C72A7B"/>
    <w:rsid w:val="00C72AF8"/>
    <w:rsid w:val="00C72E06"/>
    <w:rsid w:val="00C72F70"/>
    <w:rsid w:val="00C7315E"/>
    <w:rsid w:val="00C7388A"/>
    <w:rsid w:val="00C73C24"/>
    <w:rsid w:val="00C73DDD"/>
    <w:rsid w:val="00C73E5C"/>
    <w:rsid w:val="00C73FC1"/>
    <w:rsid w:val="00C740B9"/>
    <w:rsid w:val="00C74565"/>
    <w:rsid w:val="00C7465E"/>
    <w:rsid w:val="00C74FAF"/>
    <w:rsid w:val="00C7520D"/>
    <w:rsid w:val="00C75289"/>
    <w:rsid w:val="00C7532A"/>
    <w:rsid w:val="00C753BF"/>
    <w:rsid w:val="00C75731"/>
    <w:rsid w:val="00C7589B"/>
    <w:rsid w:val="00C75B2E"/>
    <w:rsid w:val="00C75DB5"/>
    <w:rsid w:val="00C75E5C"/>
    <w:rsid w:val="00C76045"/>
    <w:rsid w:val="00C76190"/>
    <w:rsid w:val="00C76296"/>
    <w:rsid w:val="00C762DF"/>
    <w:rsid w:val="00C76386"/>
    <w:rsid w:val="00C7640F"/>
    <w:rsid w:val="00C766D9"/>
    <w:rsid w:val="00C76725"/>
    <w:rsid w:val="00C7707E"/>
    <w:rsid w:val="00C77182"/>
    <w:rsid w:val="00C77262"/>
    <w:rsid w:val="00C7764B"/>
    <w:rsid w:val="00C7794F"/>
    <w:rsid w:val="00C77BEC"/>
    <w:rsid w:val="00C77C80"/>
    <w:rsid w:val="00C77CBF"/>
    <w:rsid w:val="00C77DE7"/>
    <w:rsid w:val="00C77FA5"/>
    <w:rsid w:val="00C805AC"/>
    <w:rsid w:val="00C809EA"/>
    <w:rsid w:val="00C81895"/>
    <w:rsid w:val="00C81BA2"/>
    <w:rsid w:val="00C81C0C"/>
    <w:rsid w:val="00C81DCB"/>
    <w:rsid w:val="00C81DFF"/>
    <w:rsid w:val="00C81E7D"/>
    <w:rsid w:val="00C81EE2"/>
    <w:rsid w:val="00C8241C"/>
    <w:rsid w:val="00C827D2"/>
    <w:rsid w:val="00C82A3F"/>
    <w:rsid w:val="00C82A8E"/>
    <w:rsid w:val="00C82FF2"/>
    <w:rsid w:val="00C8333D"/>
    <w:rsid w:val="00C83969"/>
    <w:rsid w:val="00C83A17"/>
    <w:rsid w:val="00C83F57"/>
    <w:rsid w:val="00C841E2"/>
    <w:rsid w:val="00C84223"/>
    <w:rsid w:val="00C845B7"/>
    <w:rsid w:val="00C84B8B"/>
    <w:rsid w:val="00C84CE1"/>
    <w:rsid w:val="00C84FED"/>
    <w:rsid w:val="00C853A6"/>
    <w:rsid w:val="00C8546C"/>
    <w:rsid w:val="00C85D6C"/>
    <w:rsid w:val="00C86024"/>
    <w:rsid w:val="00C860D0"/>
    <w:rsid w:val="00C862C3"/>
    <w:rsid w:val="00C8637C"/>
    <w:rsid w:val="00C868A0"/>
    <w:rsid w:val="00C86956"/>
    <w:rsid w:val="00C86C63"/>
    <w:rsid w:val="00C8719B"/>
    <w:rsid w:val="00C873CB"/>
    <w:rsid w:val="00C8742D"/>
    <w:rsid w:val="00C8791D"/>
    <w:rsid w:val="00C87CF3"/>
    <w:rsid w:val="00C87D39"/>
    <w:rsid w:val="00C87F07"/>
    <w:rsid w:val="00C905D3"/>
    <w:rsid w:val="00C906F3"/>
    <w:rsid w:val="00C90875"/>
    <w:rsid w:val="00C90B7F"/>
    <w:rsid w:val="00C90BF2"/>
    <w:rsid w:val="00C90CF3"/>
    <w:rsid w:val="00C90E8D"/>
    <w:rsid w:val="00C90EE0"/>
    <w:rsid w:val="00C9115C"/>
    <w:rsid w:val="00C9157A"/>
    <w:rsid w:val="00C9170A"/>
    <w:rsid w:val="00C9181A"/>
    <w:rsid w:val="00C91B90"/>
    <w:rsid w:val="00C91BCF"/>
    <w:rsid w:val="00C91DCD"/>
    <w:rsid w:val="00C91E5B"/>
    <w:rsid w:val="00C91ECE"/>
    <w:rsid w:val="00C923B6"/>
    <w:rsid w:val="00C92784"/>
    <w:rsid w:val="00C92990"/>
    <w:rsid w:val="00C92DF2"/>
    <w:rsid w:val="00C932ED"/>
    <w:rsid w:val="00C93482"/>
    <w:rsid w:val="00C934F4"/>
    <w:rsid w:val="00C9384F"/>
    <w:rsid w:val="00C93EBA"/>
    <w:rsid w:val="00C94214"/>
    <w:rsid w:val="00C943A3"/>
    <w:rsid w:val="00C94519"/>
    <w:rsid w:val="00C946BA"/>
    <w:rsid w:val="00C94912"/>
    <w:rsid w:val="00C94F24"/>
    <w:rsid w:val="00C9504D"/>
    <w:rsid w:val="00C95194"/>
    <w:rsid w:val="00C953C4"/>
    <w:rsid w:val="00C95466"/>
    <w:rsid w:val="00C9547B"/>
    <w:rsid w:val="00C954D5"/>
    <w:rsid w:val="00C95DC2"/>
    <w:rsid w:val="00C96666"/>
    <w:rsid w:val="00C968A4"/>
    <w:rsid w:val="00C96ED2"/>
    <w:rsid w:val="00C97484"/>
    <w:rsid w:val="00C9779A"/>
    <w:rsid w:val="00C977B2"/>
    <w:rsid w:val="00C97BD5"/>
    <w:rsid w:val="00C97C51"/>
    <w:rsid w:val="00C97E60"/>
    <w:rsid w:val="00CA045D"/>
    <w:rsid w:val="00CA04FE"/>
    <w:rsid w:val="00CA051D"/>
    <w:rsid w:val="00CA0635"/>
    <w:rsid w:val="00CA07C6"/>
    <w:rsid w:val="00CA0AB2"/>
    <w:rsid w:val="00CA0AF6"/>
    <w:rsid w:val="00CA0C13"/>
    <w:rsid w:val="00CA0CB3"/>
    <w:rsid w:val="00CA0F25"/>
    <w:rsid w:val="00CA1338"/>
    <w:rsid w:val="00CA138F"/>
    <w:rsid w:val="00CA142E"/>
    <w:rsid w:val="00CA1568"/>
    <w:rsid w:val="00CA1607"/>
    <w:rsid w:val="00CA1861"/>
    <w:rsid w:val="00CA1E3D"/>
    <w:rsid w:val="00CA1E5A"/>
    <w:rsid w:val="00CA1FCC"/>
    <w:rsid w:val="00CA1FD5"/>
    <w:rsid w:val="00CA2456"/>
    <w:rsid w:val="00CA28B7"/>
    <w:rsid w:val="00CA2CE9"/>
    <w:rsid w:val="00CA3050"/>
    <w:rsid w:val="00CA322C"/>
    <w:rsid w:val="00CA3BE3"/>
    <w:rsid w:val="00CA3C56"/>
    <w:rsid w:val="00CA3D1D"/>
    <w:rsid w:val="00CA3DA4"/>
    <w:rsid w:val="00CA40E1"/>
    <w:rsid w:val="00CA4630"/>
    <w:rsid w:val="00CA46F7"/>
    <w:rsid w:val="00CA4737"/>
    <w:rsid w:val="00CA4A0D"/>
    <w:rsid w:val="00CA4A94"/>
    <w:rsid w:val="00CA5034"/>
    <w:rsid w:val="00CA5659"/>
    <w:rsid w:val="00CA56E2"/>
    <w:rsid w:val="00CA577D"/>
    <w:rsid w:val="00CA5A0F"/>
    <w:rsid w:val="00CA5CA9"/>
    <w:rsid w:val="00CA5E54"/>
    <w:rsid w:val="00CA5FEC"/>
    <w:rsid w:val="00CA6025"/>
    <w:rsid w:val="00CA60C0"/>
    <w:rsid w:val="00CA610F"/>
    <w:rsid w:val="00CA6168"/>
    <w:rsid w:val="00CA61F9"/>
    <w:rsid w:val="00CA6E19"/>
    <w:rsid w:val="00CA712F"/>
    <w:rsid w:val="00CA714C"/>
    <w:rsid w:val="00CA72FB"/>
    <w:rsid w:val="00CA775C"/>
    <w:rsid w:val="00CA7786"/>
    <w:rsid w:val="00CA780E"/>
    <w:rsid w:val="00CA78A3"/>
    <w:rsid w:val="00CA79D3"/>
    <w:rsid w:val="00CA7A7B"/>
    <w:rsid w:val="00CA7E2A"/>
    <w:rsid w:val="00CA7ED9"/>
    <w:rsid w:val="00CB0146"/>
    <w:rsid w:val="00CB01DD"/>
    <w:rsid w:val="00CB03BB"/>
    <w:rsid w:val="00CB063C"/>
    <w:rsid w:val="00CB0834"/>
    <w:rsid w:val="00CB0869"/>
    <w:rsid w:val="00CB08C8"/>
    <w:rsid w:val="00CB0A00"/>
    <w:rsid w:val="00CB0B68"/>
    <w:rsid w:val="00CB0F48"/>
    <w:rsid w:val="00CB1407"/>
    <w:rsid w:val="00CB1744"/>
    <w:rsid w:val="00CB1851"/>
    <w:rsid w:val="00CB1ADF"/>
    <w:rsid w:val="00CB1AF9"/>
    <w:rsid w:val="00CB1B28"/>
    <w:rsid w:val="00CB1EC4"/>
    <w:rsid w:val="00CB1FAD"/>
    <w:rsid w:val="00CB2856"/>
    <w:rsid w:val="00CB28A5"/>
    <w:rsid w:val="00CB2E32"/>
    <w:rsid w:val="00CB305C"/>
    <w:rsid w:val="00CB3060"/>
    <w:rsid w:val="00CB3646"/>
    <w:rsid w:val="00CB3829"/>
    <w:rsid w:val="00CB392D"/>
    <w:rsid w:val="00CB3B80"/>
    <w:rsid w:val="00CB3BC3"/>
    <w:rsid w:val="00CB3BE4"/>
    <w:rsid w:val="00CB3D7B"/>
    <w:rsid w:val="00CB3F9A"/>
    <w:rsid w:val="00CB44A4"/>
    <w:rsid w:val="00CB4694"/>
    <w:rsid w:val="00CB469F"/>
    <w:rsid w:val="00CB47F4"/>
    <w:rsid w:val="00CB5300"/>
    <w:rsid w:val="00CB5751"/>
    <w:rsid w:val="00CB5A8C"/>
    <w:rsid w:val="00CB5CC6"/>
    <w:rsid w:val="00CB635C"/>
    <w:rsid w:val="00CB642C"/>
    <w:rsid w:val="00CB6F35"/>
    <w:rsid w:val="00CB731A"/>
    <w:rsid w:val="00CB73E7"/>
    <w:rsid w:val="00CB7582"/>
    <w:rsid w:val="00CB759E"/>
    <w:rsid w:val="00CB78A5"/>
    <w:rsid w:val="00CB791B"/>
    <w:rsid w:val="00CB7C1C"/>
    <w:rsid w:val="00CB7D38"/>
    <w:rsid w:val="00CC013C"/>
    <w:rsid w:val="00CC033F"/>
    <w:rsid w:val="00CC0A2E"/>
    <w:rsid w:val="00CC0DBE"/>
    <w:rsid w:val="00CC0EA8"/>
    <w:rsid w:val="00CC15B9"/>
    <w:rsid w:val="00CC1A63"/>
    <w:rsid w:val="00CC1B57"/>
    <w:rsid w:val="00CC1C15"/>
    <w:rsid w:val="00CC1C2A"/>
    <w:rsid w:val="00CC1C86"/>
    <w:rsid w:val="00CC23FD"/>
    <w:rsid w:val="00CC2A19"/>
    <w:rsid w:val="00CC2B3B"/>
    <w:rsid w:val="00CC2BE5"/>
    <w:rsid w:val="00CC322B"/>
    <w:rsid w:val="00CC3356"/>
    <w:rsid w:val="00CC3903"/>
    <w:rsid w:val="00CC3D54"/>
    <w:rsid w:val="00CC4373"/>
    <w:rsid w:val="00CC44A9"/>
    <w:rsid w:val="00CC48D4"/>
    <w:rsid w:val="00CC4BCE"/>
    <w:rsid w:val="00CC50C1"/>
    <w:rsid w:val="00CC5F64"/>
    <w:rsid w:val="00CC63A2"/>
    <w:rsid w:val="00CC67CE"/>
    <w:rsid w:val="00CC74B8"/>
    <w:rsid w:val="00CC75B2"/>
    <w:rsid w:val="00CC76A3"/>
    <w:rsid w:val="00CC784B"/>
    <w:rsid w:val="00CC785C"/>
    <w:rsid w:val="00CC78EB"/>
    <w:rsid w:val="00CC7BBC"/>
    <w:rsid w:val="00CC7C72"/>
    <w:rsid w:val="00CC7CBD"/>
    <w:rsid w:val="00CC7D70"/>
    <w:rsid w:val="00CC7FB2"/>
    <w:rsid w:val="00CC7FE8"/>
    <w:rsid w:val="00CD015B"/>
    <w:rsid w:val="00CD01F2"/>
    <w:rsid w:val="00CD09FB"/>
    <w:rsid w:val="00CD0BDF"/>
    <w:rsid w:val="00CD0E5C"/>
    <w:rsid w:val="00CD0ED8"/>
    <w:rsid w:val="00CD134F"/>
    <w:rsid w:val="00CD1467"/>
    <w:rsid w:val="00CD2217"/>
    <w:rsid w:val="00CD260E"/>
    <w:rsid w:val="00CD2A9C"/>
    <w:rsid w:val="00CD2B81"/>
    <w:rsid w:val="00CD2C49"/>
    <w:rsid w:val="00CD2E02"/>
    <w:rsid w:val="00CD2E0F"/>
    <w:rsid w:val="00CD315C"/>
    <w:rsid w:val="00CD318C"/>
    <w:rsid w:val="00CD321D"/>
    <w:rsid w:val="00CD336C"/>
    <w:rsid w:val="00CD34A5"/>
    <w:rsid w:val="00CD364D"/>
    <w:rsid w:val="00CD3805"/>
    <w:rsid w:val="00CD4000"/>
    <w:rsid w:val="00CD4183"/>
    <w:rsid w:val="00CD4317"/>
    <w:rsid w:val="00CD4CFF"/>
    <w:rsid w:val="00CD50B3"/>
    <w:rsid w:val="00CD52C1"/>
    <w:rsid w:val="00CD579C"/>
    <w:rsid w:val="00CD5E8A"/>
    <w:rsid w:val="00CD5FF0"/>
    <w:rsid w:val="00CD63C6"/>
    <w:rsid w:val="00CD6559"/>
    <w:rsid w:val="00CD682A"/>
    <w:rsid w:val="00CD6D5B"/>
    <w:rsid w:val="00CD727E"/>
    <w:rsid w:val="00CD72B3"/>
    <w:rsid w:val="00CD74EA"/>
    <w:rsid w:val="00CD7575"/>
    <w:rsid w:val="00CD7970"/>
    <w:rsid w:val="00CD7F40"/>
    <w:rsid w:val="00CE027B"/>
    <w:rsid w:val="00CE046E"/>
    <w:rsid w:val="00CE04E5"/>
    <w:rsid w:val="00CE0ACE"/>
    <w:rsid w:val="00CE0B0B"/>
    <w:rsid w:val="00CE1060"/>
    <w:rsid w:val="00CE1573"/>
    <w:rsid w:val="00CE1855"/>
    <w:rsid w:val="00CE18E4"/>
    <w:rsid w:val="00CE1B1B"/>
    <w:rsid w:val="00CE1BB1"/>
    <w:rsid w:val="00CE1EDD"/>
    <w:rsid w:val="00CE1F41"/>
    <w:rsid w:val="00CE20B5"/>
    <w:rsid w:val="00CE2A88"/>
    <w:rsid w:val="00CE2F0B"/>
    <w:rsid w:val="00CE303C"/>
    <w:rsid w:val="00CE30EA"/>
    <w:rsid w:val="00CE349D"/>
    <w:rsid w:val="00CE34D0"/>
    <w:rsid w:val="00CE373F"/>
    <w:rsid w:val="00CE3D5D"/>
    <w:rsid w:val="00CE3FAF"/>
    <w:rsid w:val="00CE3FB2"/>
    <w:rsid w:val="00CE40DC"/>
    <w:rsid w:val="00CE47F6"/>
    <w:rsid w:val="00CE480A"/>
    <w:rsid w:val="00CE4A3C"/>
    <w:rsid w:val="00CE4B13"/>
    <w:rsid w:val="00CE4D39"/>
    <w:rsid w:val="00CE5AFE"/>
    <w:rsid w:val="00CE5E89"/>
    <w:rsid w:val="00CE6278"/>
    <w:rsid w:val="00CE62AE"/>
    <w:rsid w:val="00CE63D9"/>
    <w:rsid w:val="00CE652A"/>
    <w:rsid w:val="00CE6646"/>
    <w:rsid w:val="00CE674D"/>
    <w:rsid w:val="00CE67A9"/>
    <w:rsid w:val="00CE68F0"/>
    <w:rsid w:val="00CE68FC"/>
    <w:rsid w:val="00CE6954"/>
    <w:rsid w:val="00CE6A7C"/>
    <w:rsid w:val="00CE6CDE"/>
    <w:rsid w:val="00CE6E9B"/>
    <w:rsid w:val="00CE70D8"/>
    <w:rsid w:val="00CE7152"/>
    <w:rsid w:val="00CE727F"/>
    <w:rsid w:val="00CE742B"/>
    <w:rsid w:val="00CE74AA"/>
    <w:rsid w:val="00CE795B"/>
    <w:rsid w:val="00CE7A0D"/>
    <w:rsid w:val="00CE7F7F"/>
    <w:rsid w:val="00CF00E8"/>
    <w:rsid w:val="00CF02D2"/>
    <w:rsid w:val="00CF0848"/>
    <w:rsid w:val="00CF0911"/>
    <w:rsid w:val="00CF0B5E"/>
    <w:rsid w:val="00CF107E"/>
    <w:rsid w:val="00CF1504"/>
    <w:rsid w:val="00CF15D9"/>
    <w:rsid w:val="00CF16A4"/>
    <w:rsid w:val="00CF16B8"/>
    <w:rsid w:val="00CF18FA"/>
    <w:rsid w:val="00CF195D"/>
    <w:rsid w:val="00CF1BE4"/>
    <w:rsid w:val="00CF1F7F"/>
    <w:rsid w:val="00CF203D"/>
    <w:rsid w:val="00CF20E2"/>
    <w:rsid w:val="00CF2358"/>
    <w:rsid w:val="00CF2513"/>
    <w:rsid w:val="00CF25D3"/>
    <w:rsid w:val="00CF26B6"/>
    <w:rsid w:val="00CF27B0"/>
    <w:rsid w:val="00CF2849"/>
    <w:rsid w:val="00CF2AEE"/>
    <w:rsid w:val="00CF2F82"/>
    <w:rsid w:val="00CF312E"/>
    <w:rsid w:val="00CF3236"/>
    <w:rsid w:val="00CF34D2"/>
    <w:rsid w:val="00CF3509"/>
    <w:rsid w:val="00CF359A"/>
    <w:rsid w:val="00CF36E7"/>
    <w:rsid w:val="00CF3BE1"/>
    <w:rsid w:val="00CF3F19"/>
    <w:rsid w:val="00CF3F2E"/>
    <w:rsid w:val="00CF441E"/>
    <w:rsid w:val="00CF4512"/>
    <w:rsid w:val="00CF4A8D"/>
    <w:rsid w:val="00CF4CB7"/>
    <w:rsid w:val="00CF4DB6"/>
    <w:rsid w:val="00CF4DC5"/>
    <w:rsid w:val="00CF4DC8"/>
    <w:rsid w:val="00CF4DD4"/>
    <w:rsid w:val="00CF4F24"/>
    <w:rsid w:val="00CF5088"/>
    <w:rsid w:val="00CF5256"/>
    <w:rsid w:val="00CF52D2"/>
    <w:rsid w:val="00CF5356"/>
    <w:rsid w:val="00CF538E"/>
    <w:rsid w:val="00CF5AC6"/>
    <w:rsid w:val="00CF63B1"/>
    <w:rsid w:val="00CF667A"/>
    <w:rsid w:val="00CF6FB9"/>
    <w:rsid w:val="00CF721D"/>
    <w:rsid w:val="00CF7241"/>
    <w:rsid w:val="00CF7797"/>
    <w:rsid w:val="00CF78A8"/>
    <w:rsid w:val="00CF795A"/>
    <w:rsid w:val="00CF7AA3"/>
    <w:rsid w:val="00CF7B19"/>
    <w:rsid w:val="00CF7B9E"/>
    <w:rsid w:val="00D0036B"/>
    <w:rsid w:val="00D0076B"/>
    <w:rsid w:val="00D01B66"/>
    <w:rsid w:val="00D01E87"/>
    <w:rsid w:val="00D01ECA"/>
    <w:rsid w:val="00D020E4"/>
    <w:rsid w:val="00D02248"/>
    <w:rsid w:val="00D025BC"/>
    <w:rsid w:val="00D02663"/>
    <w:rsid w:val="00D028A2"/>
    <w:rsid w:val="00D02A3B"/>
    <w:rsid w:val="00D02D76"/>
    <w:rsid w:val="00D02EBA"/>
    <w:rsid w:val="00D02EF7"/>
    <w:rsid w:val="00D03293"/>
    <w:rsid w:val="00D03894"/>
    <w:rsid w:val="00D03A12"/>
    <w:rsid w:val="00D03A20"/>
    <w:rsid w:val="00D03B26"/>
    <w:rsid w:val="00D03D6F"/>
    <w:rsid w:val="00D03E94"/>
    <w:rsid w:val="00D04238"/>
    <w:rsid w:val="00D045C2"/>
    <w:rsid w:val="00D04D6D"/>
    <w:rsid w:val="00D04EBD"/>
    <w:rsid w:val="00D04F78"/>
    <w:rsid w:val="00D054CE"/>
    <w:rsid w:val="00D055BE"/>
    <w:rsid w:val="00D058A5"/>
    <w:rsid w:val="00D05A04"/>
    <w:rsid w:val="00D05A77"/>
    <w:rsid w:val="00D05D63"/>
    <w:rsid w:val="00D0606A"/>
    <w:rsid w:val="00D0606F"/>
    <w:rsid w:val="00D06082"/>
    <w:rsid w:val="00D06918"/>
    <w:rsid w:val="00D06ADA"/>
    <w:rsid w:val="00D06F90"/>
    <w:rsid w:val="00D07036"/>
    <w:rsid w:val="00D07162"/>
    <w:rsid w:val="00D07449"/>
    <w:rsid w:val="00D0787A"/>
    <w:rsid w:val="00D079DF"/>
    <w:rsid w:val="00D07A9D"/>
    <w:rsid w:val="00D10670"/>
    <w:rsid w:val="00D10786"/>
    <w:rsid w:val="00D1086C"/>
    <w:rsid w:val="00D10936"/>
    <w:rsid w:val="00D10AFF"/>
    <w:rsid w:val="00D1148C"/>
    <w:rsid w:val="00D11734"/>
    <w:rsid w:val="00D117A9"/>
    <w:rsid w:val="00D11F9D"/>
    <w:rsid w:val="00D11FC7"/>
    <w:rsid w:val="00D12146"/>
    <w:rsid w:val="00D1225B"/>
    <w:rsid w:val="00D1236B"/>
    <w:rsid w:val="00D12463"/>
    <w:rsid w:val="00D12C54"/>
    <w:rsid w:val="00D12CAD"/>
    <w:rsid w:val="00D12DDA"/>
    <w:rsid w:val="00D12E34"/>
    <w:rsid w:val="00D13230"/>
    <w:rsid w:val="00D133A4"/>
    <w:rsid w:val="00D13680"/>
    <w:rsid w:val="00D13692"/>
    <w:rsid w:val="00D139F0"/>
    <w:rsid w:val="00D13AD5"/>
    <w:rsid w:val="00D13E5B"/>
    <w:rsid w:val="00D13F18"/>
    <w:rsid w:val="00D1431F"/>
    <w:rsid w:val="00D14322"/>
    <w:rsid w:val="00D1446B"/>
    <w:rsid w:val="00D14E19"/>
    <w:rsid w:val="00D14E8D"/>
    <w:rsid w:val="00D14FAC"/>
    <w:rsid w:val="00D14FC4"/>
    <w:rsid w:val="00D1576F"/>
    <w:rsid w:val="00D1586C"/>
    <w:rsid w:val="00D15A6C"/>
    <w:rsid w:val="00D15F2F"/>
    <w:rsid w:val="00D15F65"/>
    <w:rsid w:val="00D160A3"/>
    <w:rsid w:val="00D16A64"/>
    <w:rsid w:val="00D1788F"/>
    <w:rsid w:val="00D17D0F"/>
    <w:rsid w:val="00D2040B"/>
    <w:rsid w:val="00D20935"/>
    <w:rsid w:val="00D20B7B"/>
    <w:rsid w:val="00D20BA4"/>
    <w:rsid w:val="00D20E5D"/>
    <w:rsid w:val="00D21075"/>
    <w:rsid w:val="00D21357"/>
    <w:rsid w:val="00D21A25"/>
    <w:rsid w:val="00D21C6E"/>
    <w:rsid w:val="00D21CAA"/>
    <w:rsid w:val="00D220BA"/>
    <w:rsid w:val="00D22181"/>
    <w:rsid w:val="00D2226B"/>
    <w:rsid w:val="00D22387"/>
    <w:rsid w:val="00D22627"/>
    <w:rsid w:val="00D22644"/>
    <w:rsid w:val="00D22B65"/>
    <w:rsid w:val="00D22CB5"/>
    <w:rsid w:val="00D22CD3"/>
    <w:rsid w:val="00D231AC"/>
    <w:rsid w:val="00D2347C"/>
    <w:rsid w:val="00D234D1"/>
    <w:rsid w:val="00D23663"/>
    <w:rsid w:val="00D2396E"/>
    <w:rsid w:val="00D23BEC"/>
    <w:rsid w:val="00D24102"/>
    <w:rsid w:val="00D2416D"/>
    <w:rsid w:val="00D241EE"/>
    <w:rsid w:val="00D2463B"/>
    <w:rsid w:val="00D246B7"/>
    <w:rsid w:val="00D24ADD"/>
    <w:rsid w:val="00D24ADF"/>
    <w:rsid w:val="00D25061"/>
    <w:rsid w:val="00D2529A"/>
    <w:rsid w:val="00D25985"/>
    <w:rsid w:val="00D25C22"/>
    <w:rsid w:val="00D25E54"/>
    <w:rsid w:val="00D2617C"/>
    <w:rsid w:val="00D261CC"/>
    <w:rsid w:val="00D265D5"/>
    <w:rsid w:val="00D26610"/>
    <w:rsid w:val="00D26C52"/>
    <w:rsid w:val="00D26F1F"/>
    <w:rsid w:val="00D2744F"/>
    <w:rsid w:val="00D27606"/>
    <w:rsid w:val="00D279B6"/>
    <w:rsid w:val="00D27AD6"/>
    <w:rsid w:val="00D27D42"/>
    <w:rsid w:val="00D27E77"/>
    <w:rsid w:val="00D27FE1"/>
    <w:rsid w:val="00D300EC"/>
    <w:rsid w:val="00D3012D"/>
    <w:rsid w:val="00D302A1"/>
    <w:rsid w:val="00D3095F"/>
    <w:rsid w:val="00D3099F"/>
    <w:rsid w:val="00D318C3"/>
    <w:rsid w:val="00D31AC4"/>
    <w:rsid w:val="00D31DFB"/>
    <w:rsid w:val="00D3206B"/>
    <w:rsid w:val="00D3257F"/>
    <w:rsid w:val="00D3271A"/>
    <w:rsid w:val="00D3294E"/>
    <w:rsid w:val="00D32C28"/>
    <w:rsid w:val="00D32C3A"/>
    <w:rsid w:val="00D333EC"/>
    <w:rsid w:val="00D334B1"/>
    <w:rsid w:val="00D33714"/>
    <w:rsid w:val="00D33F6C"/>
    <w:rsid w:val="00D3446F"/>
    <w:rsid w:val="00D344B2"/>
    <w:rsid w:val="00D3451E"/>
    <w:rsid w:val="00D345F3"/>
    <w:rsid w:val="00D346B0"/>
    <w:rsid w:val="00D34915"/>
    <w:rsid w:val="00D3500D"/>
    <w:rsid w:val="00D35184"/>
    <w:rsid w:val="00D351FC"/>
    <w:rsid w:val="00D35248"/>
    <w:rsid w:val="00D3528B"/>
    <w:rsid w:val="00D35293"/>
    <w:rsid w:val="00D352EA"/>
    <w:rsid w:val="00D353F9"/>
    <w:rsid w:val="00D3541A"/>
    <w:rsid w:val="00D354CD"/>
    <w:rsid w:val="00D35565"/>
    <w:rsid w:val="00D35BB8"/>
    <w:rsid w:val="00D35DBC"/>
    <w:rsid w:val="00D36483"/>
    <w:rsid w:val="00D367D2"/>
    <w:rsid w:val="00D367E7"/>
    <w:rsid w:val="00D3693D"/>
    <w:rsid w:val="00D36AAA"/>
    <w:rsid w:val="00D36B02"/>
    <w:rsid w:val="00D40104"/>
    <w:rsid w:val="00D4012F"/>
    <w:rsid w:val="00D40186"/>
    <w:rsid w:val="00D404FE"/>
    <w:rsid w:val="00D406F2"/>
    <w:rsid w:val="00D407A8"/>
    <w:rsid w:val="00D4084B"/>
    <w:rsid w:val="00D40AB1"/>
    <w:rsid w:val="00D40C15"/>
    <w:rsid w:val="00D40FAA"/>
    <w:rsid w:val="00D40FC3"/>
    <w:rsid w:val="00D41050"/>
    <w:rsid w:val="00D411BE"/>
    <w:rsid w:val="00D41258"/>
    <w:rsid w:val="00D41410"/>
    <w:rsid w:val="00D4144E"/>
    <w:rsid w:val="00D41921"/>
    <w:rsid w:val="00D41972"/>
    <w:rsid w:val="00D41984"/>
    <w:rsid w:val="00D41987"/>
    <w:rsid w:val="00D4206B"/>
    <w:rsid w:val="00D423B0"/>
    <w:rsid w:val="00D424A5"/>
    <w:rsid w:val="00D4263D"/>
    <w:rsid w:val="00D426C0"/>
    <w:rsid w:val="00D426F7"/>
    <w:rsid w:val="00D42905"/>
    <w:rsid w:val="00D4320C"/>
    <w:rsid w:val="00D4325B"/>
    <w:rsid w:val="00D4365E"/>
    <w:rsid w:val="00D43727"/>
    <w:rsid w:val="00D437BC"/>
    <w:rsid w:val="00D43CEC"/>
    <w:rsid w:val="00D43E43"/>
    <w:rsid w:val="00D440C4"/>
    <w:rsid w:val="00D442BD"/>
    <w:rsid w:val="00D449CD"/>
    <w:rsid w:val="00D44E35"/>
    <w:rsid w:val="00D450CF"/>
    <w:rsid w:val="00D45416"/>
    <w:rsid w:val="00D45C35"/>
    <w:rsid w:val="00D45EBB"/>
    <w:rsid w:val="00D45F7C"/>
    <w:rsid w:val="00D45FD1"/>
    <w:rsid w:val="00D46449"/>
    <w:rsid w:val="00D46968"/>
    <w:rsid w:val="00D47309"/>
    <w:rsid w:val="00D47407"/>
    <w:rsid w:val="00D477B9"/>
    <w:rsid w:val="00D478BC"/>
    <w:rsid w:val="00D47A93"/>
    <w:rsid w:val="00D47D40"/>
    <w:rsid w:val="00D50200"/>
    <w:rsid w:val="00D502AC"/>
    <w:rsid w:val="00D50FC1"/>
    <w:rsid w:val="00D513BE"/>
    <w:rsid w:val="00D51693"/>
    <w:rsid w:val="00D51CFB"/>
    <w:rsid w:val="00D51E5C"/>
    <w:rsid w:val="00D522FB"/>
    <w:rsid w:val="00D52320"/>
    <w:rsid w:val="00D5248F"/>
    <w:rsid w:val="00D524A1"/>
    <w:rsid w:val="00D52556"/>
    <w:rsid w:val="00D525A6"/>
    <w:rsid w:val="00D526ED"/>
    <w:rsid w:val="00D52AE7"/>
    <w:rsid w:val="00D52B8E"/>
    <w:rsid w:val="00D52F3A"/>
    <w:rsid w:val="00D53077"/>
    <w:rsid w:val="00D530B9"/>
    <w:rsid w:val="00D53347"/>
    <w:rsid w:val="00D53652"/>
    <w:rsid w:val="00D537F5"/>
    <w:rsid w:val="00D53962"/>
    <w:rsid w:val="00D53C45"/>
    <w:rsid w:val="00D53E33"/>
    <w:rsid w:val="00D5450F"/>
    <w:rsid w:val="00D54697"/>
    <w:rsid w:val="00D54E3F"/>
    <w:rsid w:val="00D55444"/>
    <w:rsid w:val="00D55C29"/>
    <w:rsid w:val="00D55D6E"/>
    <w:rsid w:val="00D55D79"/>
    <w:rsid w:val="00D55D85"/>
    <w:rsid w:val="00D55DA3"/>
    <w:rsid w:val="00D55FCD"/>
    <w:rsid w:val="00D56086"/>
    <w:rsid w:val="00D5646A"/>
    <w:rsid w:val="00D5661E"/>
    <w:rsid w:val="00D568E4"/>
    <w:rsid w:val="00D56B1F"/>
    <w:rsid w:val="00D56C1C"/>
    <w:rsid w:val="00D56E47"/>
    <w:rsid w:val="00D56EDC"/>
    <w:rsid w:val="00D56F35"/>
    <w:rsid w:val="00D5764C"/>
    <w:rsid w:val="00D5774C"/>
    <w:rsid w:val="00D578F9"/>
    <w:rsid w:val="00D57D3A"/>
    <w:rsid w:val="00D602FE"/>
    <w:rsid w:val="00D60594"/>
    <w:rsid w:val="00D60866"/>
    <w:rsid w:val="00D608B7"/>
    <w:rsid w:val="00D609A8"/>
    <w:rsid w:val="00D60E2A"/>
    <w:rsid w:val="00D61233"/>
    <w:rsid w:val="00D61CED"/>
    <w:rsid w:val="00D62323"/>
    <w:rsid w:val="00D625E7"/>
    <w:rsid w:val="00D6268F"/>
    <w:rsid w:val="00D62E89"/>
    <w:rsid w:val="00D63558"/>
    <w:rsid w:val="00D635D2"/>
    <w:rsid w:val="00D637C1"/>
    <w:rsid w:val="00D63F4A"/>
    <w:rsid w:val="00D63FCA"/>
    <w:rsid w:val="00D6409B"/>
    <w:rsid w:val="00D64183"/>
    <w:rsid w:val="00D641B2"/>
    <w:rsid w:val="00D64668"/>
    <w:rsid w:val="00D64A6E"/>
    <w:rsid w:val="00D64C21"/>
    <w:rsid w:val="00D64C84"/>
    <w:rsid w:val="00D64EE8"/>
    <w:rsid w:val="00D6519C"/>
    <w:rsid w:val="00D65219"/>
    <w:rsid w:val="00D65244"/>
    <w:rsid w:val="00D657FF"/>
    <w:rsid w:val="00D65D7E"/>
    <w:rsid w:val="00D65DDA"/>
    <w:rsid w:val="00D66107"/>
    <w:rsid w:val="00D66133"/>
    <w:rsid w:val="00D66174"/>
    <w:rsid w:val="00D6626F"/>
    <w:rsid w:val="00D662E3"/>
    <w:rsid w:val="00D669FF"/>
    <w:rsid w:val="00D66B43"/>
    <w:rsid w:val="00D66C7C"/>
    <w:rsid w:val="00D67173"/>
    <w:rsid w:val="00D671BD"/>
    <w:rsid w:val="00D67456"/>
    <w:rsid w:val="00D674E9"/>
    <w:rsid w:val="00D6761A"/>
    <w:rsid w:val="00D677ED"/>
    <w:rsid w:val="00D67955"/>
    <w:rsid w:val="00D67CA0"/>
    <w:rsid w:val="00D67D23"/>
    <w:rsid w:val="00D70339"/>
    <w:rsid w:val="00D70371"/>
    <w:rsid w:val="00D70517"/>
    <w:rsid w:val="00D7055E"/>
    <w:rsid w:val="00D706EA"/>
    <w:rsid w:val="00D711CA"/>
    <w:rsid w:val="00D715B7"/>
    <w:rsid w:val="00D715BA"/>
    <w:rsid w:val="00D71F13"/>
    <w:rsid w:val="00D722FC"/>
    <w:rsid w:val="00D7276A"/>
    <w:rsid w:val="00D727E0"/>
    <w:rsid w:val="00D72A84"/>
    <w:rsid w:val="00D72A8D"/>
    <w:rsid w:val="00D72B85"/>
    <w:rsid w:val="00D72EEC"/>
    <w:rsid w:val="00D7319C"/>
    <w:rsid w:val="00D732DE"/>
    <w:rsid w:val="00D733C5"/>
    <w:rsid w:val="00D735F3"/>
    <w:rsid w:val="00D73D5B"/>
    <w:rsid w:val="00D73DA0"/>
    <w:rsid w:val="00D73E6C"/>
    <w:rsid w:val="00D7415E"/>
    <w:rsid w:val="00D74167"/>
    <w:rsid w:val="00D744D1"/>
    <w:rsid w:val="00D74505"/>
    <w:rsid w:val="00D74705"/>
    <w:rsid w:val="00D74790"/>
    <w:rsid w:val="00D74898"/>
    <w:rsid w:val="00D74942"/>
    <w:rsid w:val="00D74BA1"/>
    <w:rsid w:val="00D74C8A"/>
    <w:rsid w:val="00D74E1C"/>
    <w:rsid w:val="00D752A6"/>
    <w:rsid w:val="00D7531A"/>
    <w:rsid w:val="00D7546E"/>
    <w:rsid w:val="00D75A68"/>
    <w:rsid w:val="00D7616C"/>
    <w:rsid w:val="00D76302"/>
    <w:rsid w:val="00D76428"/>
    <w:rsid w:val="00D76685"/>
    <w:rsid w:val="00D767BF"/>
    <w:rsid w:val="00D76CF3"/>
    <w:rsid w:val="00D76FD1"/>
    <w:rsid w:val="00D76FE3"/>
    <w:rsid w:val="00D7740A"/>
    <w:rsid w:val="00D77423"/>
    <w:rsid w:val="00D7766C"/>
    <w:rsid w:val="00D776F7"/>
    <w:rsid w:val="00D7788D"/>
    <w:rsid w:val="00D77E76"/>
    <w:rsid w:val="00D80996"/>
    <w:rsid w:val="00D80B8E"/>
    <w:rsid w:val="00D81121"/>
    <w:rsid w:val="00D81236"/>
    <w:rsid w:val="00D813FA"/>
    <w:rsid w:val="00D81745"/>
    <w:rsid w:val="00D81EF9"/>
    <w:rsid w:val="00D8257D"/>
    <w:rsid w:val="00D82A5E"/>
    <w:rsid w:val="00D832CB"/>
    <w:rsid w:val="00D836FA"/>
    <w:rsid w:val="00D8392F"/>
    <w:rsid w:val="00D83F81"/>
    <w:rsid w:val="00D84354"/>
    <w:rsid w:val="00D84A1F"/>
    <w:rsid w:val="00D84ECB"/>
    <w:rsid w:val="00D8509A"/>
    <w:rsid w:val="00D852A4"/>
    <w:rsid w:val="00D85425"/>
    <w:rsid w:val="00D86002"/>
    <w:rsid w:val="00D860A1"/>
    <w:rsid w:val="00D8611E"/>
    <w:rsid w:val="00D8633C"/>
    <w:rsid w:val="00D86403"/>
    <w:rsid w:val="00D866C8"/>
    <w:rsid w:val="00D86A37"/>
    <w:rsid w:val="00D86C9E"/>
    <w:rsid w:val="00D86D93"/>
    <w:rsid w:val="00D86F5E"/>
    <w:rsid w:val="00D86F88"/>
    <w:rsid w:val="00D87110"/>
    <w:rsid w:val="00D87AAD"/>
    <w:rsid w:val="00D87B48"/>
    <w:rsid w:val="00D87C7F"/>
    <w:rsid w:val="00D87CC6"/>
    <w:rsid w:val="00D87F14"/>
    <w:rsid w:val="00D900C4"/>
    <w:rsid w:val="00D90150"/>
    <w:rsid w:val="00D90318"/>
    <w:rsid w:val="00D90680"/>
    <w:rsid w:val="00D90886"/>
    <w:rsid w:val="00D9148D"/>
    <w:rsid w:val="00D9179A"/>
    <w:rsid w:val="00D91962"/>
    <w:rsid w:val="00D919D6"/>
    <w:rsid w:val="00D91A45"/>
    <w:rsid w:val="00D91A53"/>
    <w:rsid w:val="00D91ECD"/>
    <w:rsid w:val="00D92732"/>
    <w:rsid w:val="00D9290A"/>
    <w:rsid w:val="00D93065"/>
    <w:rsid w:val="00D93258"/>
    <w:rsid w:val="00D936EA"/>
    <w:rsid w:val="00D93AFF"/>
    <w:rsid w:val="00D93B01"/>
    <w:rsid w:val="00D93BEA"/>
    <w:rsid w:val="00D93D8F"/>
    <w:rsid w:val="00D9446B"/>
    <w:rsid w:val="00D94533"/>
    <w:rsid w:val="00D94611"/>
    <w:rsid w:val="00D94795"/>
    <w:rsid w:val="00D94AF2"/>
    <w:rsid w:val="00D94C03"/>
    <w:rsid w:val="00D94EBE"/>
    <w:rsid w:val="00D94F7A"/>
    <w:rsid w:val="00D95074"/>
    <w:rsid w:val="00D95555"/>
    <w:rsid w:val="00D95764"/>
    <w:rsid w:val="00D95AE4"/>
    <w:rsid w:val="00D95C09"/>
    <w:rsid w:val="00D95E84"/>
    <w:rsid w:val="00D95ED7"/>
    <w:rsid w:val="00D96436"/>
    <w:rsid w:val="00D96583"/>
    <w:rsid w:val="00D96677"/>
    <w:rsid w:val="00D96773"/>
    <w:rsid w:val="00D96A71"/>
    <w:rsid w:val="00D96CE0"/>
    <w:rsid w:val="00D96CFD"/>
    <w:rsid w:val="00D97862"/>
    <w:rsid w:val="00D97AA9"/>
    <w:rsid w:val="00D97EB8"/>
    <w:rsid w:val="00D97F9D"/>
    <w:rsid w:val="00DA01C6"/>
    <w:rsid w:val="00DA0413"/>
    <w:rsid w:val="00DA072F"/>
    <w:rsid w:val="00DA082F"/>
    <w:rsid w:val="00DA0CDF"/>
    <w:rsid w:val="00DA11E4"/>
    <w:rsid w:val="00DA1552"/>
    <w:rsid w:val="00DA1666"/>
    <w:rsid w:val="00DA1B09"/>
    <w:rsid w:val="00DA1C2A"/>
    <w:rsid w:val="00DA1CF0"/>
    <w:rsid w:val="00DA1D3E"/>
    <w:rsid w:val="00DA1E53"/>
    <w:rsid w:val="00DA1E55"/>
    <w:rsid w:val="00DA1EEF"/>
    <w:rsid w:val="00DA21DF"/>
    <w:rsid w:val="00DA22B8"/>
    <w:rsid w:val="00DA26A5"/>
    <w:rsid w:val="00DA2AFB"/>
    <w:rsid w:val="00DA2EA0"/>
    <w:rsid w:val="00DA2EC8"/>
    <w:rsid w:val="00DA35EF"/>
    <w:rsid w:val="00DA38D5"/>
    <w:rsid w:val="00DA396B"/>
    <w:rsid w:val="00DA3CB2"/>
    <w:rsid w:val="00DA3D8E"/>
    <w:rsid w:val="00DA413F"/>
    <w:rsid w:val="00DA41CE"/>
    <w:rsid w:val="00DA4442"/>
    <w:rsid w:val="00DA473B"/>
    <w:rsid w:val="00DA48F8"/>
    <w:rsid w:val="00DA4D17"/>
    <w:rsid w:val="00DA51E3"/>
    <w:rsid w:val="00DA564D"/>
    <w:rsid w:val="00DA573D"/>
    <w:rsid w:val="00DA57E5"/>
    <w:rsid w:val="00DA61C8"/>
    <w:rsid w:val="00DA66E3"/>
    <w:rsid w:val="00DA6904"/>
    <w:rsid w:val="00DA6D83"/>
    <w:rsid w:val="00DA7645"/>
    <w:rsid w:val="00DA7DDE"/>
    <w:rsid w:val="00DB00C2"/>
    <w:rsid w:val="00DB0327"/>
    <w:rsid w:val="00DB0718"/>
    <w:rsid w:val="00DB07EF"/>
    <w:rsid w:val="00DB0833"/>
    <w:rsid w:val="00DB08EB"/>
    <w:rsid w:val="00DB09E2"/>
    <w:rsid w:val="00DB0C84"/>
    <w:rsid w:val="00DB0D8E"/>
    <w:rsid w:val="00DB0E7E"/>
    <w:rsid w:val="00DB10BE"/>
    <w:rsid w:val="00DB1235"/>
    <w:rsid w:val="00DB1283"/>
    <w:rsid w:val="00DB1337"/>
    <w:rsid w:val="00DB1462"/>
    <w:rsid w:val="00DB16AC"/>
    <w:rsid w:val="00DB172F"/>
    <w:rsid w:val="00DB1875"/>
    <w:rsid w:val="00DB18EE"/>
    <w:rsid w:val="00DB1970"/>
    <w:rsid w:val="00DB1B1A"/>
    <w:rsid w:val="00DB1BCB"/>
    <w:rsid w:val="00DB1D7E"/>
    <w:rsid w:val="00DB1ED1"/>
    <w:rsid w:val="00DB1FA6"/>
    <w:rsid w:val="00DB2004"/>
    <w:rsid w:val="00DB211F"/>
    <w:rsid w:val="00DB2261"/>
    <w:rsid w:val="00DB22A0"/>
    <w:rsid w:val="00DB2578"/>
    <w:rsid w:val="00DB2643"/>
    <w:rsid w:val="00DB2CDE"/>
    <w:rsid w:val="00DB2D23"/>
    <w:rsid w:val="00DB3216"/>
    <w:rsid w:val="00DB3850"/>
    <w:rsid w:val="00DB386E"/>
    <w:rsid w:val="00DB3894"/>
    <w:rsid w:val="00DB39ED"/>
    <w:rsid w:val="00DB4D9E"/>
    <w:rsid w:val="00DB500F"/>
    <w:rsid w:val="00DB5130"/>
    <w:rsid w:val="00DB54AF"/>
    <w:rsid w:val="00DB5870"/>
    <w:rsid w:val="00DB58B1"/>
    <w:rsid w:val="00DB5AF7"/>
    <w:rsid w:val="00DB5CBF"/>
    <w:rsid w:val="00DB6A88"/>
    <w:rsid w:val="00DB6FE9"/>
    <w:rsid w:val="00DB708D"/>
    <w:rsid w:val="00DB7191"/>
    <w:rsid w:val="00DB72D1"/>
    <w:rsid w:val="00DB7F06"/>
    <w:rsid w:val="00DC0386"/>
    <w:rsid w:val="00DC0A04"/>
    <w:rsid w:val="00DC11C9"/>
    <w:rsid w:val="00DC1879"/>
    <w:rsid w:val="00DC19FA"/>
    <w:rsid w:val="00DC1A02"/>
    <w:rsid w:val="00DC1A47"/>
    <w:rsid w:val="00DC1D80"/>
    <w:rsid w:val="00DC225A"/>
    <w:rsid w:val="00DC2274"/>
    <w:rsid w:val="00DC2564"/>
    <w:rsid w:val="00DC2783"/>
    <w:rsid w:val="00DC27B4"/>
    <w:rsid w:val="00DC2D87"/>
    <w:rsid w:val="00DC2F30"/>
    <w:rsid w:val="00DC313F"/>
    <w:rsid w:val="00DC3412"/>
    <w:rsid w:val="00DC376B"/>
    <w:rsid w:val="00DC3D60"/>
    <w:rsid w:val="00DC3EAC"/>
    <w:rsid w:val="00DC3FED"/>
    <w:rsid w:val="00DC413B"/>
    <w:rsid w:val="00DC4626"/>
    <w:rsid w:val="00DC4828"/>
    <w:rsid w:val="00DC4C92"/>
    <w:rsid w:val="00DC4CAC"/>
    <w:rsid w:val="00DC4E1E"/>
    <w:rsid w:val="00DC5003"/>
    <w:rsid w:val="00DC50A1"/>
    <w:rsid w:val="00DC50D3"/>
    <w:rsid w:val="00DC5674"/>
    <w:rsid w:val="00DC58C5"/>
    <w:rsid w:val="00DC59FB"/>
    <w:rsid w:val="00DC5A6F"/>
    <w:rsid w:val="00DC6B22"/>
    <w:rsid w:val="00DC6C7A"/>
    <w:rsid w:val="00DC6D33"/>
    <w:rsid w:val="00DC6FB1"/>
    <w:rsid w:val="00DC7248"/>
    <w:rsid w:val="00DC74CF"/>
    <w:rsid w:val="00DC795F"/>
    <w:rsid w:val="00DC7CD9"/>
    <w:rsid w:val="00DC7EE6"/>
    <w:rsid w:val="00DC7F0A"/>
    <w:rsid w:val="00DD0061"/>
    <w:rsid w:val="00DD01D3"/>
    <w:rsid w:val="00DD02C5"/>
    <w:rsid w:val="00DD0697"/>
    <w:rsid w:val="00DD07FD"/>
    <w:rsid w:val="00DD0AE7"/>
    <w:rsid w:val="00DD1135"/>
    <w:rsid w:val="00DD15AD"/>
    <w:rsid w:val="00DD164D"/>
    <w:rsid w:val="00DD1904"/>
    <w:rsid w:val="00DD1A2D"/>
    <w:rsid w:val="00DD1C8A"/>
    <w:rsid w:val="00DD1D73"/>
    <w:rsid w:val="00DD23F3"/>
    <w:rsid w:val="00DD25F7"/>
    <w:rsid w:val="00DD2AB5"/>
    <w:rsid w:val="00DD2B37"/>
    <w:rsid w:val="00DD2DF1"/>
    <w:rsid w:val="00DD315C"/>
    <w:rsid w:val="00DD32A8"/>
    <w:rsid w:val="00DD36BC"/>
    <w:rsid w:val="00DD36F3"/>
    <w:rsid w:val="00DD37E3"/>
    <w:rsid w:val="00DD3D15"/>
    <w:rsid w:val="00DD3D85"/>
    <w:rsid w:val="00DD3F69"/>
    <w:rsid w:val="00DD405F"/>
    <w:rsid w:val="00DD41E3"/>
    <w:rsid w:val="00DD4DFD"/>
    <w:rsid w:val="00DD4E40"/>
    <w:rsid w:val="00DD50C8"/>
    <w:rsid w:val="00DD5119"/>
    <w:rsid w:val="00DD5267"/>
    <w:rsid w:val="00DD556E"/>
    <w:rsid w:val="00DD5A10"/>
    <w:rsid w:val="00DD5B65"/>
    <w:rsid w:val="00DD6221"/>
    <w:rsid w:val="00DD6633"/>
    <w:rsid w:val="00DD67E2"/>
    <w:rsid w:val="00DD6AC0"/>
    <w:rsid w:val="00DD6AE7"/>
    <w:rsid w:val="00DD700F"/>
    <w:rsid w:val="00DD7327"/>
    <w:rsid w:val="00DD7360"/>
    <w:rsid w:val="00DD750E"/>
    <w:rsid w:val="00DD768B"/>
    <w:rsid w:val="00DD787B"/>
    <w:rsid w:val="00DE03E0"/>
    <w:rsid w:val="00DE10CA"/>
    <w:rsid w:val="00DE1194"/>
    <w:rsid w:val="00DE15BE"/>
    <w:rsid w:val="00DE17CB"/>
    <w:rsid w:val="00DE1A8C"/>
    <w:rsid w:val="00DE1D4F"/>
    <w:rsid w:val="00DE1DD0"/>
    <w:rsid w:val="00DE21E1"/>
    <w:rsid w:val="00DE2224"/>
    <w:rsid w:val="00DE269F"/>
    <w:rsid w:val="00DE26DF"/>
    <w:rsid w:val="00DE2839"/>
    <w:rsid w:val="00DE32D7"/>
    <w:rsid w:val="00DE33C1"/>
    <w:rsid w:val="00DE3474"/>
    <w:rsid w:val="00DE40AE"/>
    <w:rsid w:val="00DE42E4"/>
    <w:rsid w:val="00DE42F4"/>
    <w:rsid w:val="00DE485C"/>
    <w:rsid w:val="00DE4EFD"/>
    <w:rsid w:val="00DE515C"/>
    <w:rsid w:val="00DE516C"/>
    <w:rsid w:val="00DE51A7"/>
    <w:rsid w:val="00DE583E"/>
    <w:rsid w:val="00DE5877"/>
    <w:rsid w:val="00DE5B4F"/>
    <w:rsid w:val="00DE5D4C"/>
    <w:rsid w:val="00DE5E26"/>
    <w:rsid w:val="00DE5E32"/>
    <w:rsid w:val="00DE61AC"/>
    <w:rsid w:val="00DE620F"/>
    <w:rsid w:val="00DE6B1D"/>
    <w:rsid w:val="00DE6DD0"/>
    <w:rsid w:val="00DE6FB7"/>
    <w:rsid w:val="00DE7446"/>
    <w:rsid w:val="00DE74DB"/>
    <w:rsid w:val="00DE7503"/>
    <w:rsid w:val="00DE7760"/>
    <w:rsid w:val="00DE78C1"/>
    <w:rsid w:val="00DE7A49"/>
    <w:rsid w:val="00DE7A96"/>
    <w:rsid w:val="00DE7AF6"/>
    <w:rsid w:val="00DE7BD5"/>
    <w:rsid w:val="00DE7CB3"/>
    <w:rsid w:val="00DF05A2"/>
    <w:rsid w:val="00DF0716"/>
    <w:rsid w:val="00DF07ED"/>
    <w:rsid w:val="00DF0954"/>
    <w:rsid w:val="00DF0A2F"/>
    <w:rsid w:val="00DF0AED"/>
    <w:rsid w:val="00DF0B52"/>
    <w:rsid w:val="00DF18B5"/>
    <w:rsid w:val="00DF1D15"/>
    <w:rsid w:val="00DF25D1"/>
    <w:rsid w:val="00DF26BF"/>
    <w:rsid w:val="00DF26E3"/>
    <w:rsid w:val="00DF26E9"/>
    <w:rsid w:val="00DF2722"/>
    <w:rsid w:val="00DF2898"/>
    <w:rsid w:val="00DF29D5"/>
    <w:rsid w:val="00DF29DF"/>
    <w:rsid w:val="00DF2BA4"/>
    <w:rsid w:val="00DF33D0"/>
    <w:rsid w:val="00DF35DF"/>
    <w:rsid w:val="00DF37A7"/>
    <w:rsid w:val="00DF3912"/>
    <w:rsid w:val="00DF3916"/>
    <w:rsid w:val="00DF39C5"/>
    <w:rsid w:val="00DF3B40"/>
    <w:rsid w:val="00DF3E13"/>
    <w:rsid w:val="00DF3F8A"/>
    <w:rsid w:val="00DF3FCA"/>
    <w:rsid w:val="00DF3FE7"/>
    <w:rsid w:val="00DF4257"/>
    <w:rsid w:val="00DF4339"/>
    <w:rsid w:val="00DF4928"/>
    <w:rsid w:val="00DF4995"/>
    <w:rsid w:val="00DF4CB3"/>
    <w:rsid w:val="00DF589C"/>
    <w:rsid w:val="00DF5C18"/>
    <w:rsid w:val="00DF623F"/>
    <w:rsid w:val="00DF6403"/>
    <w:rsid w:val="00DF6451"/>
    <w:rsid w:val="00DF65F1"/>
    <w:rsid w:val="00DF6F26"/>
    <w:rsid w:val="00DF6F49"/>
    <w:rsid w:val="00DF6F55"/>
    <w:rsid w:val="00DF727B"/>
    <w:rsid w:val="00DF7305"/>
    <w:rsid w:val="00DF7384"/>
    <w:rsid w:val="00DF7703"/>
    <w:rsid w:val="00DF783F"/>
    <w:rsid w:val="00DF7B5B"/>
    <w:rsid w:val="00E0024C"/>
    <w:rsid w:val="00E002C8"/>
    <w:rsid w:val="00E00361"/>
    <w:rsid w:val="00E00413"/>
    <w:rsid w:val="00E01B70"/>
    <w:rsid w:val="00E01EFE"/>
    <w:rsid w:val="00E0242A"/>
    <w:rsid w:val="00E0247F"/>
    <w:rsid w:val="00E0265F"/>
    <w:rsid w:val="00E027CA"/>
    <w:rsid w:val="00E0297C"/>
    <w:rsid w:val="00E02C2B"/>
    <w:rsid w:val="00E02DCC"/>
    <w:rsid w:val="00E030BF"/>
    <w:rsid w:val="00E03781"/>
    <w:rsid w:val="00E03925"/>
    <w:rsid w:val="00E03A73"/>
    <w:rsid w:val="00E03AE6"/>
    <w:rsid w:val="00E03B4F"/>
    <w:rsid w:val="00E03D22"/>
    <w:rsid w:val="00E04460"/>
    <w:rsid w:val="00E0447A"/>
    <w:rsid w:val="00E04610"/>
    <w:rsid w:val="00E046D6"/>
    <w:rsid w:val="00E0498C"/>
    <w:rsid w:val="00E04BD3"/>
    <w:rsid w:val="00E04D85"/>
    <w:rsid w:val="00E04EFF"/>
    <w:rsid w:val="00E04F4C"/>
    <w:rsid w:val="00E050BE"/>
    <w:rsid w:val="00E056A6"/>
    <w:rsid w:val="00E056B0"/>
    <w:rsid w:val="00E05859"/>
    <w:rsid w:val="00E05C2D"/>
    <w:rsid w:val="00E05D0A"/>
    <w:rsid w:val="00E05F9F"/>
    <w:rsid w:val="00E0634E"/>
    <w:rsid w:val="00E065E8"/>
    <w:rsid w:val="00E06ABA"/>
    <w:rsid w:val="00E06C62"/>
    <w:rsid w:val="00E06CDB"/>
    <w:rsid w:val="00E06D77"/>
    <w:rsid w:val="00E0704E"/>
    <w:rsid w:val="00E074B8"/>
    <w:rsid w:val="00E0769A"/>
    <w:rsid w:val="00E0771F"/>
    <w:rsid w:val="00E07BEB"/>
    <w:rsid w:val="00E07DB5"/>
    <w:rsid w:val="00E10485"/>
    <w:rsid w:val="00E105DA"/>
    <w:rsid w:val="00E107EA"/>
    <w:rsid w:val="00E10C9C"/>
    <w:rsid w:val="00E10D08"/>
    <w:rsid w:val="00E10FD2"/>
    <w:rsid w:val="00E1120B"/>
    <w:rsid w:val="00E11633"/>
    <w:rsid w:val="00E117B9"/>
    <w:rsid w:val="00E11AB6"/>
    <w:rsid w:val="00E11C96"/>
    <w:rsid w:val="00E11EA7"/>
    <w:rsid w:val="00E11FF4"/>
    <w:rsid w:val="00E120B9"/>
    <w:rsid w:val="00E12271"/>
    <w:rsid w:val="00E12353"/>
    <w:rsid w:val="00E124F1"/>
    <w:rsid w:val="00E12B81"/>
    <w:rsid w:val="00E13586"/>
    <w:rsid w:val="00E13633"/>
    <w:rsid w:val="00E13841"/>
    <w:rsid w:val="00E13BCE"/>
    <w:rsid w:val="00E13F29"/>
    <w:rsid w:val="00E13FE1"/>
    <w:rsid w:val="00E141B8"/>
    <w:rsid w:val="00E14243"/>
    <w:rsid w:val="00E14727"/>
    <w:rsid w:val="00E14976"/>
    <w:rsid w:val="00E14A76"/>
    <w:rsid w:val="00E14C1D"/>
    <w:rsid w:val="00E14DAC"/>
    <w:rsid w:val="00E152B6"/>
    <w:rsid w:val="00E153E1"/>
    <w:rsid w:val="00E1567D"/>
    <w:rsid w:val="00E15E0E"/>
    <w:rsid w:val="00E160C6"/>
    <w:rsid w:val="00E16200"/>
    <w:rsid w:val="00E16345"/>
    <w:rsid w:val="00E166CB"/>
    <w:rsid w:val="00E166FE"/>
    <w:rsid w:val="00E16778"/>
    <w:rsid w:val="00E169C3"/>
    <w:rsid w:val="00E169D8"/>
    <w:rsid w:val="00E16C95"/>
    <w:rsid w:val="00E16D6D"/>
    <w:rsid w:val="00E172D6"/>
    <w:rsid w:val="00E17528"/>
    <w:rsid w:val="00E1759C"/>
    <w:rsid w:val="00E175DC"/>
    <w:rsid w:val="00E177C2"/>
    <w:rsid w:val="00E1789A"/>
    <w:rsid w:val="00E17CE1"/>
    <w:rsid w:val="00E205E4"/>
    <w:rsid w:val="00E20693"/>
    <w:rsid w:val="00E207CE"/>
    <w:rsid w:val="00E20CB8"/>
    <w:rsid w:val="00E21384"/>
    <w:rsid w:val="00E2157E"/>
    <w:rsid w:val="00E216E4"/>
    <w:rsid w:val="00E21738"/>
    <w:rsid w:val="00E21769"/>
    <w:rsid w:val="00E220C2"/>
    <w:rsid w:val="00E22473"/>
    <w:rsid w:val="00E2367A"/>
    <w:rsid w:val="00E23F93"/>
    <w:rsid w:val="00E244B1"/>
    <w:rsid w:val="00E245C2"/>
    <w:rsid w:val="00E245F2"/>
    <w:rsid w:val="00E24B8F"/>
    <w:rsid w:val="00E24DBF"/>
    <w:rsid w:val="00E24F0A"/>
    <w:rsid w:val="00E25450"/>
    <w:rsid w:val="00E254AF"/>
    <w:rsid w:val="00E2558E"/>
    <w:rsid w:val="00E25650"/>
    <w:rsid w:val="00E25F89"/>
    <w:rsid w:val="00E26309"/>
    <w:rsid w:val="00E26355"/>
    <w:rsid w:val="00E2659F"/>
    <w:rsid w:val="00E26892"/>
    <w:rsid w:val="00E2696D"/>
    <w:rsid w:val="00E26A1B"/>
    <w:rsid w:val="00E26A54"/>
    <w:rsid w:val="00E26D03"/>
    <w:rsid w:val="00E26E98"/>
    <w:rsid w:val="00E26F8E"/>
    <w:rsid w:val="00E27105"/>
    <w:rsid w:val="00E274B6"/>
    <w:rsid w:val="00E279BF"/>
    <w:rsid w:val="00E279FE"/>
    <w:rsid w:val="00E27C20"/>
    <w:rsid w:val="00E27D9B"/>
    <w:rsid w:val="00E27DB6"/>
    <w:rsid w:val="00E27EE2"/>
    <w:rsid w:val="00E3010B"/>
    <w:rsid w:val="00E3028C"/>
    <w:rsid w:val="00E3079F"/>
    <w:rsid w:val="00E30AB9"/>
    <w:rsid w:val="00E30BAF"/>
    <w:rsid w:val="00E30CDA"/>
    <w:rsid w:val="00E30FF6"/>
    <w:rsid w:val="00E316EB"/>
    <w:rsid w:val="00E323AB"/>
    <w:rsid w:val="00E33013"/>
    <w:rsid w:val="00E334DE"/>
    <w:rsid w:val="00E33762"/>
    <w:rsid w:val="00E33B81"/>
    <w:rsid w:val="00E34149"/>
    <w:rsid w:val="00E34432"/>
    <w:rsid w:val="00E3455C"/>
    <w:rsid w:val="00E34782"/>
    <w:rsid w:val="00E347E5"/>
    <w:rsid w:val="00E34BE0"/>
    <w:rsid w:val="00E34C69"/>
    <w:rsid w:val="00E34D01"/>
    <w:rsid w:val="00E34EDD"/>
    <w:rsid w:val="00E35A6B"/>
    <w:rsid w:val="00E35F13"/>
    <w:rsid w:val="00E36241"/>
    <w:rsid w:val="00E362C8"/>
    <w:rsid w:val="00E36360"/>
    <w:rsid w:val="00E36455"/>
    <w:rsid w:val="00E3657A"/>
    <w:rsid w:val="00E36650"/>
    <w:rsid w:val="00E368E8"/>
    <w:rsid w:val="00E369DD"/>
    <w:rsid w:val="00E36A0E"/>
    <w:rsid w:val="00E36BA5"/>
    <w:rsid w:val="00E36CB3"/>
    <w:rsid w:val="00E36DE1"/>
    <w:rsid w:val="00E36E8D"/>
    <w:rsid w:val="00E36F03"/>
    <w:rsid w:val="00E370DF"/>
    <w:rsid w:val="00E371F5"/>
    <w:rsid w:val="00E3735B"/>
    <w:rsid w:val="00E37E2E"/>
    <w:rsid w:val="00E37F46"/>
    <w:rsid w:val="00E40204"/>
    <w:rsid w:val="00E407A2"/>
    <w:rsid w:val="00E4102D"/>
    <w:rsid w:val="00E413F1"/>
    <w:rsid w:val="00E4171F"/>
    <w:rsid w:val="00E418EF"/>
    <w:rsid w:val="00E41BEB"/>
    <w:rsid w:val="00E41CB8"/>
    <w:rsid w:val="00E41F1A"/>
    <w:rsid w:val="00E41F44"/>
    <w:rsid w:val="00E42003"/>
    <w:rsid w:val="00E42143"/>
    <w:rsid w:val="00E42486"/>
    <w:rsid w:val="00E42A4D"/>
    <w:rsid w:val="00E42B1D"/>
    <w:rsid w:val="00E42B34"/>
    <w:rsid w:val="00E42C5D"/>
    <w:rsid w:val="00E42F3E"/>
    <w:rsid w:val="00E43A66"/>
    <w:rsid w:val="00E440CC"/>
    <w:rsid w:val="00E44449"/>
    <w:rsid w:val="00E445D4"/>
    <w:rsid w:val="00E445E1"/>
    <w:rsid w:val="00E4463C"/>
    <w:rsid w:val="00E449D4"/>
    <w:rsid w:val="00E44AA8"/>
    <w:rsid w:val="00E44B7B"/>
    <w:rsid w:val="00E44EFC"/>
    <w:rsid w:val="00E45136"/>
    <w:rsid w:val="00E451A4"/>
    <w:rsid w:val="00E45503"/>
    <w:rsid w:val="00E45572"/>
    <w:rsid w:val="00E455AB"/>
    <w:rsid w:val="00E45763"/>
    <w:rsid w:val="00E45BFF"/>
    <w:rsid w:val="00E45FE9"/>
    <w:rsid w:val="00E46175"/>
    <w:rsid w:val="00E469C6"/>
    <w:rsid w:val="00E46A4C"/>
    <w:rsid w:val="00E46D7D"/>
    <w:rsid w:val="00E4779A"/>
    <w:rsid w:val="00E4791A"/>
    <w:rsid w:val="00E47B91"/>
    <w:rsid w:val="00E47C65"/>
    <w:rsid w:val="00E50104"/>
    <w:rsid w:val="00E501AB"/>
    <w:rsid w:val="00E501F3"/>
    <w:rsid w:val="00E506AF"/>
    <w:rsid w:val="00E5080F"/>
    <w:rsid w:val="00E50AFD"/>
    <w:rsid w:val="00E51B42"/>
    <w:rsid w:val="00E51B73"/>
    <w:rsid w:val="00E51F26"/>
    <w:rsid w:val="00E5291C"/>
    <w:rsid w:val="00E52BCA"/>
    <w:rsid w:val="00E52E29"/>
    <w:rsid w:val="00E53169"/>
    <w:rsid w:val="00E535ED"/>
    <w:rsid w:val="00E53935"/>
    <w:rsid w:val="00E53940"/>
    <w:rsid w:val="00E53A96"/>
    <w:rsid w:val="00E53CC6"/>
    <w:rsid w:val="00E53CFD"/>
    <w:rsid w:val="00E541F6"/>
    <w:rsid w:val="00E54A33"/>
    <w:rsid w:val="00E54C7A"/>
    <w:rsid w:val="00E54DE7"/>
    <w:rsid w:val="00E56094"/>
    <w:rsid w:val="00E56490"/>
    <w:rsid w:val="00E564BE"/>
    <w:rsid w:val="00E566DA"/>
    <w:rsid w:val="00E568E7"/>
    <w:rsid w:val="00E56981"/>
    <w:rsid w:val="00E56BE2"/>
    <w:rsid w:val="00E56C20"/>
    <w:rsid w:val="00E56C91"/>
    <w:rsid w:val="00E571BB"/>
    <w:rsid w:val="00E5750B"/>
    <w:rsid w:val="00E576E5"/>
    <w:rsid w:val="00E57761"/>
    <w:rsid w:val="00E57891"/>
    <w:rsid w:val="00E578F6"/>
    <w:rsid w:val="00E57C27"/>
    <w:rsid w:val="00E57D86"/>
    <w:rsid w:val="00E57FAB"/>
    <w:rsid w:val="00E60070"/>
    <w:rsid w:val="00E600BD"/>
    <w:rsid w:val="00E602B5"/>
    <w:rsid w:val="00E60315"/>
    <w:rsid w:val="00E60671"/>
    <w:rsid w:val="00E60E30"/>
    <w:rsid w:val="00E61218"/>
    <w:rsid w:val="00E61274"/>
    <w:rsid w:val="00E6189F"/>
    <w:rsid w:val="00E619E3"/>
    <w:rsid w:val="00E61CAC"/>
    <w:rsid w:val="00E61EAE"/>
    <w:rsid w:val="00E6283A"/>
    <w:rsid w:val="00E62990"/>
    <w:rsid w:val="00E62A95"/>
    <w:rsid w:val="00E62D74"/>
    <w:rsid w:val="00E62F88"/>
    <w:rsid w:val="00E6344B"/>
    <w:rsid w:val="00E64016"/>
    <w:rsid w:val="00E6406E"/>
    <w:rsid w:val="00E644D5"/>
    <w:rsid w:val="00E649CD"/>
    <w:rsid w:val="00E64A06"/>
    <w:rsid w:val="00E64C0A"/>
    <w:rsid w:val="00E64DA7"/>
    <w:rsid w:val="00E64E40"/>
    <w:rsid w:val="00E655E7"/>
    <w:rsid w:val="00E656AE"/>
    <w:rsid w:val="00E657F5"/>
    <w:rsid w:val="00E65949"/>
    <w:rsid w:val="00E65C34"/>
    <w:rsid w:val="00E65F18"/>
    <w:rsid w:val="00E6612D"/>
    <w:rsid w:val="00E66243"/>
    <w:rsid w:val="00E6626D"/>
    <w:rsid w:val="00E66A9C"/>
    <w:rsid w:val="00E66AF7"/>
    <w:rsid w:val="00E66C6B"/>
    <w:rsid w:val="00E66C96"/>
    <w:rsid w:val="00E66D9B"/>
    <w:rsid w:val="00E66E79"/>
    <w:rsid w:val="00E677F1"/>
    <w:rsid w:val="00E678AE"/>
    <w:rsid w:val="00E67BB5"/>
    <w:rsid w:val="00E67C10"/>
    <w:rsid w:val="00E67C3F"/>
    <w:rsid w:val="00E67E27"/>
    <w:rsid w:val="00E67FCC"/>
    <w:rsid w:val="00E67FEC"/>
    <w:rsid w:val="00E70039"/>
    <w:rsid w:val="00E70174"/>
    <w:rsid w:val="00E70C29"/>
    <w:rsid w:val="00E70EF6"/>
    <w:rsid w:val="00E71067"/>
    <w:rsid w:val="00E7117A"/>
    <w:rsid w:val="00E712A8"/>
    <w:rsid w:val="00E722A4"/>
    <w:rsid w:val="00E723FB"/>
    <w:rsid w:val="00E72450"/>
    <w:rsid w:val="00E724AE"/>
    <w:rsid w:val="00E724B5"/>
    <w:rsid w:val="00E72643"/>
    <w:rsid w:val="00E72856"/>
    <w:rsid w:val="00E72E25"/>
    <w:rsid w:val="00E73178"/>
    <w:rsid w:val="00E735FF"/>
    <w:rsid w:val="00E73807"/>
    <w:rsid w:val="00E738DA"/>
    <w:rsid w:val="00E73E83"/>
    <w:rsid w:val="00E74C08"/>
    <w:rsid w:val="00E74E46"/>
    <w:rsid w:val="00E75574"/>
    <w:rsid w:val="00E75609"/>
    <w:rsid w:val="00E757E7"/>
    <w:rsid w:val="00E75B90"/>
    <w:rsid w:val="00E75CB0"/>
    <w:rsid w:val="00E7615D"/>
    <w:rsid w:val="00E7644B"/>
    <w:rsid w:val="00E76BC3"/>
    <w:rsid w:val="00E7714F"/>
    <w:rsid w:val="00E77153"/>
    <w:rsid w:val="00E77259"/>
    <w:rsid w:val="00E773FA"/>
    <w:rsid w:val="00E77D39"/>
    <w:rsid w:val="00E77EC4"/>
    <w:rsid w:val="00E77EF7"/>
    <w:rsid w:val="00E77EF8"/>
    <w:rsid w:val="00E77FFC"/>
    <w:rsid w:val="00E8016F"/>
    <w:rsid w:val="00E8058B"/>
    <w:rsid w:val="00E8090D"/>
    <w:rsid w:val="00E80C3F"/>
    <w:rsid w:val="00E80C5F"/>
    <w:rsid w:val="00E80EB7"/>
    <w:rsid w:val="00E81083"/>
    <w:rsid w:val="00E8150A"/>
    <w:rsid w:val="00E815D4"/>
    <w:rsid w:val="00E81A11"/>
    <w:rsid w:val="00E81CF9"/>
    <w:rsid w:val="00E81D16"/>
    <w:rsid w:val="00E8231C"/>
    <w:rsid w:val="00E82C44"/>
    <w:rsid w:val="00E82D28"/>
    <w:rsid w:val="00E83270"/>
    <w:rsid w:val="00E83323"/>
    <w:rsid w:val="00E837E4"/>
    <w:rsid w:val="00E83A3C"/>
    <w:rsid w:val="00E83AF2"/>
    <w:rsid w:val="00E84187"/>
    <w:rsid w:val="00E845E2"/>
    <w:rsid w:val="00E855A2"/>
    <w:rsid w:val="00E85A76"/>
    <w:rsid w:val="00E85B6F"/>
    <w:rsid w:val="00E85BB9"/>
    <w:rsid w:val="00E86316"/>
    <w:rsid w:val="00E8633C"/>
    <w:rsid w:val="00E863C8"/>
    <w:rsid w:val="00E86595"/>
    <w:rsid w:val="00E86625"/>
    <w:rsid w:val="00E86930"/>
    <w:rsid w:val="00E86C72"/>
    <w:rsid w:val="00E86F4B"/>
    <w:rsid w:val="00E86FEA"/>
    <w:rsid w:val="00E870A8"/>
    <w:rsid w:val="00E87636"/>
    <w:rsid w:val="00E8765A"/>
    <w:rsid w:val="00E876FF"/>
    <w:rsid w:val="00E87A38"/>
    <w:rsid w:val="00E90229"/>
    <w:rsid w:val="00E90270"/>
    <w:rsid w:val="00E90329"/>
    <w:rsid w:val="00E91214"/>
    <w:rsid w:val="00E9127D"/>
    <w:rsid w:val="00E913E3"/>
    <w:rsid w:val="00E913FD"/>
    <w:rsid w:val="00E914A8"/>
    <w:rsid w:val="00E914E1"/>
    <w:rsid w:val="00E91646"/>
    <w:rsid w:val="00E91661"/>
    <w:rsid w:val="00E91C18"/>
    <w:rsid w:val="00E92D61"/>
    <w:rsid w:val="00E93051"/>
    <w:rsid w:val="00E932AA"/>
    <w:rsid w:val="00E9331C"/>
    <w:rsid w:val="00E9352D"/>
    <w:rsid w:val="00E93543"/>
    <w:rsid w:val="00E936E8"/>
    <w:rsid w:val="00E939A2"/>
    <w:rsid w:val="00E939EE"/>
    <w:rsid w:val="00E93EC5"/>
    <w:rsid w:val="00E943D7"/>
    <w:rsid w:val="00E94945"/>
    <w:rsid w:val="00E94A93"/>
    <w:rsid w:val="00E95336"/>
    <w:rsid w:val="00E9562B"/>
    <w:rsid w:val="00E95A09"/>
    <w:rsid w:val="00E95AEA"/>
    <w:rsid w:val="00E95C76"/>
    <w:rsid w:val="00E9618E"/>
    <w:rsid w:val="00E964C7"/>
    <w:rsid w:val="00E96597"/>
    <w:rsid w:val="00E96935"/>
    <w:rsid w:val="00E96C76"/>
    <w:rsid w:val="00E96E75"/>
    <w:rsid w:val="00E96F62"/>
    <w:rsid w:val="00E97338"/>
    <w:rsid w:val="00E9774A"/>
    <w:rsid w:val="00E97943"/>
    <w:rsid w:val="00E97FF3"/>
    <w:rsid w:val="00EA05A1"/>
    <w:rsid w:val="00EA069C"/>
    <w:rsid w:val="00EA06A1"/>
    <w:rsid w:val="00EA07FC"/>
    <w:rsid w:val="00EA0B93"/>
    <w:rsid w:val="00EA0C73"/>
    <w:rsid w:val="00EA17B2"/>
    <w:rsid w:val="00EA192D"/>
    <w:rsid w:val="00EA1BB9"/>
    <w:rsid w:val="00EA1D0F"/>
    <w:rsid w:val="00EA2239"/>
    <w:rsid w:val="00EA2A12"/>
    <w:rsid w:val="00EA2ACF"/>
    <w:rsid w:val="00EA2B04"/>
    <w:rsid w:val="00EA2C29"/>
    <w:rsid w:val="00EA2F21"/>
    <w:rsid w:val="00EA2FC0"/>
    <w:rsid w:val="00EA35BE"/>
    <w:rsid w:val="00EA3634"/>
    <w:rsid w:val="00EA38A7"/>
    <w:rsid w:val="00EA38F5"/>
    <w:rsid w:val="00EA3DDF"/>
    <w:rsid w:val="00EA43A1"/>
    <w:rsid w:val="00EA44E9"/>
    <w:rsid w:val="00EA4933"/>
    <w:rsid w:val="00EA56AA"/>
    <w:rsid w:val="00EA5A5D"/>
    <w:rsid w:val="00EA5DD9"/>
    <w:rsid w:val="00EA5FC6"/>
    <w:rsid w:val="00EA63B3"/>
    <w:rsid w:val="00EA6C4E"/>
    <w:rsid w:val="00EA6C5B"/>
    <w:rsid w:val="00EA6F04"/>
    <w:rsid w:val="00EA6FB5"/>
    <w:rsid w:val="00EA74C1"/>
    <w:rsid w:val="00EA7545"/>
    <w:rsid w:val="00EA77F6"/>
    <w:rsid w:val="00EA7902"/>
    <w:rsid w:val="00EA7B38"/>
    <w:rsid w:val="00EA7CFE"/>
    <w:rsid w:val="00EB026F"/>
    <w:rsid w:val="00EB0B5C"/>
    <w:rsid w:val="00EB102F"/>
    <w:rsid w:val="00EB16DE"/>
    <w:rsid w:val="00EB20DE"/>
    <w:rsid w:val="00EB2BA3"/>
    <w:rsid w:val="00EB2BB1"/>
    <w:rsid w:val="00EB2D86"/>
    <w:rsid w:val="00EB370A"/>
    <w:rsid w:val="00EB3F2B"/>
    <w:rsid w:val="00EB416C"/>
    <w:rsid w:val="00EB431C"/>
    <w:rsid w:val="00EB4A33"/>
    <w:rsid w:val="00EB4BC8"/>
    <w:rsid w:val="00EB4C2C"/>
    <w:rsid w:val="00EB4FF0"/>
    <w:rsid w:val="00EB5078"/>
    <w:rsid w:val="00EB5196"/>
    <w:rsid w:val="00EB5563"/>
    <w:rsid w:val="00EB5A84"/>
    <w:rsid w:val="00EB5D53"/>
    <w:rsid w:val="00EB6107"/>
    <w:rsid w:val="00EB6150"/>
    <w:rsid w:val="00EB6268"/>
    <w:rsid w:val="00EB630A"/>
    <w:rsid w:val="00EB66C9"/>
    <w:rsid w:val="00EB6A0E"/>
    <w:rsid w:val="00EB6C77"/>
    <w:rsid w:val="00EB6C96"/>
    <w:rsid w:val="00EB6DC3"/>
    <w:rsid w:val="00EB6E2E"/>
    <w:rsid w:val="00EB6EAB"/>
    <w:rsid w:val="00EB7105"/>
    <w:rsid w:val="00EB724D"/>
    <w:rsid w:val="00EB74F3"/>
    <w:rsid w:val="00EB768B"/>
    <w:rsid w:val="00EB7A80"/>
    <w:rsid w:val="00EC02DD"/>
    <w:rsid w:val="00EC0343"/>
    <w:rsid w:val="00EC0948"/>
    <w:rsid w:val="00EC11E9"/>
    <w:rsid w:val="00EC15BB"/>
    <w:rsid w:val="00EC185F"/>
    <w:rsid w:val="00EC19BB"/>
    <w:rsid w:val="00EC1A52"/>
    <w:rsid w:val="00EC1ACD"/>
    <w:rsid w:val="00EC1AD6"/>
    <w:rsid w:val="00EC1B98"/>
    <w:rsid w:val="00EC1D41"/>
    <w:rsid w:val="00EC20EA"/>
    <w:rsid w:val="00EC23C0"/>
    <w:rsid w:val="00EC27DB"/>
    <w:rsid w:val="00EC2BCC"/>
    <w:rsid w:val="00EC364E"/>
    <w:rsid w:val="00EC3BF8"/>
    <w:rsid w:val="00EC3F83"/>
    <w:rsid w:val="00EC411A"/>
    <w:rsid w:val="00EC414B"/>
    <w:rsid w:val="00EC45C8"/>
    <w:rsid w:val="00EC46DF"/>
    <w:rsid w:val="00EC4A3A"/>
    <w:rsid w:val="00EC4C09"/>
    <w:rsid w:val="00EC5000"/>
    <w:rsid w:val="00EC585E"/>
    <w:rsid w:val="00EC5A75"/>
    <w:rsid w:val="00EC5D8A"/>
    <w:rsid w:val="00EC600E"/>
    <w:rsid w:val="00EC656F"/>
    <w:rsid w:val="00EC65D6"/>
    <w:rsid w:val="00EC66ED"/>
    <w:rsid w:val="00EC690C"/>
    <w:rsid w:val="00EC6DF6"/>
    <w:rsid w:val="00EC6E82"/>
    <w:rsid w:val="00EC7026"/>
    <w:rsid w:val="00EC71F1"/>
    <w:rsid w:val="00EC74F2"/>
    <w:rsid w:val="00EC78C0"/>
    <w:rsid w:val="00EC7A2B"/>
    <w:rsid w:val="00EC7C7E"/>
    <w:rsid w:val="00EC7F6B"/>
    <w:rsid w:val="00ED025C"/>
    <w:rsid w:val="00ED07F6"/>
    <w:rsid w:val="00ED0C12"/>
    <w:rsid w:val="00ED1168"/>
    <w:rsid w:val="00ED12C4"/>
    <w:rsid w:val="00ED155D"/>
    <w:rsid w:val="00ED19F4"/>
    <w:rsid w:val="00ED1AAB"/>
    <w:rsid w:val="00ED1AAF"/>
    <w:rsid w:val="00ED1BE0"/>
    <w:rsid w:val="00ED2388"/>
    <w:rsid w:val="00ED24D0"/>
    <w:rsid w:val="00ED25C4"/>
    <w:rsid w:val="00ED282C"/>
    <w:rsid w:val="00ED2849"/>
    <w:rsid w:val="00ED2985"/>
    <w:rsid w:val="00ED31E7"/>
    <w:rsid w:val="00ED3353"/>
    <w:rsid w:val="00ED3356"/>
    <w:rsid w:val="00ED33E0"/>
    <w:rsid w:val="00ED3555"/>
    <w:rsid w:val="00ED375E"/>
    <w:rsid w:val="00ED380C"/>
    <w:rsid w:val="00ED3AEB"/>
    <w:rsid w:val="00ED3C72"/>
    <w:rsid w:val="00ED3D0D"/>
    <w:rsid w:val="00ED3DAF"/>
    <w:rsid w:val="00ED3DB9"/>
    <w:rsid w:val="00ED414B"/>
    <w:rsid w:val="00ED4180"/>
    <w:rsid w:val="00ED4732"/>
    <w:rsid w:val="00ED4734"/>
    <w:rsid w:val="00ED47FB"/>
    <w:rsid w:val="00ED4A96"/>
    <w:rsid w:val="00ED4BA6"/>
    <w:rsid w:val="00ED4DE1"/>
    <w:rsid w:val="00ED5299"/>
    <w:rsid w:val="00ED52DC"/>
    <w:rsid w:val="00ED57B5"/>
    <w:rsid w:val="00ED5B1D"/>
    <w:rsid w:val="00ED5C13"/>
    <w:rsid w:val="00ED5D10"/>
    <w:rsid w:val="00ED5F6A"/>
    <w:rsid w:val="00ED6372"/>
    <w:rsid w:val="00ED6D66"/>
    <w:rsid w:val="00ED6ED8"/>
    <w:rsid w:val="00ED70DF"/>
    <w:rsid w:val="00ED7285"/>
    <w:rsid w:val="00ED7875"/>
    <w:rsid w:val="00ED7A6C"/>
    <w:rsid w:val="00EE0006"/>
    <w:rsid w:val="00EE00EA"/>
    <w:rsid w:val="00EE0319"/>
    <w:rsid w:val="00EE0C4D"/>
    <w:rsid w:val="00EE1066"/>
    <w:rsid w:val="00EE1125"/>
    <w:rsid w:val="00EE15A8"/>
    <w:rsid w:val="00EE15D5"/>
    <w:rsid w:val="00EE16E7"/>
    <w:rsid w:val="00EE1A9A"/>
    <w:rsid w:val="00EE2186"/>
    <w:rsid w:val="00EE256A"/>
    <w:rsid w:val="00EE268E"/>
    <w:rsid w:val="00EE275A"/>
    <w:rsid w:val="00EE278D"/>
    <w:rsid w:val="00EE2ABA"/>
    <w:rsid w:val="00EE2BFF"/>
    <w:rsid w:val="00EE3012"/>
    <w:rsid w:val="00EE33F0"/>
    <w:rsid w:val="00EE3701"/>
    <w:rsid w:val="00EE3824"/>
    <w:rsid w:val="00EE3C48"/>
    <w:rsid w:val="00EE3D09"/>
    <w:rsid w:val="00EE3FD7"/>
    <w:rsid w:val="00EE402B"/>
    <w:rsid w:val="00EE41D0"/>
    <w:rsid w:val="00EE41DA"/>
    <w:rsid w:val="00EE435A"/>
    <w:rsid w:val="00EE456E"/>
    <w:rsid w:val="00EE45C9"/>
    <w:rsid w:val="00EE4DDD"/>
    <w:rsid w:val="00EE5054"/>
    <w:rsid w:val="00EE515F"/>
    <w:rsid w:val="00EE5280"/>
    <w:rsid w:val="00EE57F7"/>
    <w:rsid w:val="00EE5807"/>
    <w:rsid w:val="00EE598D"/>
    <w:rsid w:val="00EE5F66"/>
    <w:rsid w:val="00EE6012"/>
    <w:rsid w:val="00EE63F0"/>
    <w:rsid w:val="00EE64C7"/>
    <w:rsid w:val="00EE65E8"/>
    <w:rsid w:val="00EE6B14"/>
    <w:rsid w:val="00EE7295"/>
    <w:rsid w:val="00EE73E1"/>
    <w:rsid w:val="00EE74DA"/>
    <w:rsid w:val="00EE7587"/>
    <w:rsid w:val="00EE7799"/>
    <w:rsid w:val="00EE79C2"/>
    <w:rsid w:val="00EE7ACA"/>
    <w:rsid w:val="00EF0032"/>
    <w:rsid w:val="00EF0086"/>
    <w:rsid w:val="00EF01D5"/>
    <w:rsid w:val="00EF03A1"/>
    <w:rsid w:val="00EF0466"/>
    <w:rsid w:val="00EF04BD"/>
    <w:rsid w:val="00EF05A4"/>
    <w:rsid w:val="00EF0782"/>
    <w:rsid w:val="00EF0C7C"/>
    <w:rsid w:val="00EF0CC0"/>
    <w:rsid w:val="00EF0E04"/>
    <w:rsid w:val="00EF1004"/>
    <w:rsid w:val="00EF130A"/>
    <w:rsid w:val="00EF14E9"/>
    <w:rsid w:val="00EF1BB0"/>
    <w:rsid w:val="00EF20E4"/>
    <w:rsid w:val="00EF2233"/>
    <w:rsid w:val="00EF2277"/>
    <w:rsid w:val="00EF263D"/>
    <w:rsid w:val="00EF2E01"/>
    <w:rsid w:val="00EF3095"/>
    <w:rsid w:val="00EF30D4"/>
    <w:rsid w:val="00EF30E0"/>
    <w:rsid w:val="00EF322C"/>
    <w:rsid w:val="00EF3851"/>
    <w:rsid w:val="00EF395B"/>
    <w:rsid w:val="00EF3A6C"/>
    <w:rsid w:val="00EF3C2A"/>
    <w:rsid w:val="00EF3E6C"/>
    <w:rsid w:val="00EF3EF9"/>
    <w:rsid w:val="00EF44B0"/>
    <w:rsid w:val="00EF4516"/>
    <w:rsid w:val="00EF460C"/>
    <w:rsid w:val="00EF4704"/>
    <w:rsid w:val="00EF4A6D"/>
    <w:rsid w:val="00EF4FDF"/>
    <w:rsid w:val="00EF5589"/>
    <w:rsid w:val="00EF60B4"/>
    <w:rsid w:val="00EF60C3"/>
    <w:rsid w:val="00EF630A"/>
    <w:rsid w:val="00EF6380"/>
    <w:rsid w:val="00EF652F"/>
    <w:rsid w:val="00EF68F0"/>
    <w:rsid w:val="00EF69FB"/>
    <w:rsid w:val="00EF6B60"/>
    <w:rsid w:val="00EF72A7"/>
    <w:rsid w:val="00EF74EC"/>
    <w:rsid w:val="00EF7817"/>
    <w:rsid w:val="00EF7955"/>
    <w:rsid w:val="00EF7BC4"/>
    <w:rsid w:val="00EF7C32"/>
    <w:rsid w:val="00EF7CEC"/>
    <w:rsid w:val="00EF7D90"/>
    <w:rsid w:val="00EF7F37"/>
    <w:rsid w:val="00F00307"/>
    <w:rsid w:val="00F0080E"/>
    <w:rsid w:val="00F008F1"/>
    <w:rsid w:val="00F00BA3"/>
    <w:rsid w:val="00F00F7A"/>
    <w:rsid w:val="00F01075"/>
    <w:rsid w:val="00F010B6"/>
    <w:rsid w:val="00F0161D"/>
    <w:rsid w:val="00F01A37"/>
    <w:rsid w:val="00F01FD5"/>
    <w:rsid w:val="00F021AA"/>
    <w:rsid w:val="00F02413"/>
    <w:rsid w:val="00F02429"/>
    <w:rsid w:val="00F024C9"/>
    <w:rsid w:val="00F0252E"/>
    <w:rsid w:val="00F02A72"/>
    <w:rsid w:val="00F02C4D"/>
    <w:rsid w:val="00F02DE5"/>
    <w:rsid w:val="00F031D3"/>
    <w:rsid w:val="00F03918"/>
    <w:rsid w:val="00F03935"/>
    <w:rsid w:val="00F03A0E"/>
    <w:rsid w:val="00F03A4D"/>
    <w:rsid w:val="00F040B5"/>
    <w:rsid w:val="00F044DF"/>
    <w:rsid w:val="00F049BC"/>
    <w:rsid w:val="00F04A2C"/>
    <w:rsid w:val="00F04B0E"/>
    <w:rsid w:val="00F04E8F"/>
    <w:rsid w:val="00F04F9F"/>
    <w:rsid w:val="00F05183"/>
    <w:rsid w:val="00F0522F"/>
    <w:rsid w:val="00F052BA"/>
    <w:rsid w:val="00F052D1"/>
    <w:rsid w:val="00F05930"/>
    <w:rsid w:val="00F059A8"/>
    <w:rsid w:val="00F05E24"/>
    <w:rsid w:val="00F05F83"/>
    <w:rsid w:val="00F0601F"/>
    <w:rsid w:val="00F06466"/>
    <w:rsid w:val="00F066F2"/>
    <w:rsid w:val="00F06875"/>
    <w:rsid w:val="00F06A45"/>
    <w:rsid w:val="00F06C5B"/>
    <w:rsid w:val="00F06F68"/>
    <w:rsid w:val="00F072AD"/>
    <w:rsid w:val="00F073A1"/>
    <w:rsid w:val="00F07580"/>
    <w:rsid w:val="00F075FE"/>
    <w:rsid w:val="00F0761E"/>
    <w:rsid w:val="00F07DD3"/>
    <w:rsid w:val="00F07EEF"/>
    <w:rsid w:val="00F107AA"/>
    <w:rsid w:val="00F1089E"/>
    <w:rsid w:val="00F10B40"/>
    <w:rsid w:val="00F110DC"/>
    <w:rsid w:val="00F11193"/>
    <w:rsid w:val="00F1139B"/>
    <w:rsid w:val="00F117C1"/>
    <w:rsid w:val="00F11895"/>
    <w:rsid w:val="00F1189E"/>
    <w:rsid w:val="00F11A18"/>
    <w:rsid w:val="00F121D0"/>
    <w:rsid w:val="00F122BE"/>
    <w:rsid w:val="00F12425"/>
    <w:rsid w:val="00F125FA"/>
    <w:rsid w:val="00F13603"/>
    <w:rsid w:val="00F13C2A"/>
    <w:rsid w:val="00F13DD3"/>
    <w:rsid w:val="00F13DF5"/>
    <w:rsid w:val="00F14061"/>
    <w:rsid w:val="00F14182"/>
    <w:rsid w:val="00F14345"/>
    <w:rsid w:val="00F144B3"/>
    <w:rsid w:val="00F144FC"/>
    <w:rsid w:val="00F14585"/>
    <w:rsid w:val="00F14586"/>
    <w:rsid w:val="00F1495E"/>
    <w:rsid w:val="00F14CB9"/>
    <w:rsid w:val="00F15185"/>
    <w:rsid w:val="00F151B8"/>
    <w:rsid w:val="00F151C7"/>
    <w:rsid w:val="00F15749"/>
    <w:rsid w:val="00F16552"/>
    <w:rsid w:val="00F1655F"/>
    <w:rsid w:val="00F1673E"/>
    <w:rsid w:val="00F16C5D"/>
    <w:rsid w:val="00F16E47"/>
    <w:rsid w:val="00F1733D"/>
    <w:rsid w:val="00F173A5"/>
    <w:rsid w:val="00F200A9"/>
    <w:rsid w:val="00F20144"/>
    <w:rsid w:val="00F2014A"/>
    <w:rsid w:val="00F204C3"/>
    <w:rsid w:val="00F20525"/>
    <w:rsid w:val="00F20758"/>
    <w:rsid w:val="00F20C2C"/>
    <w:rsid w:val="00F2104D"/>
    <w:rsid w:val="00F21311"/>
    <w:rsid w:val="00F21669"/>
    <w:rsid w:val="00F21991"/>
    <w:rsid w:val="00F21A8A"/>
    <w:rsid w:val="00F21A92"/>
    <w:rsid w:val="00F21CB0"/>
    <w:rsid w:val="00F22267"/>
    <w:rsid w:val="00F222B7"/>
    <w:rsid w:val="00F2287C"/>
    <w:rsid w:val="00F22A4C"/>
    <w:rsid w:val="00F22C27"/>
    <w:rsid w:val="00F233F1"/>
    <w:rsid w:val="00F23749"/>
    <w:rsid w:val="00F2399F"/>
    <w:rsid w:val="00F23AA6"/>
    <w:rsid w:val="00F23BD8"/>
    <w:rsid w:val="00F23C66"/>
    <w:rsid w:val="00F23DEC"/>
    <w:rsid w:val="00F23EDC"/>
    <w:rsid w:val="00F23EF0"/>
    <w:rsid w:val="00F242D1"/>
    <w:rsid w:val="00F244F2"/>
    <w:rsid w:val="00F247D7"/>
    <w:rsid w:val="00F2527D"/>
    <w:rsid w:val="00F254D8"/>
    <w:rsid w:val="00F25553"/>
    <w:rsid w:val="00F25F17"/>
    <w:rsid w:val="00F26076"/>
    <w:rsid w:val="00F2608E"/>
    <w:rsid w:val="00F26356"/>
    <w:rsid w:val="00F263FF"/>
    <w:rsid w:val="00F2643C"/>
    <w:rsid w:val="00F26603"/>
    <w:rsid w:val="00F26618"/>
    <w:rsid w:val="00F267F4"/>
    <w:rsid w:val="00F26B79"/>
    <w:rsid w:val="00F26CAD"/>
    <w:rsid w:val="00F26DE9"/>
    <w:rsid w:val="00F27129"/>
    <w:rsid w:val="00F271C8"/>
    <w:rsid w:val="00F2737C"/>
    <w:rsid w:val="00F27674"/>
    <w:rsid w:val="00F276CD"/>
    <w:rsid w:val="00F278C9"/>
    <w:rsid w:val="00F27A22"/>
    <w:rsid w:val="00F27EF6"/>
    <w:rsid w:val="00F27FFC"/>
    <w:rsid w:val="00F300D1"/>
    <w:rsid w:val="00F308AA"/>
    <w:rsid w:val="00F30A07"/>
    <w:rsid w:val="00F31053"/>
    <w:rsid w:val="00F310D8"/>
    <w:rsid w:val="00F3119D"/>
    <w:rsid w:val="00F311FF"/>
    <w:rsid w:val="00F3126E"/>
    <w:rsid w:val="00F312A0"/>
    <w:rsid w:val="00F31403"/>
    <w:rsid w:val="00F31662"/>
    <w:rsid w:val="00F31D7E"/>
    <w:rsid w:val="00F31E45"/>
    <w:rsid w:val="00F320A3"/>
    <w:rsid w:val="00F321FC"/>
    <w:rsid w:val="00F32260"/>
    <w:rsid w:val="00F323E3"/>
    <w:rsid w:val="00F32ADD"/>
    <w:rsid w:val="00F33267"/>
    <w:rsid w:val="00F33365"/>
    <w:rsid w:val="00F33474"/>
    <w:rsid w:val="00F33964"/>
    <w:rsid w:val="00F339BA"/>
    <w:rsid w:val="00F33A93"/>
    <w:rsid w:val="00F33B44"/>
    <w:rsid w:val="00F33D72"/>
    <w:rsid w:val="00F34201"/>
    <w:rsid w:val="00F3436A"/>
    <w:rsid w:val="00F34518"/>
    <w:rsid w:val="00F345D5"/>
    <w:rsid w:val="00F346E4"/>
    <w:rsid w:val="00F34B09"/>
    <w:rsid w:val="00F34BD5"/>
    <w:rsid w:val="00F351DB"/>
    <w:rsid w:val="00F356E4"/>
    <w:rsid w:val="00F35930"/>
    <w:rsid w:val="00F35A1E"/>
    <w:rsid w:val="00F35A7C"/>
    <w:rsid w:val="00F35AF1"/>
    <w:rsid w:val="00F35C68"/>
    <w:rsid w:val="00F35E7B"/>
    <w:rsid w:val="00F362CE"/>
    <w:rsid w:val="00F3634C"/>
    <w:rsid w:val="00F3635C"/>
    <w:rsid w:val="00F366CC"/>
    <w:rsid w:val="00F368FE"/>
    <w:rsid w:val="00F36B69"/>
    <w:rsid w:val="00F36BA3"/>
    <w:rsid w:val="00F36CDC"/>
    <w:rsid w:val="00F36CF1"/>
    <w:rsid w:val="00F370EF"/>
    <w:rsid w:val="00F3746A"/>
    <w:rsid w:val="00F37718"/>
    <w:rsid w:val="00F377A4"/>
    <w:rsid w:val="00F37C8F"/>
    <w:rsid w:val="00F40076"/>
    <w:rsid w:val="00F40083"/>
    <w:rsid w:val="00F400B0"/>
    <w:rsid w:val="00F40282"/>
    <w:rsid w:val="00F40363"/>
    <w:rsid w:val="00F4039E"/>
    <w:rsid w:val="00F40677"/>
    <w:rsid w:val="00F4087B"/>
    <w:rsid w:val="00F4099C"/>
    <w:rsid w:val="00F40A1D"/>
    <w:rsid w:val="00F40C84"/>
    <w:rsid w:val="00F40C9A"/>
    <w:rsid w:val="00F40F85"/>
    <w:rsid w:val="00F40FC3"/>
    <w:rsid w:val="00F41334"/>
    <w:rsid w:val="00F41386"/>
    <w:rsid w:val="00F414C2"/>
    <w:rsid w:val="00F41508"/>
    <w:rsid w:val="00F416B2"/>
    <w:rsid w:val="00F417D9"/>
    <w:rsid w:val="00F41878"/>
    <w:rsid w:val="00F41AAE"/>
    <w:rsid w:val="00F41B06"/>
    <w:rsid w:val="00F41E2F"/>
    <w:rsid w:val="00F42194"/>
    <w:rsid w:val="00F42EA9"/>
    <w:rsid w:val="00F42F70"/>
    <w:rsid w:val="00F43272"/>
    <w:rsid w:val="00F43296"/>
    <w:rsid w:val="00F434FD"/>
    <w:rsid w:val="00F4398B"/>
    <w:rsid w:val="00F43CDC"/>
    <w:rsid w:val="00F43D1D"/>
    <w:rsid w:val="00F4415D"/>
    <w:rsid w:val="00F4437E"/>
    <w:rsid w:val="00F44435"/>
    <w:rsid w:val="00F44672"/>
    <w:rsid w:val="00F44861"/>
    <w:rsid w:val="00F44973"/>
    <w:rsid w:val="00F449B7"/>
    <w:rsid w:val="00F449D9"/>
    <w:rsid w:val="00F44C83"/>
    <w:rsid w:val="00F44E80"/>
    <w:rsid w:val="00F44EF7"/>
    <w:rsid w:val="00F45204"/>
    <w:rsid w:val="00F459E1"/>
    <w:rsid w:val="00F45CC3"/>
    <w:rsid w:val="00F45D02"/>
    <w:rsid w:val="00F46018"/>
    <w:rsid w:val="00F461B8"/>
    <w:rsid w:val="00F4642A"/>
    <w:rsid w:val="00F4642F"/>
    <w:rsid w:val="00F465F4"/>
    <w:rsid w:val="00F46620"/>
    <w:rsid w:val="00F46922"/>
    <w:rsid w:val="00F471B0"/>
    <w:rsid w:val="00F475EB"/>
    <w:rsid w:val="00F47A0E"/>
    <w:rsid w:val="00F47BD9"/>
    <w:rsid w:val="00F47C50"/>
    <w:rsid w:val="00F47CD5"/>
    <w:rsid w:val="00F5018D"/>
    <w:rsid w:val="00F50216"/>
    <w:rsid w:val="00F5043C"/>
    <w:rsid w:val="00F50B78"/>
    <w:rsid w:val="00F50C2C"/>
    <w:rsid w:val="00F50D4C"/>
    <w:rsid w:val="00F519B6"/>
    <w:rsid w:val="00F51A6A"/>
    <w:rsid w:val="00F51BDA"/>
    <w:rsid w:val="00F51C5C"/>
    <w:rsid w:val="00F51D87"/>
    <w:rsid w:val="00F51F61"/>
    <w:rsid w:val="00F5293B"/>
    <w:rsid w:val="00F529DB"/>
    <w:rsid w:val="00F52B9D"/>
    <w:rsid w:val="00F52E93"/>
    <w:rsid w:val="00F533F7"/>
    <w:rsid w:val="00F536A5"/>
    <w:rsid w:val="00F536D6"/>
    <w:rsid w:val="00F53BF0"/>
    <w:rsid w:val="00F53BFA"/>
    <w:rsid w:val="00F53F79"/>
    <w:rsid w:val="00F541CD"/>
    <w:rsid w:val="00F5425C"/>
    <w:rsid w:val="00F542C6"/>
    <w:rsid w:val="00F547FF"/>
    <w:rsid w:val="00F54831"/>
    <w:rsid w:val="00F54869"/>
    <w:rsid w:val="00F54A22"/>
    <w:rsid w:val="00F551A8"/>
    <w:rsid w:val="00F554F4"/>
    <w:rsid w:val="00F5561D"/>
    <w:rsid w:val="00F557DB"/>
    <w:rsid w:val="00F55AEB"/>
    <w:rsid w:val="00F55D93"/>
    <w:rsid w:val="00F55E09"/>
    <w:rsid w:val="00F5613D"/>
    <w:rsid w:val="00F5626E"/>
    <w:rsid w:val="00F5653A"/>
    <w:rsid w:val="00F56608"/>
    <w:rsid w:val="00F56722"/>
    <w:rsid w:val="00F5673F"/>
    <w:rsid w:val="00F56F1D"/>
    <w:rsid w:val="00F5748C"/>
    <w:rsid w:val="00F5769E"/>
    <w:rsid w:val="00F5781C"/>
    <w:rsid w:val="00F57936"/>
    <w:rsid w:val="00F579DE"/>
    <w:rsid w:val="00F57A5D"/>
    <w:rsid w:val="00F57B13"/>
    <w:rsid w:val="00F60136"/>
    <w:rsid w:val="00F606D9"/>
    <w:rsid w:val="00F60723"/>
    <w:rsid w:val="00F60C1D"/>
    <w:rsid w:val="00F60D82"/>
    <w:rsid w:val="00F61363"/>
    <w:rsid w:val="00F6165D"/>
    <w:rsid w:val="00F616B0"/>
    <w:rsid w:val="00F61757"/>
    <w:rsid w:val="00F619C2"/>
    <w:rsid w:val="00F61A45"/>
    <w:rsid w:val="00F61E56"/>
    <w:rsid w:val="00F61EEC"/>
    <w:rsid w:val="00F6223F"/>
    <w:rsid w:val="00F622B4"/>
    <w:rsid w:val="00F63295"/>
    <w:rsid w:val="00F634BC"/>
    <w:rsid w:val="00F634F0"/>
    <w:rsid w:val="00F63792"/>
    <w:rsid w:val="00F63797"/>
    <w:rsid w:val="00F639A9"/>
    <w:rsid w:val="00F63F63"/>
    <w:rsid w:val="00F63F8A"/>
    <w:rsid w:val="00F63FD5"/>
    <w:rsid w:val="00F6424E"/>
    <w:rsid w:val="00F6479F"/>
    <w:rsid w:val="00F647B3"/>
    <w:rsid w:val="00F64A03"/>
    <w:rsid w:val="00F64BB8"/>
    <w:rsid w:val="00F64CC1"/>
    <w:rsid w:val="00F64DC8"/>
    <w:rsid w:val="00F64DE6"/>
    <w:rsid w:val="00F65E3F"/>
    <w:rsid w:val="00F66DAD"/>
    <w:rsid w:val="00F670CA"/>
    <w:rsid w:val="00F6738B"/>
    <w:rsid w:val="00F67637"/>
    <w:rsid w:val="00F67D64"/>
    <w:rsid w:val="00F67FB3"/>
    <w:rsid w:val="00F67FC6"/>
    <w:rsid w:val="00F701A3"/>
    <w:rsid w:val="00F7020C"/>
    <w:rsid w:val="00F70314"/>
    <w:rsid w:val="00F7054A"/>
    <w:rsid w:val="00F708CF"/>
    <w:rsid w:val="00F708D8"/>
    <w:rsid w:val="00F7098F"/>
    <w:rsid w:val="00F70DAD"/>
    <w:rsid w:val="00F71A38"/>
    <w:rsid w:val="00F71C7C"/>
    <w:rsid w:val="00F720F8"/>
    <w:rsid w:val="00F72405"/>
    <w:rsid w:val="00F72BEE"/>
    <w:rsid w:val="00F72CFA"/>
    <w:rsid w:val="00F72DC2"/>
    <w:rsid w:val="00F731D0"/>
    <w:rsid w:val="00F73BA0"/>
    <w:rsid w:val="00F73C19"/>
    <w:rsid w:val="00F73CF3"/>
    <w:rsid w:val="00F74315"/>
    <w:rsid w:val="00F74327"/>
    <w:rsid w:val="00F74362"/>
    <w:rsid w:val="00F744C5"/>
    <w:rsid w:val="00F745C5"/>
    <w:rsid w:val="00F7482A"/>
    <w:rsid w:val="00F74E2A"/>
    <w:rsid w:val="00F7521A"/>
    <w:rsid w:val="00F752EE"/>
    <w:rsid w:val="00F759E5"/>
    <w:rsid w:val="00F75AB6"/>
    <w:rsid w:val="00F75E52"/>
    <w:rsid w:val="00F760E7"/>
    <w:rsid w:val="00F7626C"/>
    <w:rsid w:val="00F763D3"/>
    <w:rsid w:val="00F76499"/>
    <w:rsid w:val="00F76E9D"/>
    <w:rsid w:val="00F7704C"/>
    <w:rsid w:val="00F771CB"/>
    <w:rsid w:val="00F772A9"/>
    <w:rsid w:val="00F779E1"/>
    <w:rsid w:val="00F77C44"/>
    <w:rsid w:val="00F806F4"/>
    <w:rsid w:val="00F80858"/>
    <w:rsid w:val="00F808C3"/>
    <w:rsid w:val="00F80E5D"/>
    <w:rsid w:val="00F80EC0"/>
    <w:rsid w:val="00F810E6"/>
    <w:rsid w:val="00F81772"/>
    <w:rsid w:val="00F81A23"/>
    <w:rsid w:val="00F8200A"/>
    <w:rsid w:val="00F8202D"/>
    <w:rsid w:val="00F820CB"/>
    <w:rsid w:val="00F82334"/>
    <w:rsid w:val="00F82BBF"/>
    <w:rsid w:val="00F8305B"/>
    <w:rsid w:val="00F8318D"/>
    <w:rsid w:val="00F83516"/>
    <w:rsid w:val="00F83582"/>
    <w:rsid w:val="00F83665"/>
    <w:rsid w:val="00F83DFB"/>
    <w:rsid w:val="00F840EC"/>
    <w:rsid w:val="00F8465D"/>
    <w:rsid w:val="00F8594D"/>
    <w:rsid w:val="00F86264"/>
    <w:rsid w:val="00F862E2"/>
    <w:rsid w:val="00F86359"/>
    <w:rsid w:val="00F8642D"/>
    <w:rsid w:val="00F866EA"/>
    <w:rsid w:val="00F867AF"/>
    <w:rsid w:val="00F867FB"/>
    <w:rsid w:val="00F86B99"/>
    <w:rsid w:val="00F86C35"/>
    <w:rsid w:val="00F86D2A"/>
    <w:rsid w:val="00F86E24"/>
    <w:rsid w:val="00F87014"/>
    <w:rsid w:val="00F8721A"/>
    <w:rsid w:val="00F87443"/>
    <w:rsid w:val="00F8764B"/>
    <w:rsid w:val="00F90130"/>
    <w:rsid w:val="00F901D5"/>
    <w:rsid w:val="00F903CD"/>
    <w:rsid w:val="00F909BB"/>
    <w:rsid w:val="00F909D1"/>
    <w:rsid w:val="00F90AF7"/>
    <w:rsid w:val="00F90B78"/>
    <w:rsid w:val="00F90BFC"/>
    <w:rsid w:val="00F90FD5"/>
    <w:rsid w:val="00F91008"/>
    <w:rsid w:val="00F91079"/>
    <w:rsid w:val="00F9141A"/>
    <w:rsid w:val="00F91461"/>
    <w:rsid w:val="00F91F94"/>
    <w:rsid w:val="00F92229"/>
    <w:rsid w:val="00F92996"/>
    <w:rsid w:val="00F92A28"/>
    <w:rsid w:val="00F92E05"/>
    <w:rsid w:val="00F92F06"/>
    <w:rsid w:val="00F92FB8"/>
    <w:rsid w:val="00F93344"/>
    <w:rsid w:val="00F93355"/>
    <w:rsid w:val="00F93EE2"/>
    <w:rsid w:val="00F93F40"/>
    <w:rsid w:val="00F93FB5"/>
    <w:rsid w:val="00F94170"/>
    <w:rsid w:val="00F94838"/>
    <w:rsid w:val="00F94900"/>
    <w:rsid w:val="00F94AAB"/>
    <w:rsid w:val="00F94FFA"/>
    <w:rsid w:val="00F95177"/>
    <w:rsid w:val="00F95207"/>
    <w:rsid w:val="00F95226"/>
    <w:rsid w:val="00F9542E"/>
    <w:rsid w:val="00F95FD4"/>
    <w:rsid w:val="00F9639C"/>
    <w:rsid w:val="00F966BE"/>
    <w:rsid w:val="00F969E5"/>
    <w:rsid w:val="00F96D03"/>
    <w:rsid w:val="00F96D50"/>
    <w:rsid w:val="00F9711C"/>
    <w:rsid w:val="00F9753D"/>
    <w:rsid w:val="00F97726"/>
    <w:rsid w:val="00F97D0E"/>
    <w:rsid w:val="00FA0311"/>
    <w:rsid w:val="00FA03EB"/>
    <w:rsid w:val="00FA069C"/>
    <w:rsid w:val="00FA0776"/>
    <w:rsid w:val="00FA0967"/>
    <w:rsid w:val="00FA0A4B"/>
    <w:rsid w:val="00FA102D"/>
    <w:rsid w:val="00FA1169"/>
    <w:rsid w:val="00FA1528"/>
    <w:rsid w:val="00FA15CC"/>
    <w:rsid w:val="00FA1622"/>
    <w:rsid w:val="00FA1673"/>
    <w:rsid w:val="00FA1771"/>
    <w:rsid w:val="00FA17D5"/>
    <w:rsid w:val="00FA17D9"/>
    <w:rsid w:val="00FA1EBC"/>
    <w:rsid w:val="00FA1EC0"/>
    <w:rsid w:val="00FA227A"/>
    <w:rsid w:val="00FA22FA"/>
    <w:rsid w:val="00FA2493"/>
    <w:rsid w:val="00FA25EB"/>
    <w:rsid w:val="00FA27E9"/>
    <w:rsid w:val="00FA303A"/>
    <w:rsid w:val="00FA30E4"/>
    <w:rsid w:val="00FA3825"/>
    <w:rsid w:val="00FA3AC7"/>
    <w:rsid w:val="00FA3C7A"/>
    <w:rsid w:val="00FA402E"/>
    <w:rsid w:val="00FA4067"/>
    <w:rsid w:val="00FA44E8"/>
    <w:rsid w:val="00FA4560"/>
    <w:rsid w:val="00FA4782"/>
    <w:rsid w:val="00FA4909"/>
    <w:rsid w:val="00FA4A5C"/>
    <w:rsid w:val="00FA4B64"/>
    <w:rsid w:val="00FA4BF6"/>
    <w:rsid w:val="00FA4CA7"/>
    <w:rsid w:val="00FA50CF"/>
    <w:rsid w:val="00FA515F"/>
    <w:rsid w:val="00FA547C"/>
    <w:rsid w:val="00FA5508"/>
    <w:rsid w:val="00FA5622"/>
    <w:rsid w:val="00FA58E0"/>
    <w:rsid w:val="00FA5DA7"/>
    <w:rsid w:val="00FA5DBA"/>
    <w:rsid w:val="00FA5EAB"/>
    <w:rsid w:val="00FA67F7"/>
    <w:rsid w:val="00FA6B10"/>
    <w:rsid w:val="00FA709D"/>
    <w:rsid w:val="00FA7177"/>
    <w:rsid w:val="00FA7207"/>
    <w:rsid w:val="00FA7249"/>
    <w:rsid w:val="00FA7913"/>
    <w:rsid w:val="00FA7994"/>
    <w:rsid w:val="00FA7A9E"/>
    <w:rsid w:val="00FA7B37"/>
    <w:rsid w:val="00FB0097"/>
    <w:rsid w:val="00FB00B0"/>
    <w:rsid w:val="00FB06A2"/>
    <w:rsid w:val="00FB089C"/>
    <w:rsid w:val="00FB0A5A"/>
    <w:rsid w:val="00FB0D63"/>
    <w:rsid w:val="00FB100B"/>
    <w:rsid w:val="00FB15F1"/>
    <w:rsid w:val="00FB195D"/>
    <w:rsid w:val="00FB1EF4"/>
    <w:rsid w:val="00FB20FD"/>
    <w:rsid w:val="00FB216C"/>
    <w:rsid w:val="00FB22E1"/>
    <w:rsid w:val="00FB26DD"/>
    <w:rsid w:val="00FB27B9"/>
    <w:rsid w:val="00FB28C1"/>
    <w:rsid w:val="00FB2AFB"/>
    <w:rsid w:val="00FB2C90"/>
    <w:rsid w:val="00FB2F8E"/>
    <w:rsid w:val="00FB3612"/>
    <w:rsid w:val="00FB3A6B"/>
    <w:rsid w:val="00FB3AAD"/>
    <w:rsid w:val="00FB401A"/>
    <w:rsid w:val="00FB408A"/>
    <w:rsid w:val="00FB4275"/>
    <w:rsid w:val="00FB448C"/>
    <w:rsid w:val="00FB46AA"/>
    <w:rsid w:val="00FB474C"/>
    <w:rsid w:val="00FB4EE2"/>
    <w:rsid w:val="00FB57AE"/>
    <w:rsid w:val="00FB5DAB"/>
    <w:rsid w:val="00FB6116"/>
    <w:rsid w:val="00FB66BC"/>
    <w:rsid w:val="00FB6AC0"/>
    <w:rsid w:val="00FB6C59"/>
    <w:rsid w:val="00FB6CB6"/>
    <w:rsid w:val="00FB6CD9"/>
    <w:rsid w:val="00FB772E"/>
    <w:rsid w:val="00FB791B"/>
    <w:rsid w:val="00FB7BC4"/>
    <w:rsid w:val="00FB7CCE"/>
    <w:rsid w:val="00FB7D8F"/>
    <w:rsid w:val="00FC0167"/>
    <w:rsid w:val="00FC01F5"/>
    <w:rsid w:val="00FC0326"/>
    <w:rsid w:val="00FC0406"/>
    <w:rsid w:val="00FC0D09"/>
    <w:rsid w:val="00FC0EF5"/>
    <w:rsid w:val="00FC11D7"/>
    <w:rsid w:val="00FC14C3"/>
    <w:rsid w:val="00FC17C6"/>
    <w:rsid w:val="00FC1956"/>
    <w:rsid w:val="00FC197C"/>
    <w:rsid w:val="00FC1ACB"/>
    <w:rsid w:val="00FC1C78"/>
    <w:rsid w:val="00FC290F"/>
    <w:rsid w:val="00FC2ADA"/>
    <w:rsid w:val="00FC2BC4"/>
    <w:rsid w:val="00FC2C73"/>
    <w:rsid w:val="00FC2D93"/>
    <w:rsid w:val="00FC35B1"/>
    <w:rsid w:val="00FC37D2"/>
    <w:rsid w:val="00FC3BBB"/>
    <w:rsid w:val="00FC4530"/>
    <w:rsid w:val="00FC46D0"/>
    <w:rsid w:val="00FC4775"/>
    <w:rsid w:val="00FC4A45"/>
    <w:rsid w:val="00FC4ACE"/>
    <w:rsid w:val="00FC4DF1"/>
    <w:rsid w:val="00FC4E33"/>
    <w:rsid w:val="00FC4E51"/>
    <w:rsid w:val="00FC5058"/>
    <w:rsid w:val="00FC50C6"/>
    <w:rsid w:val="00FC5275"/>
    <w:rsid w:val="00FC53C4"/>
    <w:rsid w:val="00FC5628"/>
    <w:rsid w:val="00FC57C0"/>
    <w:rsid w:val="00FC5DEF"/>
    <w:rsid w:val="00FC5E86"/>
    <w:rsid w:val="00FC601B"/>
    <w:rsid w:val="00FC637F"/>
    <w:rsid w:val="00FC66F8"/>
    <w:rsid w:val="00FC6DAC"/>
    <w:rsid w:val="00FC7104"/>
    <w:rsid w:val="00FC746A"/>
    <w:rsid w:val="00FC747A"/>
    <w:rsid w:val="00FC75EF"/>
    <w:rsid w:val="00FC7664"/>
    <w:rsid w:val="00FC7944"/>
    <w:rsid w:val="00FC7A14"/>
    <w:rsid w:val="00FC7EF1"/>
    <w:rsid w:val="00FD0290"/>
    <w:rsid w:val="00FD064F"/>
    <w:rsid w:val="00FD0717"/>
    <w:rsid w:val="00FD0BE6"/>
    <w:rsid w:val="00FD0DF1"/>
    <w:rsid w:val="00FD105D"/>
    <w:rsid w:val="00FD1100"/>
    <w:rsid w:val="00FD176E"/>
    <w:rsid w:val="00FD1818"/>
    <w:rsid w:val="00FD1A3E"/>
    <w:rsid w:val="00FD1E89"/>
    <w:rsid w:val="00FD2046"/>
    <w:rsid w:val="00FD2843"/>
    <w:rsid w:val="00FD2BFD"/>
    <w:rsid w:val="00FD2DD1"/>
    <w:rsid w:val="00FD2DEE"/>
    <w:rsid w:val="00FD2F7F"/>
    <w:rsid w:val="00FD3240"/>
    <w:rsid w:val="00FD3376"/>
    <w:rsid w:val="00FD3D23"/>
    <w:rsid w:val="00FD4044"/>
    <w:rsid w:val="00FD431D"/>
    <w:rsid w:val="00FD49C6"/>
    <w:rsid w:val="00FD526F"/>
    <w:rsid w:val="00FD6141"/>
    <w:rsid w:val="00FD6193"/>
    <w:rsid w:val="00FD64E0"/>
    <w:rsid w:val="00FD6599"/>
    <w:rsid w:val="00FD69E7"/>
    <w:rsid w:val="00FD6B23"/>
    <w:rsid w:val="00FD6BA3"/>
    <w:rsid w:val="00FD7543"/>
    <w:rsid w:val="00FD7ED1"/>
    <w:rsid w:val="00FE07B6"/>
    <w:rsid w:val="00FE08B9"/>
    <w:rsid w:val="00FE0986"/>
    <w:rsid w:val="00FE0A4F"/>
    <w:rsid w:val="00FE0AB3"/>
    <w:rsid w:val="00FE0C6D"/>
    <w:rsid w:val="00FE10C0"/>
    <w:rsid w:val="00FE11EA"/>
    <w:rsid w:val="00FE1611"/>
    <w:rsid w:val="00FE1AB9"/>
    <w:rsid w:val="00FE1BBD"/>
    <w:rsid w:val="00FE1F10"/>
    <w:rsid w:val="00FE1FEB"/>
    <w:rsid w:val="00FE2079"/>
    <w:rsid w:val="00FE2152"/>
    <w:rsid w:val="00FE2535"/>
    <w:rsid w:val="00FE2562"/>
    <w:rsid w:val="00FE28D2"/>
    <w:rsid w:val="00FE2DD5"/>
    <w:rsid w:val="00FE30AB"/>
    <w:rsid w:val="00FE3A64"/>
    <w:rsid w:val="00FE3ACD"/>
    <w:rsid w:val="00FE3D08"/>
    <w:rsid w:val="00FE3DB2"/>
    <w:rsid w:val="00FE419E"/>
    <w:rsid w:val="00FE4489"/>
    <w:rsid w:val="00FE476C"/>
    <w:rsid w:val="00FE4B59"/>
    <w:rsid w:val="00FE4EDA"/>
    <w:rsid w:val="00FE4F11"/>
    <w:rsid w:val="00FE4F2A"/>
    <w:rsid w:val="00FE4FC1"/>
    <w:rsid w:val="00FE5101"/>
    <w:rsid w:val="00FE5327"/>
    <w:rsid w:val="00FE537F"/>
    <w:rsid w:val="00FE558F"/>
    <w:rsid w:val="00FE5956"/>
    <w:rsid w:val="00FE59DB"/>
    <w:rsid w:val="00FE5B3A"/>
    <w:rsid w:val="00FE5BF1"/>
    <w:rsid w:val="00FE5C6F"/>
    <w:rsid w:val="00FE5F36"/>
    <w:rsid w:val="00FE619F"/>
    <w:rsid w:val="00FE673A"/>
    <w:rsid w:val="00FE6808"/>
    <w:rsid w:val="00FE68A5"/>
    <w:rsid w:val="00FE69F8"/>
    <w:rsid w:val="00FE6AC2"/>
    <w:rsid w:val="00FE6F88"/>
    <w:rsid w:val="00FE714C"/>
    <w:rsid w:val="00FE73F4"/>
    <w:rsid w:val="00FE74E1"/>
    <w:rsid w:val="00FE788A"/>
    <w:rsid w:val="00FE7A97"/>
    <w:rsid w:val="00FE7B7F"/>
    <w:rsid w:val="00FF0826"/>
    <w:rsid w:val="00FF11A8"/>
    <w:rsid w:val="00FF1272"/>
    <w:rsid w:val="00FF1E25"/>
    <w:rsid w:val="00FF21C5"/>
    <w:rsid w:val="00FF228A"/>
    <w:rsid w:val="00FF2A20"/>
    <w:rsid w:val="00FF2BBC"/>
    <w:rsid w:val="00FF3354"/>
    <w:rsid w:val="00FF39DE"/>
    <w:rsid w:val="00FF3D6E"/>
    <w:rsid w:val="00FF4ED3"/>
    <w:rsid w:val="00FF5223"/>
    <w:rsid w:val="00FF5475"/>
    <w:rsid w:val="00FF550A"/>
    <w:rsid w:val="00FF58E1"/>
    <w:rsid w:val="00FF5A5E"/>
    <w:rsid w:val="00FF5FA8"/>
    <w:rsid w:val="00FF600B"/>
    <w:rsid w:val="00FF663D"/>
    <w:rsid w:val="00FF69E0"/>
    <w:rsid w:val="00FF6C26"/>
    <w:rsid w:val="00FF6FB4"/>
    <w:rsid w:val="00FF7126"/>
    <w:rsid w:val="00FF7207"/>
    <w:rsid w:val="00FF7495"/>
    <w:rsid w:val="00FF75DE"/>
    <w:rsid w:val="00FF7980"/>
    <w:rsid w:val="00FF7B62"/>
    <w:rsid w:val="00FF7EEF"/>
    <w:rsid w:val="00FF7F2C"/>
    <w:rsid w:val="012F9130"/>
    <w:rsid w:val="02A7C9DB"/>
    <w:rsid w:val="040176A1"/>
    <w:rsid w:val="0444E3B5"/>
    <w:rsid w:val="05C03027"/>
    <w:rsid w:val="05CBDB4F"/>
    <w:rsid w:val="05FB45D4"/>
    <w:rsid w:val="068F4662"/>
    <w:rsid w:val="0769EEDE"/>
    <w:rsid w:val="08034556"/>
    <w:rsid w:val="0950FAD0"/>
    <w:rsid w:val="098A41CC"/>
    <w:rsid w:val="0AB39E7C"/>
    <w:rsid w:val="0C8D25EE"/>
    <w:rsid w:val="0CBAC695"/>
    <w:rsid w:val="0CFFF74A"/>
    <w:rsid w:val="1089E20D"/>
    <w:rsid w:val="1183697C"/>
    <w:rsid w:val="12015DD3"/>
    <w:rsid w:val="122FD8DE"/>
    <w:rsid w:val="12C05212"/>
    <w:rsid w:val="13BB823B"/>
    <w:rsid w:val="13C35A43"/>
    <w:rsid w:val="13F0D360"/>
    <w:rsid w:val="14C20A9D"/>
    <w:rsid w:val="1649E8C5"/>
    <w:rsid w:val="164B3153"/>
    <w:rsid w:val="16D53CD5"/>
    <w:rsid w:val="173AB4B5"/>
    <w:rsid w:val="17DC50CA"/>
    <w:rsid w:val="17E2AAF9"/>
    <w:rsid w:val="18E67827"/>
    <w:rsid w:val="18FCEB35"/>
    <w:rsid w:val="18FD73CD"/>
    <w:rsid w:val="1931EDD2"/>
    <w:rsid w:val="1A51EC73"/>
    <w:rsid w:val="1A662F5D"/>
    <w:rsid w:val="1C21DE0B"/>
    <w:rsid w:val="1C9E1413"/>
    <w:rsid w:val="1D48CE6D"/>
    <w:rsid w:val="1D6AE80F"/>
    <w:rsid w:val="1DBC69CD"/>
    <w:rsid w:val="1EC8A7F2"/>
    <w:rsid w:val="1ECE7A4D"/>
    <w:rsid w:val="1EE1720C"/>
    <w:rsid w:val="211A11BE"/>
    <w:rsid w:val="211CF095"/>
    <w:rsid w:val="21A93B9F"/>
    <w:rsid w:val="21AEBDF4"/>
    <w:rsid w:val="21CD56F8"/>
    <w:rsid w:val="22FEF367"/>
    <w:rsid w:val="24E48874"/>
    <w:rsid w:val="25D90804"/>
    <w:rsid w:val="25ECE95D"/>
    <w:rsid w:val="27307C21"/>
    <w:rsid w:val="28045BFE"/>
    <w:rsid w:val="28CFEF6B"/>
    <w:rsid w:val="29060A7B"/>
    <w:rsid w:val="299E0442"/>
    <w:rsid w:val="2A9316BE"/>
    <w:rsid w:val="2B2D5836"/>
    <w:rsid w:val="2B3E1307"/>
    <w:rsid w:val="2BBD9336"/>
    <w:rsid w:val="2C41AFE0"/>
    <w:rsid w:val="2D32415C"/>
    <w:rsid w:val="2D4EE021"/>
    <w:rsid w:val="2D9FAD7E"/>
    <w:rsid w:val="2DCB7734"/>
    <w:rsid w:val="2F807F9E"/>
    <w:rsid w:val="2F8AF091"/>
    <w:rsid w:val="2FC99DC6"/>
    <w:rsid w:val="30CC3FC1"/>
    <w:rsid w:val="31CB9342"/>
    <w:rsid w:val="342EBBBF"/>
    <w:rsid w:val="34AA4FF1"/>
    <w:rsid w:val="353C6DD2"/>
    <w:rsid w:val="35E8F406"/>
    <w:rsid w:val="36A188D0"/>
    <w:rsid w:val="37E66AA4"/>
    <w:rsid w:val="382AFB93"/>
    <w:rsid w:val="39276943"/>
    <w:rsid w:val="39B3C929"/>
    <w:rsid w:val="3A4018EA"/>
    <w:rsid w:val="3A65DB58"/>
    <w:rsid w:val="3A71F622"/>
    <w:rsid w:val="3AC59FE0"/>
    <w:rsid w:val="3AD3D6EE"/>
    <w:rsid w:val="3B4875B4"/>
    <w:rsid w:val="3C3D242C"/>
    <w:rsid w:val="3C448077"/>
    <w:rsid w:val="3D9B11BE"/>
    <w:rsid w:val="3DAC8CCC"/>
    <w:rsid w:val="41363ED5"/>
    <w:rsid w:val="430D3D1A"/>
    <w:rsid w:val="43506DE3"/>
    <w:rsid w:val="4415C0FE"/>
    <w:rsid w:val="446C6A96"/>
    <w:rsid w:val="47596542"/>
    <w:rsid w:val="479F2B0D"/>
    <w:rsid w:val="49E95B1D"/>
    <w:rsid w:val="4AD10245"/>
    <w:rsid w:val="4CF582FB"/>
    <w:rsid w:val="4EAC642D"/>
    <w:rsid w:val="4F021BBA"/>
    <w:rsid w:val="50207289"/>
    <w:rsid w:val="511FD1FB"/>
    <w:rsid w:val="5253BD59"/>
    <w:rsid w:val="52623439"/>
    <w:rsid w:val="5278216D"/>
    <w:rsid w:val="5454331D"/>
    <w:rsid w:val="55363704"/>
    <w:rsid w:val="55D8A603"/>
    <w:rsid w:val="55E11B61"/>
    <w:rsid w:val="569A4A29"/>
    <w:rsid w:val="56D8C2B8"/>
    <w:rsid w:val="576D0DD2"/>
    <w:rsid w:val="58AF5AD6"/>
    <w:rsid w:val="58CC1EBE"/>
    <w:rsid w:val="5972E9C1"/>
    <w:rsid w:val="59991FCB"/>
    <w:rsid w:val="59ED55B9"/>
    <w:rsid w:val="59F82D21"/>
    <w:rsid w:val="5C1A219C"/>
    <w:rsid w:val="5C642E89"/>
    <w:rsid w:val="5D8BAACB"/>
    <w:rsid w:val="5EDFF12C"/>
    <w:rsid w:val="5EF705D2"/>
    <w:rsid w:val="5F4915BE"/>
    <w:rsid w:val="5FA373D1"/>
    <w:rsid w:val="5FD5BC3E"/>
    <w:rsid w:val="6003D8A1"/>
    <w:rsid w:val="6011F403"/>
    <w:rsid w:val="60EB9BB2"/>
    <w:rsid w:val="61436B06"/>
    <w:rsid w:val="62B0BFA6"/>
    <w:rsid w:val="62FFF95E"/>
    <w:rsid w:val="65213749"/>
    <w:rsid w:val="65923A6A"/>
    <w:rsid w:val="6694B66B"/>
    <w:rsid w:val="66BE7445"/>
    <w:rsid w:val="66F62598"/>
    <w:rsid w:val="66F9A4E3"/>
    <w:rsid w:val="67C8096A"/>
    <w:rsid w:val="682867EE"/>
    <w:rsid w:val="686BEBB6"/>
    <w:rsid w:val="6986F95C"/>
    <w:rsid w:val="6A828851"/>
    <w:rsid w:val="6B9C35FD"/>
    <w:rsid w:val="6BA63819"/>
    <w:rsid w:val="6BCBEADC"/>
    <w:rsid w:val="6BEDB5ED"/>
    <w:rsid w:val="6BF9197C"/>
    <w:rsid w:val="6C09F3D9"/>
    <w:rsid w:val="6CB79EB7"/>
    <w:rsid w:val="6D2ABB12"/>
    <w:rsid w:val="6E3BFC01"/>
    <w:rsid w:val="6E492013"/>
    <w:rsid w:val="6FDBF8E0"/>
    <w:rsid w:val="6FE5919D"/>
    <w:rsid w:val="6FEB9638"/>
    <w:rsid w:val="7117758B"/>
    <w:rsid w:val="717B4756"/>
    <w:rsid w:val="7415F127"/>
    <w:rsid w:val="74C6018A"/>
    <w:rsid w:val="74D175C8"/>
    <w:rsid w:val="76B6C1BD"/>
    <w:rsid w:val="772E6042"/>
    <w:rsid w:val="774EE501"/>
    <w:rsid w:val="77ABAAB9"/>
    <w:rsid w:val="783040C4"/>
    <w:rsid w:val="789CDA7B"/>
    <w:rsid w:val="7A2AF88B"/>
    <w:rsid w:val="7AF50086"/>
    <w:rsid w:val="7BC5B120"/>
    <w:rsid w:val="7C06D894"/>
    <w:rsid w:val="7CB38AF7"/>
    <w:rsid w:val="7D218EBD"/>
    <w:rsid w:val="7D4CB951"/>
    <w:rsid w:val="7E6F0C22"/>
    <w:rsid w:val="7E716F86"/>
    <w:rsid w:val="7FCA2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CB313"/>
  <w15:chartTrackingRefBased/>
  <w15:docId w15:val="{91C47F62-8142-4941-8966-B03907816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6E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6E2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7A5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5A5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41D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75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6AC2"/>
  </w:style>
  <w:style w:type="paragraph" w:styleId="Footer">
    <w:name w:val="footer"/>
    <w:basedOn w:val="Normal"/>
    <w:link w:val="FooterChar"/>
    <w:uiPriority w:val="99"/>
    <w:unhideWhenUsed/>
    <w:rsid w:val="006475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6AC2"/>
  </w:style>
  <w:style w:type="table" w:styleId="TableGrid">
    <w:name w:val="Table Grid"/>
    <w:basedOn w:val="TableNormal"/>
    <w:uiPriority w:val="39"/>
    <w:rsid w:val="004C01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ypena">
    <w:name w:val="oypena"/>
    <w:basedOn w:val="DefaultParagraphFont"/>
    <w:rsid w:val="00D81121"/>
  </w:style>
  <w:style w:type="paragraph" w:customStyle="1" w:styleId="cvgsua">
    <w:name w:val="cvgsua"/>
    <w:basedOn w:val="Normal"/>
    <w:rsid w:val="00014B84"/>
    <w:pPr>
      <w:spacing w:before="100" w:beforeAutospacing="1" w:after="100" w:afterAutospacing="1"/>
    </w:pPr>
    <w:rPr>
      <w:rFonts w:ascii="Tahoma" w:eastAsia="Times New Roman" w:hAnsi="Tahoma" w:cs="Tahoma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CD63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63C6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737A55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styleId="FollowedHyperlink">
    <w:name w:val="FollowedHyperlink"/>
    <w:basedOn w:val="DefaultParagraphFont"/>
    <w:uiPriority w:val="99"/>
    <w:semiHidden/>
    <w:unhideWhenUsed/>
    <w:rsid w:val="008271D0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B6E2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6E2C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5A5C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1B19F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4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1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5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7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1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3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19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08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77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37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20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83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43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12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335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29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99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11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574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62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58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15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20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39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22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17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3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832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869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38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182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673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6691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22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99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6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24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85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822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944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117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72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58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31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11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7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1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44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54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759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03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60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62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712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0787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07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5487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92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96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63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71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800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9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17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20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11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9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0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1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7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9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6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2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774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2432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8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0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3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8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79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7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255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735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3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3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5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5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3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9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3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0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3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4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7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3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8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3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2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69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9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5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hyperlink" Target="https://www.facebook.com/borntodev/photos/a.830302417028053/540548797950945" TargetMode="External"/><Relationship Id="rId3" Type="http://schemas.openxmlformats.org/officeDocument/2006/relationships/styles" Target="styles.xml"/><Relationship Id="rId21" Type="http://schemas.openxmlformats.org/officeDocument/2006/relationships/hyperlink" Target="https://drive.google.com/file/d/18xL7TWsPfT63Tu_nzmcXLizpTTMnBQeR/view?usp=drive_link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hyperlink" Target="https://www.facebook.com/photo.php?fbid=3158857414172530&amp;id=69422621730234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drive.google.com/file/d/1DJsJ5uXSbtgiyckHetQSvsdZP0ZAOvYE/view?usp=drive_link" TargetMode="External"/><Relationship Id="rId29" Type="http://schemas.openxmlformats.org/officeDocument/2006/relationships/hyperlink" Target="https://drive.google.com/drive/folders/1svv8yunBApuvOG8d6cYM43ovaX-sg9FZ?usp=sha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drive.google.com/file/d/12JlM3kjiKLClvDK0lXKF44Cxusbdmmpo/view?usp=drive_link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drive.google.com/file/d/18obKdVsMzkv-hlRUdh1uRWe2FOc30y_L/view?usp=drive_link" TargetMode="External"/><Relationship Id="rId28" Type="http://schemas.openxmlformats.org/officeDocument/2006/relationships/hyperlink" Target="https://drive.google.com/drive/folders/15X5IheILCADDpp8otcD9AXPE49JrJl7a?usp=drive_link" TargetMode="Externa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hyperlink" Target="https://drive.google.com/file/d/1MtNmcPFX8_AqZMRQYdrrWJZDd9OEJD6Q/view?usp=drive_link" TargetMode="External"/><Relationship Id="rId27" Type="http://schemas.openxmlformats.org/officeDocument/2006/relationships/hyperlink" Target="https://medium.com/netbay-developer/basic-database-system-part-7-" TargetMode="External"/><Relationship Id="rId30" Type="http://schemas.openxmlformats.org/officeDocument/2006/relationships/hyperlink" Target="https://drive.google.com/file/d/18hhhF3qQWb9irF21-y3g3VNmbSV19jXL/view?usp=sharing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343488-C6B1-AC48-ABE0-6A748B07E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67</Pages>
  <Words>9808</Words>
  <Characters>55912</Characters>
  <Application>Microsoft Office Word</Application>
  <DocSecurity>0</DocSecurity>
  <Lines>465</Lines>
  <Paragraphs>131</Paragraphs>
  <ScaleCrop>false</ScaleCrop>
  <Company/>
  <LinksUpToDate>false</LinksUpToDate>
  <CharactersWithSpaces>65589</CharactersWithSpaces>
  <SharedDoc>false</SharedDoc>
  <HLinks>
    <vt:vector size="60" baseType="variant">
      <vt:variant>
        <vt:i4>2424882</vt:i4>
      </vt:variant>
      <vt:variant>
        <vt:i4>27</vt:i4>
      </vt:variant>
      <vt:variant>
        <vt:i4>0</vt:i4>
      </vt:variant>
      <vt:variant>
        <vt:i4>5</vt:i4>
      </vt:variant>
      <vt:variant>
        <vt:lpwstr>https://drive.google.com/file/d/18hhhF3qQWb9irF21-y3g3VNmbSV19jXL/view?usp=sharing</vt:lpwstr>
      </vt:variant>
      <vt:variant>
        <vt:lpwstr/>
      </vt:variant>
      <vt:variant>
        <vt:i4>7405648</vt:i4>
      </vt:variant>
      <vt:variant>
        <vt:i4>24</vt:i4>
      </vt:variant>
      <vt:variant>
        <vt:i4>0</vt:i4>
      </vt:variant>
      <vt:variant>
        <vt:i4>5</vt:i4>
      </vt:variant>
      <vt:variant>
        <vt:lpwstr>https://drive.google.com/drive/folders/15X5IheILCADDpp8otcD9AXPE49JrJl7a?usp=drive_link</vt:lpwstr>
      </vt:variant>
      <vt:variant>
        <vt:lpwstr/>
      </vt:variant>
      <vt:variant>
        <vt:i4>4587585</vt:i4>
      </vt:variant>
      <vt:variant>
        <vt:i4>21</vt:i4>
      </vt:variant>
      <vt:variant>
        <vt:i4>0</vt:i4>
      </vt:variant>
      <vt:variant>
        <vt:i4>5</vt:i4>
      </vt:variant>
      <vt:variant>
        <vt:lpwstr>https://medium.com/netbay-developer/basic-database-system-part-7-</vt:lpwstr>
      </vt:variant>
      <vt:variant>
        <vt:lpwstr/>
      </vt:variant>
      <vt:variant>
        <vt:i4>7143483</vt:i4>
      </vt:variant>
      <vt:variant>
        <vt:i4>18</vt:i4>
      </vt:variant>
      <vt:variant>
        <vt:i4>0</vt:i4>
      </vt:variant>
      <vt:variant>
        <vt:i4>5</vt:i4>
      </vt:variant>
      <vt:variant>
        <vt:lpwstr>https://www.facebook.com/borntodev/photos/a.830302417028053/540548797950945</vt:lpwstr>
      </vt:variant>
      <vt:variant>
        <vt:lpwstr/>
      </vt:variant>
      <vt:variant>
        <vt:i4>6750265</vt:i4>
      </vt:variant>
      <vt:variant>
        <vt:i4>15</vt:i4>
      </vt:variant>
      <vt:variant>
        <vt:i4>0</vt:i4>
      </vt:variant>
      <vt:variant>
        <vt:i4>5</vt:i4>
      </vt:variant>
      <vt:variant>
        <vt:lpwstr>https://www.facebook.com/photo.php?fbid=3158857414172530&amp;id=69422621730234</vt:lpwstr>
      </vt:variant>
      <vt:variant>
        <vt:lpwstr/>
      </vt:variant>
      <vt:variant>
        <vt:i4>4456509</vt:i4>
      </vt:variant>
      <vt:variant>
        <vt:i4>12</vt:i4>
      </vt:variant>
      <vt:variant>
        <vt:i4>0</vt:i4>
      </vt:variant>
      <vt:variant>
        <vt:i4>5</vt:i4>
      </vt:variant>
      <vt:variant>
        <vt:lpwstr>https://drive.google.com/file/d/12JlM3kjiKLClvDK0lXKF44Cxusbdmmpo/view?usp=drive_link</vt:lpwstr>
      </vt:variant>
      <vt:variant>
        <vt:lpwstr/>
      </vt:variant>
      <vt:variant>
        <vt:i4>8323194</vt:i4>
      </vt:variant>
      <vt:variant>
        <vt:i4>9</vt:i4>
      </vt:variant>
      <vt:variant>
        <vt:i4>0</vt:i4>
      </vt:variant>
      <vt:variant>
        <vt:i4>5</vt:i4>
      </vt:variant>
      <vt:variant>
        <vt:lpwstr>https://drive.google.com/file/d/18obKdVsMzkv-hlRUdh1uRWe2FOc30y_L/view?usp=drive_link</vt:lpwstr>
      </vt:variant>
      <vt:variant>
        <vt:lpwstr/>
      </vt:variant>
      <vt:variant>
        <vt:i4>655449</vt:i4>
      </vt:variant>
      <vt:variant>
        <vt:i4>6</vt:i4>
      </vt:variant>
      <vt:variant>
        <vt:i4>0</vt:i4>
      </vt:variant>
      <vt:variant>
        <vt:i4>5</vt:i4>
      </vt:variant>
      <vt:variant>
        <vt:lpwstr>https://drive.google.com/file/d/1MtNmcPFX8_AqZMRQYdrrWJZDd9OEJD6Q/view?usp=drive_link</vt:lpwstr>
      </vt:variant>
      <vt:variant>
        <vt:lpwstr/>
      </vt:variant>
      <vt:variant>
        <vt:i4>3473450</vt:i4>
      </vt:variant>
      <vt:variant>
        <vt:i4>3</vt:i4>
      </vt:variant>
      <vt:variant>
        <vt:i4>0</vt:i4>
      </vt:variant>
      <vt:variant>
        <vt:i4>5</vt:i4>
      </vt:variant>
      <vt:variant>
        <vt:lpwstr>https://drive.google.com/file/d/18xL7TWsPfT63Tu_nzmcXLizpTTMnBQeR/view?usp=drive_link</vt:lpwstr>
      </vt:variant>
      <vt:variant>
        <vt:lpwstr/>
      </vt:variant>
      <vt:variant>
        <vt:i4>5963895</vt:i4>
      </vt:variant>
      <vt:variant>
        <vt:i4>0</vt:i4>
      </vt:variant>
      <vt:variant>
        <vt:i4>0</vt:i4>
      </vt:variant>
      <vt:variant>
        <vt:i4>5</vt:i4>
      </vt:variant>
      <vt:variant>
        <vt:lpwstr>https://drive.google.com/file/d/1DJsJ5uXSbtgiyckHetQSvsdZP0ZAOvYE/view?usp=drive_link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PHANTHIRA SANGWANPHET</dc:creator>
  <cp:keywords/>
  <dc:description/>
  <cp:lastModifiedBy>ROSSAKORN SEETAENG</cp:lastModifiedBy>
  <cp:revision>3</cp:revision>
  <cp:lastPrinted>2025-04-08T10:35:00Z</cp:lastPrinted>
  <dcterms:created xsi:type="dcterms:W3CDTF">2025-04-09T11:56:00Z</dcterms:created>
  <dcterms:modified xsi:type="dcterms:W3CDTF">2025-04-09T11:59:00Z</dcterms:modified>
</cp:coreProperties>
</file>